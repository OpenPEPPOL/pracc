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8F3017" w14:textId="65DDCE6B" w:rsidR="00472C24" w:rsidRDefault="00262452">
      <w:pPr>
        <w:pageBreakBefore/>
        <w:spacing w:before="3" w:line="140" w:lineRule="exact"/>
        <w:rPr>
          <w:sz w:val="14"/>
          <w:szCs w:val="14"/>
        </w:rPr>
      </w:pPr>
      <w:r>
        <w:rPr>
          <w:sz w:val="14"/>
          <w:szCs w:val="14"/>
        </w:rPr>
        <w:t xml:space="preserve"> </w:t>
      </w:r>
    </w:p>
    <w:p w14:paraId="295EB94B" w14:textId="77777777" w:rsidR="00093540" w:rsidRDefault="00A045BC">
      <w:pPr>
        <w:ind w:left="304" w:right="-20"/>
        <w:rPr>
          <w:rFonts w:ascii="Times New Roman" w:hAnsi="Times New Roman"/>
          <w:sz w:val="20"/>
          <w:szCs w:val="20"/>
        </w:rPr>
      </w:pPr>
      <w:r>
        <w:rPr>
          <w:noProof/>
        </w:rPr>
        <w:drawing>
          <wp:inline distT="0" distB="0" distL="0" distR="0" wp14:anchorId="295EBEE1" wp14:editId="295EBEE2">
            <wp:extent cx="2406650" cy="570865"/>
            <wp:effectExtent l="0" t="0" r="0" b="635"/>
            <wp:docPr id="6" name="Bildobjekt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objekt 16"/>
                    <pic:cNvPicPr>
                      <a:picLocks noChangeAspect="1"/>
                    </pic:cNvPicPr>
                  </pic:nvPicPr>
                  <pic:blipFill>
                    <a:blip r:embed="rId9"/>
                    <a:stretch/>
                  </pic:blipFill>
                  <pic:spPr bwMode="auto">
                    <a:xfrm>
                      <a:off x="0" y="0"/>
                      <a:ext cx="2406650" cy="570865"/>
                    </a:xfrm>
                    <a:prstGeom prst="rect">
                      <a:avLst/>
                    </a:prstGeom>
                    <a:noFill/>
                    <a:ln>
                      <a:noFill/>
                    </a:ln>
                  </pic:spPr>
                </pic:pic>
              </a:graphicData>
            </a:graphic>
          </wp:inline>
        </w:drawing>
      </w:r>
    </w:p>
    <w:p w14:paraId="295EB94C" w14:textId="77777777" w:rsidR="00093540" w:rsidRDefault="00093540">
      <w:pPr>
        <w:spacing w:line="200" w:lineRule="exact"/>
        <w:rPr>
          <w:sz w:val="20"/>
          <w:szCs w:val="20"/>
        </w:rPr>
      </w:pPr>
    </w:p>
    <w:p w14:paraId="295EB94D" w14:textId="77777777" w:rsidR="00093540" w:rsidRDefault="00093540">
      <w:pPr>
        <w:spacing w:before="16" w:line="240" w:lineRule="exact"/>
        <w:rPr>
          <w:sz w:val="24"/>
          <w:szCs w:val="24"/>
        </w:rPr>
      </w:pPr>
    </w:p>
    <w:p w14:paraId="295EB94E" w14:textId="77777777" w:rsidR="00093540" w:rsidRDefault="00A045BC">
      <w:pPr>
        <w:tabs>
          <w:tab w:val="left" w:pos="3520"/>
          <w:tab w:val="left" w:pos="9940"/>
        </w:tabs>
        <w:spacing w:line="551" w:lineRule="exact"/>
        <w:ind w:left="102" w:right="-20"/>
        <w:rPr>
          <w:rFonts w:ascii="Arial" w:eastAsia="Arial" w:hAnsi="Arial" w:cs="Arial"/>
          <w:sz w:val="48"/>
          <w:szCs w:val="48"/>
        </w:rPr>
      </w:pPr>
      <w:r>
        <w:rPr>
          <w:rFonts w:ascii="Arial" w:eastAsia="Arial" w:hAnsi="Arial" w:cs="Arial"/>
          <w:b/>
          <w:bCs/>
          <w:color w:val="FFFFFF"/>
          <w:sz w:val="48"/>
          <w:szCs w:val="48"/>
          <w:highlight w:val="black"/>
        </w:rPr>
        <w:t xml:space="preserve">    Business Interoperability Sp</w:t>
      </w:r>
      <w:r>
        <w:rPr>
          <w:rFonts w:ascii="Arial" w:eastAsia="Arial" w:hAnsi="Arial" w:cs="Arial"/>
          <w:b/>
          <w:bCs/>
          <w:color w:val="FFFFFF"/>
          <w:spacing w:val="-2"/>
          <w:sz w:val="48"/>
          <w:szCs w:val="48"/>
          <w:highlight w:val="black"/>
        </w:rPr>
        <w:t>e</w:t>
      </w:r>
      <w:r>
        <w:rPr>
          <w:rFonts w:ascii="Arial" w:eastAsia="Arial" w:hAnsi="Arial" w:cs="Arial"/>
          <w:b/>
          <w:bCs/>
          <w:color w:val="FFFFFF"/>
          <w:sz w:val="48"/>
          <w:szCs w:val="48"/>
          <w:highlight w:val="black"/>
        </w:rPr>
        <w:t>cif</w:t>
      </w:r>
      <w:r>
        <w:rPr>
          <w:rFonts w:ascii="Arial" w:eastAsia="Arial" w:hAnsi="Arial" w:cs="Arial"/>
          <w:b/>
          <w:bCs/>
          <w:color w:val="FFFFFF"/>
          <w:spacing w:val="2"/>
          <w:sz w:val="48"/>
          <w:szCs w:val="48"/>
          <w:highlight w:val="black"/>
        </w:rPr>
        <w:t>i</w:t>
      </w:r>
      <w:r>
        <w:rPr>
          <w:rFonts w:ascii="Arial" w:eastAsia="Arial" w:hAnsi="Arial" w:cs="Arial"/>
          <w:b/>
          <w:bCs/>
          <w:color w:val="FFFFFF"/>
          <w:sz w:val="48"/>
          <w:szCs w:val="48"/>
          <w:highlight w:val="black"/>
        </w:rPr>
        <w:t>cati</w:t>
      </w:r>
      <w:r>
        <w:rPr>
          <w:rFonts w:ascii="Arial" w:eastAsia="Arial" w:hAnsi="Arial" w:cs="Arial"/>
          <w:b/>
          <w:bCs/>
          <w:color w:val="FFFFFF"/>
          <w:spacing w:val="-2"/>
          <w:sz w:val="48"/>
          <w:szCs w:val="48"/>
          <w:highlight w:val="black"/>
        </w:rPr>
        <w:t>o</w:t>
      </w:r>
      <w:r>
        <w:rPr>
          <w:rFonts w:ascii="Arial" w:eastAsia="Arial" w:hAnsi="Arial" w:cs="Arial"/>
          <w:b/>
          <w:bCs/>
          <w:color w:val="FFFFFF"/>
          <w:sz w:val="48"/>
          <w:szCs w:val="48"/>
          <w:highlight w:val="black"/>
        </w:rPr>
        <w:t xml:space="preserve">n </w:t>
      </w:r>
    </w:p>
    <w:p w14:paraId="295EB94F" w14:textId="77777777" w:rsidR="00093540" w:rsidRDefault="00093540">
      <w:pPr>
        <w:spacing w:before="8" w:line="110" w:lineRule="exact"/>
        <w:rPr>
          <w:sz w:val="11"/>
          <w:szCs w:val="11"/>
        </w:rPr>
      </w:pPr>
    </w:p>
    <w:p w14:paraId="295EB950" w14:textId="77777777" w:rsidR="00093540" w:rsidRDefault="00093540">
      <w:pPr>
        <w:spacing w:line="200" w:lineRule="exact"/>
        <w:rPr>
          <w:sz w:val="20"/>
          <w:szCs w:val="20"/>
        </w:rPr>
      </w:pPr>
    </w:p>
    <w:p w14:paraId="295EB951" w14:textId="77777777" w:rsidR="00093540" w:rsidRDefault="00093540">
      <w:pPr>
        <w:spacing w:line="200" w:lineRule="exact"/>
        <w:rPr>
          <w:sz w:val="20"/>
          <w:szCs w:val="20"/>
        </w:rPr>
      </w:pPr>
    </w:p>
    <w:p w14:paraId="295EB952" w14:textId="77777777" w:rsidR="00093540" w:rsidRDefault="00A045BC">
      <w:pPr>
        <w:tabs>
          <w:tab w:val="left" w:pos="3240"/>
        </w:tabs>
        <w:spacing w:line="200" w:lineRule="exact"/>
        <w:rPr>
          <w:sz w:val="20"/>
          <w:szCs w:val="20"/>
        </w:rPr>
      </w:pPr>
      <w:r>
        <w:rPr>
          <w:sz w:val="20"/>
          <w:szCs w:val="20"/>
        </w:rPr>
        <w:tab/>
      </w:r>
    </w:p>
    <w:p w14:paraId="295EB953" w14:textId="77777777" w:rsidR="00093540" w:rsidRDefault="00093540">
      <w:pPr>
        <w:spacing w:line="200" w:lineRule="exact"/>
        <w:rPr>
          <w:sz w:val="20"/>
          <w:szCs w:val="20"/>
        </w:rPr>
      </w:pPr>
    </w:p>
    <w:p w14:paraId="295EB954" w14:textId="77777777" w:rsidR="00093540" w:rsidRDefault="00A045BC">
      <w:pPr>
        <w:tabs>
          <w:tab w:val="left" w:pos="5480"/>
        </w:tabs>
        <w:spacing w:line="355" w:lineRule="auto"/>
        <w:ind w:left="2510" w:right="1048"/>
        <w:jc w:val="center"/>
        <w:rPr>
          <w:rFonts w:ascii="Arial" w:eastAsia="Arial" w:hAnsi="Arial" w:cs="Arial"/>
          <w:b/>
          <w:bCs/>
          <w:sz w:val="28"/>
          <w:szCs w:val="28"/>
        </w:rPr>
      </w:pPr>
      <w:r>
        <w:rPr>
          <w:noProof/>
        </w:rPr>
        <w:drawing>
          <wp:anchor distT="0" distB="0" distL="114300" distR="114300" simplePos="0" relativeHeight="251658242" behindDoc="1" locked="0" layoutInCell="1" allowOverlap="1" wp14:anchorId="295EBEE3" wp14:editId="295EBEE4">
            <wp:simplePos x="0" y="0"/>
            <wp:positionH relativeFrom="page">
              <wp:posOffset>609600</wp:posOffset>
            </wp:positionH>
            <wp:positionV relativeFrom="paragraph">
              <wp:posOffset>-198755</wp:posOffset>
            </wp:positionV>
            <wp:extent cx="1314450" cy="5400675"/>
            <wp:effectExtent l="0" t="0" r="0" b="9525"/>
            <wp:wrapNone/>
            <wp:docPr id="7" name="Bildobjekt 1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objekt 1724"/>
                    <pic:cNvPicPr>
                      <a:picLocks noChangeAspect="1"/>
                    </pic:cNvPicPr>
                  </pic:nvPicPr>
                  <pic:blipFill>
                    <a:blip r:embed="rId10"/>
                    <a:stretch/>
                  </pic:blipFill>
                  <pic:spPr bwMode="auto">
                    <a:xfrm>
                      <a:off x="0" y="0"/>
                      <a:ext cx="1314450" cy="5400675"/>
                    </a:xfrm>
                    <a:prstGeom prst="rect">
                      <a:avLst/>
                    </a:prstGeom>
                    <a:noFill/>
                    <a:ln>
                      <a:noFill/>
                    </a:ln>
                  </pic:spPr>
                </pic:pic>
              </a:graphicData>
            </a:graphic>
          </wp:anchor>
        </w:drawing>
      </w:r>
      <w:proofErr w:type="spellStart"/>
      <w:r>
        <w:rPr>
          <w:rFonts w:ascii="Arial" w:eastAsia="Arial" w:hAnsi="Arial" w:cs="Arial"/>
          <w:b/>
          <w:bCs/>
          <w:sz w:val="32"/>
          <w:szCs w:val="28"/>
        </w:rPr>
        <w:t>OpenPEPPOL</w:t>
      </w:r>
      <w:proofErr w:type="spellEnd"/>
      <w:r>
        <w:rPr>
          <w:rFonts w:ascii="Arial" w:eastAsia="Arial" w:hAnsi="Arial" w:cs="Arial"/>
          <w:b/>
          <w:bCs/>
          <w:sz w:val="32"/>
          <w:szCs w:val="28"/>
        </w:rPr>
        <w:t xml:space="preserve"> AISBL</w:t>
      </w:r>
    </w:p>
    <w:p w14:paraId="295EB955" w14:textId="77777777" w:rsidR="00093540" w:rsidRDefault="00093540">
      <w:pPr>
        <w:tabs>
          <w:tab w:val="left" w:pos="5480"/>
        </w:tabs>
        <w:spacing w:line="355" w:lineRule="auto"/>
        <w:ind w:left="2510" w:right="3668"/>
        <w:rPr>
          <w:rFonts w:ascii="Arial" w:eastAsia="Arial" w:hAnsi="Arial" w:cs="Arial"/>
        </w:rPr>
      </w:pPr>
    </w:p>
    <w:p w14:paraId="295EB956" w14:textId="77777777" w:rsidR="00093540" w:rsidRDefault="00A045BC">
      <w:pPr>
        <w:tabs>
          <w:tab w:val="left" w:pos="5480"/>
        </w:tabs>
        <w:spacing w:before="1"/>
        <w:ind w:left="2510" w:right="-20"/>
        <w:rPr>
          <w:rFonts w:ascii="Arial" w:eastAsia="Arial" w:hAnsi="Arial" w:cs="Arial"/>
        </w:rPr>
      </w:pPr>
      <w:r>
        <w:rPr>
          <w:noProof/>
        </w:rPr>
        <mc:AlternateContent>
          <mc:Choice Requires="wpg">
            <w:drawing>
              <wp:anchor distT="0" distB="0" distL="114300" distR="114300" simplePos="0" relativeHeight="251658240" behindDoc="1" locked="0" layoutInCell="1" allowOverlap="1" wp14:anchorId="295EBEE5" wp14:editId="295EBEE6">
                <wp:simplePos x="0" y="0"/>
                <wp:positionH relativeFrom="page">
                  <wp:posOffset>2071370</wp:posOffset>
                </wp:positionH>
                <wp:positionV relativeFrom="paragraph">
                  <wp:posOffset>403225</wp:posOffset>
                </wp:positionV>
                <wp:extent cx="4810760" cy="1270"/>
                <wp:effectExtent l="0" t="0" r="27940" b="17780"/>
                <wp:wrapNone/>
                <wp:docPr id="8" name="Grupp 1722"/>
                <wp:cNvGraphicFramePr/>
                <a:graphic xmlns:a="http://schemas.openxmlformats.org/drawingml/2006/main">
                  <a:graphicData uri="http://schemas.microsoft.com/office/word/2010/wordprocessingGroup">
                    <wpg:wgp>
                      <wpg:cNvGrpSpPr/>
                      <wpg:grpSpPr bwMode="auto">
                        <a:xfrm>
                          <a:off x="0" y="0"/>
                          <a:ext cx="4810760" cy="1270"/>
                          <a:chOff x="3262" y="635"/>
                          <a:chExt cx="7576" cy="2"/>
                        </a:xfrm>
                      </wpg:grpSpPr>
                      <wps:wsp>
                        <wps:cNvPr id="1" name="Freihandform: Form 1"/>
                        <wps:cNvSpPr/>
                        <wps:spPr bwMode="auto">
                          <a:xfrm>
                            <a:off x="3262" y="635"/>
                            <a:ext cx="7576" cy="2"/>
                          </a:xfrm>
                          <a:custGeom>
                            <a:avLst/>
                            <a:gdLst>
                              <a:gd name="T0" fmla="*/ 0 w 7576"/>
                              <a:gd name="T1" fmla="*/ 0 h 2"/>
                              <a:gd name="T2" fmla="*/ 7576 w 7576"/>
                              <a:gd name="T3" fmla="*/ 0 h 2"/>
                              <a:gd name="T4" fmla="*/ 0 60000 65536"/>
                              <a:gd name="T5" fmla="*/ 0 60000 65536"/>
                            </a:gdLst>
                            <a:ahLst/>
                            <a:cxnLst>
                              <a:cxn ang="T4">
                                <a:pos x="T0" y="T1"/>
                              </a:cxn>
                              <a:cxn ang="T5">
                                <a:pos x="T2" y="T3"/>
                              </a:cxn>
                            </a:cxnLst>
                            <a:rect l="0" t="0" r="r" b="b"/>
                            <a:pathLst>
                              <a:path w="7576" h="2" extrusionOk="0">
                                <a:moveTo>
                                  <a:pt x="0" y="0"/>
                                </a:moveTo>
                                <a:lnTo>
                                  <a:pt x="7576" y="0"/>
                                </a:lnTo>
                              </a:path>
                            </a:pathLst>
                          </a:custGeom>
                          <a:noFill/>
                          <a:ln w="7366">
                            <a:solidFill>
                              <a:srgbClr val="000000"/>
                            </a:solidFill>
                            <a:round/>
                            <a:headEnd/>
                            <a:tailEnd/>
                          </a:ln>
                        </wps:spPr>
                        <wps:bodyPr rot="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3584573" id="Grupp 1722" o:spid="_x0000_s1026" style="position:absolute;margin-left:163.1pt;margin-top:31.75pt;width:378.8pt;height:.1pt;z-index:-251666944;mso-position-horizontal-relative:page" coordorigin="3262,635" coordsize="75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">
                <v:shape id="Freihandform: Form 1" o:spid="_x0000_s1027" style="position:absolute;left:3262;top:635;width:7576;height:2;visibility:visible;mso-wrap-style:square;v-text-anchor:top" coordsize="75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" path="m,l7576,e" filled="f" strokeweight=".58pt">
                  <v:path arrowok="t" o:extrusionok="f" o:connecttype="custom" o:connectlocs="0,0;7576,0" o:connectangles="0,0"/>
                </v:shape>
                <w10:wrap anchorx="page"/>
              </v:group>
            </w:pict>
          </mc:Fallback>
        </mc:AlternateContent>
      </w:r>
    </w:p>
    <w:p w14:paraId="295EB957" w14:textId="77777777" w:rsidR="00093540" w:rsidRDefault="00093540">
      <w:pPr>
        <w:spacing w:before="4" w:line="150" w:lineRule="exact"/>
        <w:rPr>
          <w:sz w:val="15"/>
          <w:szCs w:val="15"/>
        </w:rPr>
      </w:pPr>
    </w:p>
    <w:p w14:paraId="295EB958" w14:textId="77777777" w:rsidR="00093540" w:rsidRDefault="00093540">
      <w:pPr>
        <w:spacing w:line="200" w:lineRule="exact"/>
        <w:rPr>
          <w:sz w:val="20"/>
          <w:szCs w:val="20"/>
        </w:rPr>
      </w:pPr>
    </w:p>
    <w:p w14:paraId="295EB959" w14:textId="77777777" w:rsidR="00093540" w:rsidRDefault="00093540">
      <w:pPr>
        <w:spacing w:line="200" w:lineRule="exact"/>
        <w:rPr>
          <w:sz w:val="20"/>
          <w:szCs w:val="20"/>
        </w:rPr>
      </w:pPr>
    </w:p>
    <w:p w14:paraId="295EB95A" w14:textId="77777777" w:rsidR="00093540" w:rsidRDefault="00093540">
      <w:pPr>
        <w:spacing w:line="200" w:lineRule="exact"/>
        <w:rPr>
          <w:sz w:val="20"/>
          <w:szCs w:val="20"/>
        </w:rPr>
      </w:pPr>
    </w:p>
    <w:p w14:paraId="295EB95B" w14:textId="77777777" w:rsidR="00093540" w:rsidRDefault="00A045BC">
      <w:pPr>
        <w:ind w:left="3472" w:right="1811"/>
        <w:jc w:val="center"/>
        <w:rPr>
          <w:rFonts w:ascii="Arial" w:eastAsia="Arial" w:hAnsi="Arial" w:cs="Arial"/>
          <w:b/>
          <w:bCs/>
          <w:sz w:val="28"/>
          <w:szCs w:val="28"/>
        </w:rPr>
      </w:pPr>
      <w:proofErr w:type="gramStart"/>
      <w:r>
        <w:rPr>
          <w:rFonts w:ascii="Arial" w:eastAsia="Arial" w:hAnsi="Arial" w:cs="Arial"/>
          <w:b/>
          <w:bCs/>
          <w:sz w:val="28"/>
          <w:szCs w:val="28"/>
        </w:rPr>
        <w:t>Pre Award</w:t>
      </w:r>
      <w:proofErr w:type="gramEnd"/>
      <w:r>
        <w:rPr>
          <w:rFonts w:ascii="Arial" w:eastAsia="Arial" w:hAnsi="Arial" w:cs="Arial"/>
          <w:b/>
          <w:bCs/>
          <w:sz w:val="28"/>
          <w:szCs w:val="28"/>
        </w:rPr>
        <w:t xml:space="preserve"> Coordinating Community </w:t>
      </w:r>
    </w:p>
    <w:p w14:paraId="295EB95C" w14:textId="77777777" w:rsidR="00093540" w:rsidRDefault="00093540">
      <w:pPr>
        <w:ind w:left="3472" w:right="1811"/>
        <w:jc w:val="center"/>
        <w:rPr>
          <w:rFonts w:ascii="Arial" w:eastAsia="Arial" w:hAnsi="Arial" w:cs="Arial"/>
          <w:sz w:val="28"/>
          <w:szCs w:val="28"/>
        </w:rPr>
      </w:pPr>
    </w:p>
    <w:p w14:paraId="295EB95D" w14:textId="77777777" w:rsidR="00093540" w:rsidRDefault="00A045BC">
      <w:pPr>
        <w:spacing w:before="2"/>
        <w:ind w:left="5002" w:right="3334"/>
        <w:jc w:val="center"/>
        <w:rPr>
          <w:rFonts w:ascii="Arial" w:eastAsia="Arial" w:hAnsi="Arial" w:cs="Arial"/>
          <w:sz w:val="28"/>
          <w:szCs w:val="28"/>
        </w:rPr>
      </w:pPr>
      <w:r>
        <w:rPr>
          <w:rFonts w:ascii="Arial" w:eastAsia="Arial" w:hAnsi="Arial" w:cs="Arial"/>
          <w:b/>
          <w:bCs/>
          <w:spacing w:val="1"/>
          <w:sz w:val="28"/>
          <w:szCs w:val="28"/>
        </w:rPr>
        <w:t>I</w:t>
      </w:r>
      <w:r>
        <w:rPr>
          <w:rFonts w:ascii="Arial" w:eastAsia="Arial" w:hAnsi="Arial" w:cs="Arial"/>
          <w:b/>
          <w:bCs/>
          <w:spacing w:val="-1"/>
          <w:sz w:val="28"/>
          <w:szCs w:val="28"/>
        </w:rPr>
        <w:t>C</w:t>
      </w:r>
      <w:r>
        <w:rPr>
          <w:rFonts w:ascii="Arial" w:eastAsia="Arial" w:hAnsi="Arial" w:cs="Arial"/>
          <w:b/>
          <w:bCs/>
          <w:sz w:val="28"/>
          <w:szCs w:val="28"/>
        </w:rPr>
        <w:t>T</w:t>
      </w:r>
      <w:r>
        <w:rPr>
          <w:rFonts w:ascii="Arial" w:eastAsia="Arial" w:hAnsi="Arial" w:cs="Arial"/>
          <w:b/>
          <w:bCs/>
          <w:spacing w:val="1"/>
          <w:sz w:val="28"/>
          <w:szCs w:val="28"/>
        </w:rPr>
        <w:t xml:space="preserve"> </w:t>
      </w:r>
      <w:r>
        <w:rPr>
          <w:rFonts w:ascii="Arial" w:eastAsia="Arial" w:hAnsi="Arial" w:cs="Arial"/>
          <w:b/>
          <w:bCs/>
          <w:sz w:val="28"/>
          <w:szCs w:val="28"/>
        </w:rPr>
        <w:t>-</w:t>
      </w:r>
      <w:r>
        <w:rPr>
          <w:rFonts w:ascii="Arial" w:eastAsia="Arial" w:hAnsi="Arial" w:cs="Arial"/>
          <w:b/>
          <w:bCs/>
          <w:spacing w:val="-1"/>
          <w:sz w:val="28"/>
          <w:szCs w:val="28"/>
        </w:rPr>
        <w:t xml:space="preserve"> </w:t>
      </w:r>
      <w:r>
        <w:rPr>
          <w:rFonts w:ascii="Arial" w:eastAsia="Arial" w:hAnsi="Arial" w:cs="Arial"/>
          <w:b/>
          <w:bCs/>
          <w:spacing w:val="1"/>
          <w:sz w:val="28"/>
          <w:szCs w:val="28"/>
        </w:rPr>
        <w:t>M</w:t>
      </w:r>
      <w:r>
        <w:rPr>
          <w:rFonts w:ascii="Arial" w:eastAsia="Arial" w:hAnsi="Arial" w:cs="Arial"/>
          <w:b/>
          <w:bCs/>
          <w:spacing w:val="-1"/>
          <w:sz w:val="28"/>
          <w:szCs w:val="28"/>
        </w:rPr>
        <w:t>od</w:t>
      </w:r>
      <w:r>
        <w:rPr>
          <w:rFonts w:ascii="Arial" w:eastAsia="Arial" w:hAnsi="Arial" w:cs="Arial"/>
          <w:b/>
          <w:bCs/>
          <w:sz w:val="28"/>
          <w:szCs w:val="28"/>
        </w:rPr>
        <w:t>e</w:t>
      </w:r>
      <w:r>
        <w:rPr>
          <w:rFonts w:ascii="Arial" w:eastAsia="Arial" w:hAnsi="Arial" w:cs="Arial"/>
          <w:b/>
          <w:bCs/>
          <w:spacing w:val="1"/>
          <w:sz w:val="28"/>
          <w:szCs w:val="28"/>
        </w:rPr>
        <w:t>l</w:t>
      </w:r>
      <w:r>
        <w:rPr>
          <w:rFonts w:ascii="Arial" w:eastAsia="Arial" w:hAnsi="Arial" w:cs="Arial"/>
          <w:b/>
          <w:bCs/>
          <w:sz w:val="28"/>
          <w:szCs w:val="28"/>
        </w:rPr>
        <w:t>s</w:t>
      </w:r>
    </w:p>
    <w:p w14:paraId="295EB95E" w14:textId="77777777" w:rsidR="00093540" w:rsidRDefault="00093540">
      <w:pPr>
        <w:spacing w:before="10" w:line="220" w:lineRule="exact"/>
      </w:pPr>
    </w:p>
    <w:p w14:paraId="295EB95F" w14:textId="77777777" w:rsidR="00093540" w:rsidRDefault="00A045BC">
      <w:pPr>
        <w:ind w:left="3600" w:right="2336"/>
        <w:jc w:val="center"/>
        <w:rPr>
          <w:rFonts w:ascii="Arial" w:eastAsia="Arial" w:hAnsi="Arial" w:cs="Arial"/>
          <w:sz w:val="28"/>
          <w:szCs w:val="28"/>
        </w:rPr>
      </w:pPr>
      <w:r>
        <w:rPr>
          <w:rFonts w:ascii="Arial" w:eastAsia="Arial" w:hAnsi="Arial" w:cs="Arial"/>
          <w:sz w:val="28"/>
          <w:szCs w:val="28"/>
        </w:rPr>
        <w:t xml:space="preserve">Peppol Business Interoperability Specification </w:t>
      </w:r>
    </w:p>
    <w:p w14:paraId="295EB960" w14:textId="77777777" w:rsidR="00093540" w:rsidRDefault="00093540">
      <w:pPr>
        <w:ind w:left="3600" w:right="2336"/>
        <w:jc w:val="center"/>
        <w:rPr>
          <w:rFonts w:ascii="Arial" w:eastAsia="Arial" w:hAnsi="Arial" w:cs="Arial"/>
          <w:sz w:val="28"/>
          <w:szCs w:val="28"/>
        </w:rPr>
      </w:pPr>
    </w:p>
    <w:p w14:paraId="295EB961" w14:textId="77777777" w:rsidR="00093540" w:rsidRDefault="00A045BC">
      <w:pPr>
        <w:ind w:left="3600" w:right="2336"/>
        <w:jc w:val="center"/>
        <w:rPr>
          <w:rFonts w:ascii="Arial" w:eastAsia="Arial" w:hAnsi="Arial" w:cs="Arial"/>
          <w:sz w:val="28"/>
          <w:szCs w:val="28"/>
        </w:rPr>
      </w:pPr>
      <w:r>
        <w:rPr>
          <w:rFonts w:ascii="Arial" w:eastAsia="Arial" w:hAnsi="Arial" w:cs="Arial"/>
          <w:sz w:val="28"/>
          <w:szCs w:val="28"/>
        </w:rPr>
        <w:t xml:space="preserve">Pre-award guide: </w:t>
      </w:r>
    </w:p>
    <w:p w14:paraId="295EB962" w14:textId="17259AE0" w:rsidR="00093540" w:rsidRDefault="00A045BC">
      <w:pPr>
        <w:ind w:left="3600" w:right="2336"/>
        <w:jc w:val="center"/>
        <w:rPr>
          <w:rFonts w:ascii="Arial" w:eastAsia="Arial" w:hAnsi="Arial" w:cs="Arial"/>
          <w:sz w:val="28"/>
          <w:szCs w:val="28"/>
        </w:rPr>
      </w:pPr>
      <w:r>
        <w:rPr>
          <w:rFonts w:ascii="Arial" w:eastAsia="Arial" w:hAnsi="Arial" w:cs="Arial"/>
          <w:sz w:val="28"/>
          <w:szCs w:val="28"/>
        </w:rPr>
        <w:t xml:space="preserve">Notification &amp; </w:t>
      </w:r>
      <w:r w:rsidR="0003047D">
        <w:rPr>
          <w:rFonts w:ascii="Arial" w:eastAsia="Arial" w:hAnsi="Arial" w:cs="Arial"/>
          <w:sz w:val="28"/>
          <w:szCs w:val="28"/>
        </w:rPr>
        <w:t>Two-Stage</w:t>
      </w:r>
      <w:r w:rsidR="00545612">
        <w:rPr>
          <w:rFonts w:ascii="Arial" w:eastAsia="Arial" w:hAnsi="Arial" w:cs="Arial"/>
          <w:sz w:val="28"/>
          <w:szCs w:val="28"/>
        </w:rPr>
        <w:t xml:space="preserve"> </w:t>
      </w:r>
      <w:r>
        <w:rPr>
          <w:rFonts w:ascii="Arial" w:eastAsia="Arial" w:hAnsi="Arial" w:cs="Arial"/>
          <w:sz w:val="28"/>
          <w:szCs w:val="28"/>
        </w:rPr>
        <w:t>Procedure</w:t>
      </w:r>
      <w:r w:rsidR="0003047D">
        <w:rPr>
          <w:rFonts w:ascii="Arial" w:eastAsia="Arial" w:hAnsi="Arial" w:cs="Arial"/>
          <w:sz w:val="28"/>
          <w:szCs w:val="28"/>
        </w:rPr>
        <w:t>s</w:t>
      </w:r>
    </w:p>
    <w:p w14:paraId="295EB963" w14:textId="77777777" w:rsidR="00093540" w:rsidRDefault="00093540">
      <w:pPr>
        <w:spacing w:line="200" w:lineRule="exact"/>
        <w:rPr>
          <w:sz w:val="20"/>
          <w:szCs w:val="20"/>
        </w:rPr>
      </w:pPr>
    </w:p>
    <w:p w14:paraId="295EB964" w14:textId="77777777" w:rsidR="00093540" w:rsidRDefault="00093540">
      <w:pPr>
        <w:spacing w:line="200" w:lineRule="exact"/>
        <w:rPr>
          <w:sz w:val="20"/>
          <w:szCs w:val="20"/>
        </w:rPr>
      </w:pPr>
    </w:p>
    <w:p w14:paraId="295EB965" w14:textId="77777777" w:rsidR="00093540" w:rsidRDefault="00093540">
      <w:pPr>
        <w:spacing w:line="200" w:lineRule="exact"/>
        <w:rPr>
          <w:sz w:val="20"/>
          <w:szCs w:val="20"/>
        </w:rPr>
      </w:pPr>
    </w:p>
    <w:p w14:paraId="295EB966" w14:textId="77777777" w:rsidR="00093540" w:rsidRDefault="00093540">
      <w:pPr>
        <w:spacing w:before="6" w:line="220" w:lineRule="exact"/>
      </w:pPr>
    </w:p>
    <w:p w14:paraId="295EB967" w14:textId="77777777" w:rsidR="00093540" w:rsidRDefault="00093540">
      <w:pPr>
        <w:ind w:left="2510" w:right="-20"/>
        <w:rPr>
          <w:rFonts w:ascii="Arial" w:eastAsia="Arial" w:hAnsi="Arial" w:cs="Arial"/>
          <w:b/>
          <w:bCs/>
          <w:spacing w:val="-1"/>
        </w:rPr>
      </w:pPr>
    </w:p>
    <w:p w14:paraId="295EB968" w14:textId="77777777" w:rsidR="00093540" w:rsidRDefault="00A045BC">
      <w:pPr>
        <w:ind w:left="2510" w:right="-20"/>
        <w:rPr>
          <w:rFonts w:ascii="Arial" w:eastAsia="Arial" w:hAnsi="Arial" w:cs="Arial"/>
        </w:rPr>
      </w:pPr>
      <w:r>
        <w:rPr>
          <w:rFonts w:ascii="Arial" w:eastAsia="Arial" w:hAnsi="Arial" w:cs="Arial"/>
          <w:b/>
          <w:bCs/>
          <w:spacing w:val="-1"/>
        </w:rPr>
        <w:t>V</w:t>
      </w:r>
      <w:r>
        <w:rPr>
          <w:rFonts w:ascii="Arial" w:eastAsia="Arial" w:hAnsi="Arial" w:cs="Arial"/>
          <w:b/>
          <w:bCs/>
        </w:rPr>
        <w:t>ers</w:t>
      </w:r>
      <w:r>
        <w:rPr>
          <w:rFonts w:ascii="Arial" w:eastAsia="Arial" w:hAnsi="Arial" w:cs="Arial"/>
          <w:b/>
          <w:bCs/>
          <w:spacing w:val="1"/>
        </w:rPr>
        <w:t>i</w:t>
      </w:r>
      <w:r>
        <w:rPr>
          <w:rFonts w:ascii="Arial" w:eastAsia="Arial" w:hAnsi="Arial" w:cs="Arial"/>
          <w:b/>
          <w:bCs/>
        </w:rPr>
        <w:t>on: 1.0</w:t>
      </w:r>
    </w:p>
    <w:p w14:paraId="295EB969" w14:textId="77777777" w:rsidR="00093540" w:rsidRDefault="00A045BC">
      <w:pPr>
        <w:spacing w:line="252" w:lineRule="exact"/>
        <w:ind w:left="2510" w:right="-20"/>
        <w:rPr>
          <w:rFonts w:ascii="Arial" w:eastAsia="Arial" w:hAnsi="Arial" w:cs="Arial"/>
        </w:rPr>
      </w:pPr>
      <w:r>
        <w:rPr>
          <w:rFonts w:ascii="Arial" w:eastAsia="Arial" w:hAnsi="Arial" w:cs="Arial"/>
          <w:b/>
          <w:bCs/>
          <w:spacing w:val="-1"/>
        </w:rPr>
        <w:t>S</w:t>
      </w:r>
      <w:r>
        <w:rPr>
          <w:rFonts w:ascii="Arial" w:eastAsia="Arial" w:hAnsi="Arial" w:cs="Arial"/>
          <w:b/>
          <w:bCs/>
          <w:spacing w:val="1"/>
        </w:rPr>
        <w:t>t</w:t>
      </w:r>
      <w:r>
        <w:rPr>
          <w:rFonts w:ascii="Arial" w:eastAsia="Arial" w:hAnsi="Arial" w:cs="Arial"/>
          <w:b/>
          <w:bCs/>
        </w:rPr>
        <w:t xml:space="preserve">atus: </w:t>
      </w:r>
      <w:r>
        <w:rPr>
          <w:rFonts w:ascii="Arial" w:eastAsia="Arial" w:hAnsi="Arial" w:cs="Arial"/>
          <w:b/>
          <w:bCs/>
          <w:spacing w:val="1"/>
        </w:rPr>
        <w:t>Final Version</w:t>
      </w:r>
    </w:p>
    <w:p w14:paraId="295EB96A" w14:textId="77777777" w:rsidR="00093540" w:rsidRDefault="00093540">
      <w:pPr>
        <w:spacing w:before="7" w:line="170" w:lineRule="exact"/>
        <w:rPr>
          <w:sz w:val="17"/>
          <w:szCs w:val="17"/>
        </w:rPr>
      </w:pPr>
    </w:p>
    <w:p w14:paraId="295EB96B" w14:textId="77777777" w:rsidR="00093540" w:rsidRDefault="00093540">
      <w:pPr>
        <w:spacing w:line="200" w:lineRule="exact"/>
        <w:rPr>
          <w:sz w:val="20"/>
          <w:szCs w:val="20"/>
        </w:rPr>
      </w:pPr>
    </w:p>
    <w:p w14:paraId="295EB96C" w14:textId="77777777" w:rsidR="00093540" w:rsidRDefault="00093540">
      <w:pPr>
        <w:spacing w:line="200" w:lineRule="exact"/>
        <w:rPr>
          <w:sz w:val="20"/>
          <w:szCs w:val="20"/>
        </w:rPr>
      </w:pPr>
    </w:p>
    <w:p w14:paraId="295EB96D" w14:textId="77777777" w:rsidR="00093540" w:rsidRDefault="00A045BC">
      <w:pPr>
        <w:ind w:left="3219" w:right="-20"/>
        <w:rPr>
          <w:sz w:val="20"/>
          <w:szCs w:val="20"/>
        </w:rPr>
      </w:pPr>
      <w:r>
        <w:rPr>
          <w:noProof/>
        </w:rPr>
        <mc:AlternateContent>
          <mc:Choice Requires="wpg">
            <w:drawing>
              <wp:anchor distT="0" distB="0" distL="114300" distR="114300" simplePos="0" relativeHeight="251658241" behindDoc="1" locked="0" layoutInCell="1" allowOverlap="1" wp14:anchorId="295EBEE7" wp14:editId="295EBEE8">
                <wp:simplePos x="0" y="0"/>
                <wp:positionH relativeFrom="page">
                  <wp:posOffset>2121535</wp:posOffset>
                </wp:positionH>
                <wp:positionV relativeFrom="paragraph">
                  <wp:posOffset>500380</wp:posOffset>
                </wp:positionV>
                <wp:extent cx="4760595" cy="1270"/>
                <wp:effectExtent l="0" t="0" r="20955" b="17780"/>
                <wp:wrapNone/>
                <wp:docPr id="9" name="Grupp 1718"/>
                <wp:cNvGraphicFramePr/>
                <a:graphic xmlns:a="http://schemas.openxmlformats.org/drawingml/2006/main">
                  <a:graphicData uri="http://schemas.microsoft.com/office/word/2010/wordprocessingGroup">
                    <wpg:wgp>
                      <wpg:cNvGrpSpPr/>
                      <wpg:grpSpPr bwMode="auto">
                        <a:xfrm>
                          <a:off x="0" y="0"/>
                          <a:ext cx="4760595" cy="1270"/>
                          <a:chOff x="3341" y="788"/>
                          <a:chExt cx="7497" cy="2"/>
                        </a:xfrm>
                      </wpg:grpSpPr>
                      <wps:wsp>
                        <wps:cNvPr id="2" name="Freihandform: Form 2"/>
                        <wps:cNvSpPr/>
                        <wps:spPr bwMode="auto">
                          <a:xfrm>
                            <a:off x="3341" y="788"/>
                            <a:ext cx="7497" cy="2"/>
                          </a:xfrm>
                          <a:custGeom>
                            <a:avLst/>
                            <a:gdLst>
                              <a:gd name="T0" fmla="*/ 0 w 7497"/>
                              <a:gd name="T1" fmla="*/ 0 h 2"/>
                              <a:gd name="T2" fmla="*/ 7497 w 7497"/>
                              <a:gd name="T3" fmla="*/ 0 h 2"/>
                              <a:gd name="T4" fmla="*/ 0 60000 65536"/>
                              <a:gd name="T5" fmla="*/ 0 60000 65536"/>
                            </a:gdLst>
                            <a:ahLst/>
                            <a:cxnLst>
                              <a:cxn ang="T4">
                                <a:pos x="T0" y="T1"/>
                              </a:cxn>
                              <a:cxn ang="T5">
                                <a:pos x="T2" y="T3"/>
                              </a:cxn>
                            </a:cxnLst>
                            <a:rect l="0" t="0" r="r" b="b"/>
                            <a:pathLst>
                              <a:path w="7497" h="2" extrusionOk="0">
                                <a:moveTo>
                                  <a:pt x="0" y="0"/>
                                </a:moveTo>
                                <a:lnTo>
                                  <a:pt x="7497" y="0"/>
                                </a:lnTo>
                              </a:path>
                            </a:pathLst>
                          </a:custGeom>
                          <a:noFill/>
                          <a:ln w="7367">
                            <a:solidFill>
                              <a:srgbClr val="000000"/>
                            </a:solidFill>
                            <a:round/>
                            <a:headEnd/>
                            <a:tailEnd/>
                          </a:ln>
                        </wps:spPr>
                        <wps:bodyPr rot="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8D1CC43" id="Grupp 1718" o:spid="_x0000_s1026" style="position:absolute;margin-left:167.05pt;margin-top:39.4pt;width:374.85pt;height:.1pt;z-index:-251665920;mso-position-horizontal-relative:page" coordorigin="3341,788" coordsize="74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">
                <v:shape id="Freihandform: Form 2" o:spid="_x0000_s1027" style="position:absolute;left:3341;top:788;width:7497;height:2;visibility:visible;mso-wrap-style:square;v-text-anchor:top" coordsize="74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" path="m,l7497,e" filled="f" strokeweight=".20464mm">
                  <v:path arrowok="t" o:extrusionok="f" o:connecttype="custom" o:connectlocs="0,0;7497,0" o:connectangles="0,0"/>
                </v:shape>
                <w10:wrap anchorx="page"/>
              </v:group>
            </w:pict>
          </mc:Fallback>
        </mc:AlternateContent>
      </w:r>
    </w:p>
    <w:p w14:paraId="295EB96E" w14:textId="77777777" w:rsidR="00093540" w:rsidRDefault="00093540">
      <w:pPr>
        <w:ind w:left="3219" w:right="-20"/>
        <w:rPr>
          <w:sz w:val="20"/>
          <w:szCs w:val="20"/>
        </w:rPr>
      </w:pPr>
    </w:p>
    <w:p w14:paraId="295EB96F" w14:textId="77777777" w:rsidR="00093540" w:rsidRDefault="00093540">
      <w:pPr>
        <w:ind w:left="3219" w:right="-20"/>
        <w:rPr>
          <w:sz w:val="20"/>
          <w:szCs w:val="20"/>
        </w:rPr>
      </w:pPr>
    </w:p>
    <w:p w14:paraId="295EB970" w14:textId="77777777" w:rsidR="00093540" w:rsidRDefault="00093540">
      <w:pPr>
        <w:ind w:left="3219" w:right="-20"/>
        <w:rPr>
          <w:sz w:val="20"/>
          <w:szCs w:val="20"/>
        </w:rPr>
      </w:pPr>
    </w:p>
    <w:p w14:paraId="295EB971" w14:textId="77777777" w:rsidR="00093540" w:rsidRDefault="00093540">
      <w:pPr>
        <w:ind w:left="3219" w:right="-20"/>
        <w:rPr>
          <w:sz w:val="20"/>
          <w:szCs w:val="20"/>
        </w:rPr>
      </w:pPr>
    </w:p>
    <w:p w14:paraId="295EB972" w14:textId="77777777" w:rsidR="00093540" w:rsidRDefault="00093540">
      <w:pPr>
        <w:ind w:left="3219" w:right="-20"/>
        <w:rPr>
          <w:sz w:val="20"/>
          <w:szCs w:val="20"/>
        </w:rPr>
      </w:pPr>
    </w:p>
    <w:p w14:paraId="295EB973" w14:textId="77777777" w:rsidR="00093540" w:rsidRDefault="00093540">
      <w:pPr>
        <w:ind w:left="3219" w:right="-20"/>
        <w:rPr>
          <w:sz w:val="20"/>
          <w:szCs w:val="20"/>
        </w:rPr>
      </w:pPr>
    </w:p>
    <w:p w14:paraId="295EB974" w14:textId="77777777" w:rsidR="00093540" w:rsidRDefault="00093540">
      <w:pPr>
        <w:ind w:left="3219" w:right="-20"/>
        <w:rPr>
          <w:sz w:val="20"/>
          <w:szCs w:val="20"/>
        </w:rPr>
      </w:pPr>
    </w:p>
    <w:p w14:paraId="295EB975" w14:textId="77777777" w:rsidR="00093540" w:rsidRDefault="00093540">
      <w:pPr>
        <w:ind w:left="3219" w:right="-20"/>
        <w:rPr>
          <w:sz w:val="20"/>
          <w:szCs w:val="20"/>
        </w:rPr>
      </w:pPr>
    </w:p>
    <w:p w14:paraId="295EB976" w14:textId="77777777" w:rsidR="00093540" w:rsidRDefault="00093540">
      <w:pPr>
        <w:ind w:left="3219" w:right="-20"/>
        <w:rPr>
          <w:sz w:val="20"/>
          <w:szCs w:val="20"/>
        </w:rPr>
      </w:pPr>
    </w:p>
    <w:p w14:paraId="295EB977" w14:textId="77777777" w:rsidR="00093540" w:rsidRDefault="00093540">
      <w:pPr>
        <w:ind w:left="3219" w:right="-20"/>
        <w:rPr>
          <w:sz w:val="20"/>
          <w:szCs w:val="20"/>
        </w:rPr>
      </w:pPr>
    </w:p>
    <w:p w14:paraId="295EB978" w14:textId="77777777" w:rsidR="00093540" w:rsidRDefault="00093540">
      <w:pPr>
        <w:ind w:left="3219" w:right="-20"/>
        <w:rPr>
          <w:sz w:val="20"/>
          <w:szCs w:val="20"/>
        </w:rPr>
      </w:pPr>
    </w:p>
    <w:p w14:paraId="295EB979" w14:textId="77777777" w:rsidR="00093540" w:rsidRDefault="00A045BC">
      <w:pPr>
        <w:spacing w:line="200" w:lineRule="exact"/>
        <w:rPr>
          <w:sz w:val="20"/>
          <w:szCs w:val="20"/>
        </w:rPr>
      </w:pPr>
      <w:r>
        <w:rPr>
          <w:sz w:val="20"/>
          <w:szCs w:val="20"/>
        </w:rPr>
        <w:br w:type="page"/>
      </w:r>
    </w:p>
    <w:p w14:paraId="295EB97A" w14:textId="77777777" w:rsidR="00093540" w:rsidRDefault="00A045BC">
      <w:pPr>
        <w:rPr>
          <w:rFonts w:ascii="Arial" w:eastAsia="Arial" w:hAnsi="Arial" w:cs="Arial"/>
          <w:sz w:val="20"/>
          <w:szCs w:val="20"/>
        </w:rPr>
      </w:pPr>
      <w:r>
        <w:rPr>
          <w:noProof/>
        </w:rPr>
        <w:lastRenderedPageBreak/>
        <mc:AlternateContent>
          <mc:Choice Requires="wps">
            <w:drawing>
              <wp:anchor distT="91440" distB="91440" distL="137160" distR="137160" simplePos="0" relativeHeight="251658243" behindDoc="0" locked="0" layoutInCell="0" allowOverlap="1" wp14:anchorId="295EBEE9" wp14:editId="295EBEEA">
                <wp:simplePos x="0" y="0"/>
                <wp:positionH relativeFrom="margin">
                  <wp:posOffset>664210</wp:posOffset>
                </wp:positionH>
                <wp:positionV relativeFrom="margin">
                  <wp:posOffset>955675</wp:posOffset>
                </wp:positionV>
                <wp:extent cx="4302125" cy="5249545"/>
                <wp:effectExtent l="21590" t="16510" r="24765" b="24765"/>
                <wp:wrapSquare wrapText="bothSides"/>
                <wp:docPr id="10" name="AutoShape 2"/>
                <wp:cNvGraphicFramePr/>
                <a:graphic xmlns:a="http://schemas.openxmlformats.org/drawingml/2006/main">
                  <a:graphicData uri="http://schemas.microsoft.com/office/word/2010/wordprocessingShape">
                    <wps:wsp>
                      <wps:cNvSpPr/>
                      <wps:spPr bwMode="auto">
                        <a:xfrm rot="5400000">
                          <a:off x="0" y="0"/>
                          <a:ext cx="4302125" cy="5249545"/>
                        </a:xfrm>
                        <a:prstGeom prst="roundRect">
                          <a:avLst>
                            <a:gd name="adj" fmla="val 13032"/>
                          </a:avLst>
                        </a:prstGeom>
                        <a:noFill/>
                        <a:ln w="38100">
                          <a:solidFill>
                            <a:srgbClr val="5B9BD5"/>
                          </a:solidFill>
                          <a:round/>
                          <a:headEnd/>
                          <a:tailEnd/>
                        </a:ln>
                      </wps:spPr>
                      <wps:txbx>
                        <w:txbxContent>
                          <w:p w14:paraId="295EBF1C" w14:textId="77777777" w:rsidR="00935197" w:rsidRDefault="00935197">
                            <w:pPr>
                              <w:jc w:val="center"/>
                              <w:rPr>
                                <w:rFonts w:ascii="Calibri Light" w:hAnsi="Calibri Light"/>
                                <w:b/>
                                <w:i/>
                                <w:iCs/>
                                <w:sz w:val="28"/>
                                <w:szCs w:val="28"/>
                              </w:rPr>
                            </w:pPr>
                            <w:r>
                              <w:rPr>
                                <w:rFonts w:ascii="Calibri Light" w:hAnsi="Calibri Light"/>
                                <w:b/>
                                <w:i/>
                                <w:iCs/>
                                <w:sz w:val="28"/>
                                <w:szCs w:val="28"/>
                              </w:rPr>
                              <w:t>Statement of copyright</w:t>
                            </w:r>
                          </w:p>
                          <w:p w14:paraId="295EBF1D" w14:textId="77777777" w:rsidR="00935197" w:rsidRDefault="00935197">
                            <w:pPr>
                              <w:jc w:val="center"/>
                              <w:rPr>
                                <w:rFonts w:ascii="Calibri Light" w:hAnsi="Calibri Light"/>
                                <w:b/>
                                <w:i/>
                                <w:iCs/>
                                <w:sz w:val="28"/>
                                <w:szCs w:val="28"/>
                              </w:rPr>
                            </w:pPr>
                          </w:p>
                          <w:p w14:paraId="295EBF1E" w14:textId="77777777" w:rsidR="00935197" w:rsidRDefault="00935197">
                            <w:r>
                              <w:t xml:space="preserve">This PEPPOL Business Interoperability Specification (BIS) document is based on the CEN CWA prepared by the BII workshop specified in the Introduction below. </w:t>
                            </w:r>
                          </w:p>
                          <w:p w14:paraId="295EBF1F" w14:textId="77777777" w:rsidR="00935197" w:rsidRDefault="00935197">
                            <w:r>
                              <w:t>The original CEN CWA document contains the following copyright notice which still applies:</w:t>
                            </w:r>
                          </w:p>
                          <w:tbl>
                            <w:tblPr>
                              <w:tblStyle w:val="TableNormal1"/>
                              <w:tblW w:w="0" w:type="auto"/>
                              <w:tblInd w:w="720" w:type="dxa"/>
                              <w:tblBorders>
                                <w:top w:val="none" w:sz="4" w:space="0" w:color="000000"/>
                                <w:left w:val="none" w:sz="4" w:space="0" w:color="000000"/>
                                <w:bottom w:val="none" w:sz="4" w:space="0" w:color="000000"/>
                                <w:right w:val="none" w:sz="4" w:space="0" w:color="000000"/>
                                <w:insideH w:val="none" w:sz="4" w:space="0" w:color="auto"/>
                                <w:insideV w:val="none" w:sz="4" w:space="0" w:color="auto"/>
                              </w:tblBorders>
                              <w:tblLook w:val="04A0" w:firstRow="1" w:lastRow="0" w:firstColumn="1" w:lastColumn="0" w:noHBand="0" w:noVBand="1"/>
                            </w:tblPr>
                            <w:tblGrid>
                              <w:gridCol w:w="6825"/>
                            </w:tblGrid>
                            <w:tr w:rsidR="00935197" w14:paraId="295EBF21" w14:textId="77777777">
                              <w:trPr>
                                <w:trHeight w:val="75"/>
                              </w:trPr>
                              <w:tc>
                                <w:tcPr>
                                  <w:tcW w:w="8170" w:type="dxa"/>
                                </w:tcPr>
                                <w:p w14:paraId="295EBF20" w14:textId="77777777" w:rsidR="00935197" w:rsidRDefault="00935197">
                                  <w:pPr>
                                    <w:rPr>
                                      <w:rFonts w:ascii="Arial" w:hAnsi="Arial" w:cs="Arial"/>
                                      <w:color w:val="000000"/>
                                      <w:sz w:val="16"/>
                                    </w:rPr>
                                  </w:pPr>
                                  <w:r>
                                    <w:rPr>
                                      <w:rFonts w:ascii="Arial" w:hAnsi="Arial" w:cs="Arial"/>
                                      <w:color w:val="000000"/>
                                      <w:sz w:val="16"/>
                                    </w:rPr>
                                    <w:t>© 2012 CEN All rights of exploitation in any form and by any means reserved worldwide for CEN national Members.</w:t>
                                  </w:r>
                                </w:p>
                              </w:tc>
                            </w:tr>
                          </w:tbl>
                          <w:p w14:paraId="295EBF22" w14:textId="77777777" w:rsidR="00935197" w:rsidRDefault="00935197"/>
                          <w:p w14:paraId="295EBF23" w14:textId="77777777" w:rsidR="00935197" w:rsidRDefault="00935197">
                            <w:r>
                              <w:t>The CEN CWA documents and profiles prepared by the BII workshop are not specific to a business area. Subject to agreement with CEN, customizations have been made by PEPPOL to establish the PEPPOL BIS, detailing and adding further guidance on the use of BII profiles.</w:t>
                            </w:r>
                          </w:p>
                          <w:p w14:paraId="295EBF24" w14:textId="77777777" w:rsidR="00935197" w:rsidRDefault="00935197">
                            <w:r>
                              <w:t>OpenPEPPOL AISBL holds the copyright in the customizations made to the original document. The customizations appear from the corresponding conformance statement which is attached to this document. For the purpose of national implementations, customizations covered by the conformance statement may be further refined and detailed by PEPPOL Authorities and/or other entities authorized by OpenPEPPOL AISBL, provided that interoperability with PEPPOL BIS is ensured.</w:t>
                            </w:r>
                          </w:p>
                          <w:p w14:paraId="295EBF25" w14:textId="77777777" w:rsidR="00935197" w:rsidRDefault="00935197">
                            <w:r>
                              <w:t xml:space="preserve">This PEPPOL BIS document may not be modified, re-distributed, sold or repackaged in any other way without the prior consent of CEN and/or OpenPEPPOL AISBL. </w:t>
                            </w:r>
                          </w:p>
                          <w:p w14:paraId="295EBF26" w14:textId="77777777" w:rsidR="00935197" w:rsidRDefault="00935197">
                            <w:pPr>
                              <w:jc w:val="center"/>
                              <w:rPr>
                                <w:rFonts w:ascii="Calibri Light" w:hAnsi="Calibri Light"/>
                                <w:i/>
                                <w:iCs/>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295EBEE9" id="AutoShape 2" o:spid="_x0000_s1026" style="position:absolute;margin-left:52.3pt;margin-top:75.25pt;width:338.75pt;height:413.35pt;rotation:90;z-index:251658243;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arcsize="85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" o:allowincell="f" filled="f" strokecolor="#5b9bd5" strokeweight="3pt">
                <v:textbox>
                  <w:txbxContent>
                    <w:p w14:paraId="295EBF1C" w14:textId="77777777" w:rsidR="00935197" w:rsidRDefault="00935197">
                      <w:pPr>
                        <w:jc w:val="center"/>
                        <w:rPr>
                          <w:rFonts w:ascii="Calibri Light" w:hAnsi="Calibri Light"/>
                          <w:b/>
                          <w:i/>
                          <w:iCs/>
                          <w:sz w:val="28"/>
                          <w:szCs w:val="28"/>
                        </w:rPr>
                      </w:pPr>
                      <w:r>
                        <w:rPr>
                          <w:rFonts w:ascii="Calibri Light" w:hAnsi="Calibri Light"/>
                          <w:b/>
                          <w:i/>
                          <w:iCs/>
                          <w:sz w:val="28"/>
                          <w:szCs w:val="28"/>
                        </w:rPr>
                        <w:t>Statement of copyright</w:t>
                      </w:r>
                    </w:p>
                    <w:p w14:paraId="295EBF1D" w14:textId="77777777" w:rsidR="00935197" w:rsidRDefault="00935197">
                      <w:pPr>
                        <w:jc w:val="center"/>
                        <w:rPr>
                          <w:rFonts w:ascii="Calibri Light" w:hAnsi="Calibri Light"/>
                          <w:b/>
                          <w:i/>
                          <w:iCs/>
                          <w:sz w:val="28"/>
                          <w:szCs w:val="28"/>
                        </w:rPr>
                      </w:pPr>
                    </w:p>
                    <w:p w14:paraId="295EBF1E" w14:textId="77777777" w:rsidR="00935197" w:rsidRDefault="00935197">
                      <w:r>
                        <w:t xml:space="preserve">This PEPPOL Business Interoperability Specification (BIS) document is based on the CEN CWA prepared by the BII workshop specified in the Introduction below. </w:t>
                      </w:r>
                    </w:p>
                    <w:p w14:paraId="295EBF1F" w14:textId="77777777" w:rsidR="00935197" w:rsidRDefault="00935197">
                      <w:r>
                        <w:t>The original CEN CWA document contains the following copyright notice which still applies:</w:t>
                      </w:r>
                    </w:p>
                    <w:tbl>
                      <w:tblPr>
                        <w:tblStyle w:val="TableNormal1"/>
                        <w:tblW w:w="0" w:type="auto"/>
                        <w:tblInd w:w="720" w:type="dxa"/>
                        <w:tblBorders>
                          <w:top w:val="none" w:sz="4" w:space="0" w:color="000000"/>
                          <w:left w:val="none" w:sz="4" w:space="0" w:color="000000"/>
                          <w:bottom w:val="none" w:sz="4" w:space="0" w:color="000000"/>
                          <w:right w:val="none" w:sz="4" w:space="0" w:color="000000"/>
                          <w:insideH w:val="none" w:sz="4" w:space="0" w:color="auto"/>
                          <w:insideV w:val="none" w:sz="4" w:space="0" w:color="auto"/>
                        </w:tblBorders>
                        <w:tblLook w:val="04A0" w:firstRow="1" w:lastRow="0" w:firstColumn="1" w:lastColumn="0" w:noHBand="0" w:noVBand="1"/>
                      </w:tblPr>
                      <w:tblGrid>
                        <w:gridCol w:w="6825"/>
                      </w:tblGrid>
                      <w:tr w:rsidR="00935197" w14:paraId="295EBF21" w14:textId="77777777">
                        <w:trPr>
                          <w:trHeight w:val="75"/>
                        </w:trPr>
                        <w:tc>
                          <w:tcPr>
                            <w:tcW w:w="8170" w:type="dxa"/>
                          </w:tcPr>
                          <w:p w14:paraId="295EBF20" w14:textId="77777777" w:rsidR="00935197" w:rsidRDefault="00935197">
                            <w:pPr>
                              <w:rPr>
                                <w:rFonts w:ascii="Arial" w:hAnsi="Arial" w:cs="Arial"/>
                                <w:color w:val="000000"/>
                                <w:sz w:val="16"/>
                              </w:rPr>
                            </w:pPr>
                            <w:r>
                              <w:rPr>
                                <w:rFonts w:ascii="Arial" w:hAnsi="Arial" w:cs="Arial"/>
                                <w:color w:val="000000"/>
                                <w:sz w:val="16"/>
                              </w:rPr>
                              <w:t>© 2012 CEN All rights of exploitation in any form and by any means reserved worldwide for CEN national Members.</w:t>
                            </w:r>
                          </w:p>
                        </w:tc>
                      </w:tr>
                    </w:tbl>
                    <w:p w14:paraId="295EBF22" w14:textId="77777777" w:rsidR="00935197" w:rsidRDefault="00935197"/>
                    <w:p w14:paraId="295EBF23" w14:textId="77777777" w:rsidR="00935197" w:rsidRDefault="00935197">
                      <w:r>
                        <w:t>The CEN CWA documents and profiles prepared by the BII workshop are not specific to a business area. Subject to agreement with CEN, customizations have been made by PEPPOL to establish the PEPPOL BIS, detailing and adding further guidance on the use of BII profiles.</w:t>
                      </w:r>
                    </w:p>
                    <w:p w14:paraId="295EBF24" w14:textId="77777777" w:rsidR="00935197" w:rsidRDefault="00935197">
                      <w:r>
                        <w:t>OpenPEPPOL AISBL holds the copyright in the customizations made to the original document. The customizations appear from the corresponding conformance statement which is attached to this document. For the purpose of national implementations, customizations covered by the conformance statement may be further refined and detailed by PEPPOL Authorities and/or other entities authorized by OpenPEPPOL AISBL, provided that interoperability with PEPPOL BIS is ensured.</w:t>
                      </w:r>
                    </w:p>
                    <w:p w14:paraId="295EBF25" w14:textId="77777777" w:rsidR="00935197" w:rsidRDefault="00935197">
                      <w:r>
                        <w:t xml:space="preserve">This PEPPOL BIS document may not be modified, re-distributed, sold or repackaged in any other way without the prior consent of CEN and/or OpenPEPPOL AISBL. </w:t>
                      </w:r>
                    </w:p>
                    <w:p w14:paraId="295EBF26" w14:textId="77777777" w:rsidR="00935197" w:rsidRDefault="00935197">
                      <w:pPr>
                        <w:jc w:val="center"/>
                        <w:rPr>
                          <w:rFonts w:ascii="Calibri Light" w:hAnsi="Calibri Light"/>
                          <w:i/>
                          <w:iCs/>
                        </w:rPr>
                      </w:pPr>
                    </w:p>
                  </w:txbxContent>
                </v:textbox>
                <w10:wrap type="square" anchorx="margin" anchory="margin"/>
              </v:roundrect>
            </w:pict>
          </mc:Fallback>
        </mc:AlternateContent>
      </w:r>
    </w:p>
    <w:p w14:paraId="295EB97B" w14:textId="77777777" w:rsidR="00093540" w:rsidRDefault="00093540">
      <w:pPr>
        <w:sectPr w:rsidR="00093540" w:rsidSect="00BB5466">
          <w:headerReference w:type="default" r:id="rId11"/>
          <w:footerReference w:type="default" r:id="rId12"/>
          <w:pgSz w:w="11920" w:h="16840"/>
          <w:pgMar w:top="1440" w:right="1080" w:bottom="1440" w:left="1080" w:header="708" w:footer="700" w:gutter="0"/>
          <w:cols w:space="708"/>
          <w:titlePg/>
          <w:docGrid w:linePitch="360"/>
        </w:sectPr>
      </w:pPr>
    </w:p>
    <w:p w14:paraId="295EB97C" w14:textId="77777777" w:rsidR="00093540" w:rsidRDefault="00A045BC">
      <w:pPr>
        <w:tabs>
          <w:tab w:val="left" w:pos="4170"/>
        </w:tabs>
        <w:rPr>
          <w:b/>
          <w:sz w:val="28"/>
          <w:szCs w:val="28"/>
        </w:rPr>
      </w:pPr>
      <w:r>
        <w:rPr>
          <w:b/>
          <w:sz w:val="28"/>
          <w:szCs w:val="28"/>
        </w:rPr>
        <w:lastRenderedPageBreak/>
        <w:t>Table of Contents</w:t>
      </w:r>
    </w:p>
    <w:p w14:paraId="3183F7A9" w14:textId="0EDF9328" w:rsidR="00EE3376" w:rsidRDefault="00A045BC">
      <w:pPr>
        <w:pStyle w:val="Verzeichnis1"/>
        <w:rPr>
          <w:rFonts w:asciiTheme="minorHAnsi" w:eastAsiaTheme="minorEastAsia" w:hAnsiTheme="minorHAnsi" w:cstheme="minorBidi"/>
          <w:b w:val="0"/>
          <w:bCs w:val="0"/>
          <w:caps w:val="0"/>
          <w:noProof/>
          <w:kern w:val="2"/>
          <w:sz w:val="24"/>
          <w:szCs w:val="24"/>
          <w:lang w:val="de-DE" w:eastAsia="de-DE"/>
          <w14:ligatures w14:val="standardContextual"/>
        </w:rPr>
      </w:pPr>
      <w:r>
        <w:fldChar w:fldCharType="begin"/>
      </w:r>
      <w:r>
        <w:instrText xml:space="preserve"> TOC \o "1-3" \h \z \u </w:instrText>
      </w:r>
      <w:r>
        <w:fldChar w:fldCharType="separate"/>
      </w:r>
      <w:hyperlink w:anchor="_Toc162022344" w:history="1">
        <w:r w:rsidR="00EE3376" w:rsidRPr="00FC7A6E">
          <w:rPr>
            <w:rStyle w:val="Hyperlink"/>
            <w:rFonts w:eastAsia="Arial"/>
            <w:noProof/>
          </w:rPr>
          <w:t>1</w:t>
        </w:r>
        <w:r w:rsidR="00EE3376">
          <w:rPr>
            <w:rFonts w:asciiTheme="minorHAnsi" w:eastAsiaTheme="minorEastAsia" w:hAnsiTheme="minorHAnsi" w:cstheme="minorBidi"/>
            <w:b w:val="0"/>
            <w:bCs w:val="0"/>
            <w:caps w:val="0"/>
            <w:noProof/>
            <w:kern w:val="2"/>
            <w:sz w:val="24"/>
            <w:szCs w:val="24"/>
            <w:lang w:val="de-DE" w:eastAsia="de-DE"/>
            <w14:ligatures w14:val="standardContextual"/>
          </w:rPr>
          <w:tab/>
        </w:r>
        <w:r w:rsidR="00EE3376" w:rsidRPr="00FC7A6E">
          <w:rPr>
            <w:rStyle w:val="Hyperlink"/>
            <w:rFonts w:eastAsia="Arial"/>
            <w:noProof/>
          </w:rPr>
          <w:t>Introduction</w:t>
        </w:r>
        <w:r w:rsidR="00EE3376">
          <w:rPr>
            <w:noProof/>
            <w:webHidden/>
          </w:rPr>
          <w:tab/>
        </w:r>
        <w:r w:rsidR="00EE3376">
          <w:rPr>
            <w:noProof/>
            <w:webHidden/>
          </w:rPr>
          <w:fldChar w:fldCharType="begin"/>
        </w:r>
        <w:r w:rsidR="00EE3376">
          <w:rPr>
            <w:noProof/>
            <w:webHidden/>
          </w:rPr>
          <w:instrText xml:space="preserve"> PAGEREF _Toc162022344 \h </w:instrText>
        </w:r>
        <w:r w:rsidR="00EE3376">
          <w:rPr>
            <w:noProof/>
            <w:webHidden/>
          </w:rPr>
        </w:r>
        <w:r w:rsidR="00EE3376">
          <w:rPr>
            <w:noProof/>
            <w:webHidden/>
          </w:rPr>
          <w:fldChar w:fldCharType="separate"/>
        </w:r>
        <w:r w:rsidR="00EE3376">
          <w:rPr>
            <w:noProof/>
            <w:webHidden/>
          </w:rPr>
          <w:t>7</w:t>
        </w:r>
        <w:r w:rsidR="00EE3376">
          <w:rPr>
            <w:noProof/>
            <w:webHidden/>
          </w:rPr>
          <w:fldChar w:fldCharType="end"/>
        </w:r>
      </w:hyperlink>
    </w:p>
    <w:p w14:paraId="2EC0EEC1" w14:textId="1725C0A5" w:rsidR="00EE3376" w:rsidRDefault="00000000">
      <w:pPr>
        <w:pStyle w:val="Verzeichnis1"/>
        <w:rPr>
          <w:rFonts w:asciiTheme="minorHAnsi" w:eastAsiaTheme="minorEastAsia" w:hAnsiTheme="minorHAnsi" w:cstheme="minorBidi"/>
          <w:b w:val="0"/>
          <w:bCs w:val="0"/>
          <w:caps w:val="0"/>
          <w:noProof/>
          <w:kern w:val="2"/>
          <w:sz w:val="24"/>
          <w:szCs w:val="24"/>
          <w:lang w:val="de-DE" w:eastAsia="de-DE"/>
          <w14:ligatures w14:val="standardContextual"/>
        </w:rPr>
      </w:pPr>
      <w:hyperlink w:anchor="_Toc162022345" w:history="1">
        <w:r w:rsidR="00EE3376" w:rsidRPr="00FC7A6E">
          <w:rPr>
            <w:rStyle w:val="Hyperlink"/>
            <w:rFonts w:eastAsia="Arial"/>
            <w:noProof/>
            <w:lang w:val="de-DE"/>
          </w:rPr>
          <w:t>2</w:t>
        </w:r>
        <w:r w:rsidR="00EE3376">
          <w:rPr>
            <w:rFonts w:asciiTheme="minorHAnsi" w:eastAsiaTheme="minorEastAsia" w:hAnsiTheme="minorHAnsi" w:cstheme="minorBidi"/>
            <w:b w:val="0"/>
            <w:bCs w:val="0"/>
            <w:caps w:val="0"/>
            <w:noProof/>
            <w:kern w:val="2"/>
            <w:sz w:val="24"/>
            <w:szCs w:val="24"/>
            <w:lang w:val="de-DE" w:eastAsia="de-DE"/>
            <w14:ligatures w14:val="standardContextual"/>
          </w:rPr>
          <w:tab/>
        </w:r>
        <w:r w:rsidR="00EE3376" w:rsidRPr="00FC7A6E">
          <w:rPr>
            <w:rStyle w:val="Hyperlink"/>
            <w:rFonts w:eastAsia="Arial"/>
            <w:noProof/>
            <w:lang w:val="de-DE"/>
          </w:rPr>
          <w:t>Scope</w:t>
        </w:r>
        <w:r w:rsidR="00EE3376">
          <w:rPr>
            <w:noProof/>
            <w:webHidden/>
          </w:rPr>
          <w:tab/>
        </w:r>
        <w:r w:rsidR="00EE3376">
          <w:rPr>
            <w:noProof/>
            <w:webHidden/>
          </w:rPr>
          <w:fldChar w:fldCharType="begin"/>
        </w:r>
        <w:r w:rsidR="00EE3376">
          <w:rPr>
            <w:noProof/>
            <w:webHidden/>
          </w:rPr>
          <w:instrText xml:space="preserve"> PAGEREF _Toc162022345 \h </w:instrText>
        </w:r>
        <w:r w:rsidR="00EE3376">
          <w:rPr>
            <w:noProof/>
            <w:webHidden/>
          </w:rPr>
        </w:r>
        <w:r w:rsidR="00EE3376">
          <w:rPr>
            <w:noProof/>
            <w:webHidden/>
          </w:rPr>
          <w:fldChar w:fldCharType="separate"/>
        </w:r>
        <w:r w:rsidR="00EE3376">
          <w:rPr>
            <w:noProof/>
            <w:webHidden/>
          </w:rPr>
          <w:t>8</w:t>
        </w:r>
        <w:r w:rsidR="00EE3376">
          <w:rPr>
            <w:noProof/>
            <w:webHidden/>
          </w:rPr>
          <w:fldChar w:fldCharType="end"/>
        </w:r>
      </w:hyperlink>
    </w:p>
    <w:p w14:paraId="3A942C38" w14:textId="79DBFBC9"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46" w:history="1">
        <w:r w:rsidR="00EE3376" w:rsidRPr="00FC7A6E">
          <w:rPr>
            <w:rStyle w:val="Hyperlink"/>
            <w:rFonts w:eastAsia="Arial"/>
            <w:noProof/>
          </w:rPr>
          <w:t>2.1</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spacing w:val="-5"/>
          </w:rPr>
          <w:t>A</w:t>
        </w:r>
        <w:r w:rsidR="00EE3376" w:rsidRPr="00FC7A6E">
          <w:rPr>
            <w:rStyle w:val="Hyperlink"/>
            <w:rFonts w:eastAsia="Arial"/>
            <w:noProof/>
            <w:spacing w:val="2"/>
          </w:rPr>
          <w:t>u</w:t>
        </w:r>
        <w:r w:rsidR="00EE3376" w:rsidRPr="00FC7A6E">
          <w:rPr>
            <w:rStyle w:val="Hyperlink"/>
            <w:rFonts w:eastAsia="Arial"/>
            <w:noProof/>
          </w:rPr>
          <w:t>di</w:t>
        </w:r>
        <w:r w:rsidR="00EE3376" w:rsidRPr="00FC7A6E">
          <w:rPr>
            <w:rStyle w:val="Hyperlink"/>
            <w:rFonts w:eastAsia="Arial"/>
            <w:noProof/>
            <w:spacing w:val="1"/>
          </w:rPr>
          <w:t>e</w:t>
        </w:r>
        <w:r w:rsidR="00EE3376" w:rsidRPr="00FC7A6E">
          <w:rPr>
            <w:rStyle w:val="Hyperlink"/>
            <w:rFonts w:eastAsia="Arial"/>
            <w:noProof/>
          </w:rPr>
          <w:t>nce</w:t>
        </w:r>
        <w:r w:rsidR="00EE3376">
          <w:rPr>
            <w:noProof/>
            <w:webHidden/>
          </w:rPr>
          <w:tab/>
        </w:r>
        <w:r w:rsidR="00EE3376">
          <w:rPr>
            <w:noProof/>
            <w:webHidden/>
          </w:rPr>
          <w:fldChar w:fldCharType="begin"/>
        </w:r>
        <w:r w:rsidR="00EE3376">
          <w:rPr>
            <w:noProof/>
            <w:webHidden/>
          </w:rPr>
          <w:instrText xml:space="preserve"> PAGEREF _Toc162022346 \h </w:instrText>
        </w:r>
        <w:r w:rsidR="00EE3376">
          <w:rPr>
            <w:noProof/>
            <w:webHidden/>
          </w:rPr>
        </w:r>
        <w:r w:rsidR="00EE3376">
          <w:rPr>
            <w:noProof/>
            <w:webHidden/>
          </w:rPr>
          <w:fldChar w:fldCharType="separate"/>
        </w:r>
        <w:r w:rsidR="00EE3376">
          <w:rPr>
            <w:noProof/>
            <w:webHidden/>
          </w:rPr>
          <w:t>8</w:t>
        </w:r>
        <w:r w:rsidR="00EE3376">
          <w:rPr>
            <w:noProof/>
            <w:webHidden/>
          </w:rPr>
          <w:fldChar w:fldCharType="end"/>
        </w:r>
      </w:hyperlink>
    </w:p>
    <w:p w14:paraId="61712C78" w14:textId="7C0359E6"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47" w:history="1">
        <w:r w:rsidR="00EE3376" w:rsidRPr="00FC7A6E">
          <w:rPr>
            <w:rStyle w:val="Hyperlink"/>
            <w:rFonts w:eastAsia="Arial"/>
            <w:noProof/>
            <w:lang w:val="en-GB"/>
          </w:rPr>
          <w:t>2.2</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lang w:val="en-GB"/>
          </w:rPr>
          <w:t>Procedures handled with this guideline</w:t>
        </w:r>
        <w:r w:rsidR="00EE3376">
          <w:rPr>
            <w:noProof/>
            <w:webHidden/>
          </w:rPr>
          <w:tab/>
        </w:r>
        <w:r w:rsidR="00EE3376">
          <w:rPr>
            <w:noProof/>
            <w:webHidden/>
          </w:rPr>
          <w:fldChar w:fldCharType="begin"/>
        </w:r>
        <w:r w:rsidR="00EE3376">
          <w:rPr>
            <w:noProof/>
            <w:webHidden/>
          </w:rPr>
          <w:instrText xml:space="preserve"> PAGEREF _Toc162022347 \h </w:instrText>
        </w:r>
        <w:r w:rsidR="00EE3376">
          <w:rPr>
            <w:noProof/>
            <w:webHidden/>
          </w:rPr>
        </w:r>
        <w:r w:rsidR="00EE3376">
          <w:rPr>
            <w:noProof/>
            <w:webHidden/>
          </w:rPr>
          <w:fldChar w:fldCharType="separate"/>
        </w:r>
        <w:r w:rsidR="00EE3376">
          <w:rPr>
            <w:noProof/>
            <w:webHidden/>
          </w:rPr>
          <w:t>8</w:t>
        </w:r>
        <w:r w:rsidR="00EE3376">
          <w:rPr>
            <w:noProof/>
            <w:webHidden/>
          </w:rPr>
          <w:fldChar w:fldCharType="end"/>
        </w:r>
      </w:hyperlink>
    </w:p>
    <w:p w14:paraId="4DC3E66A" w14:textId="1EA87910"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48" w:history="1">
        <w:r w:rsidR="00EE3376" w:rsidRPr="00FC7A6E">
          <w:rPr>
            <w:rStyle w:val="Hyperlink"/>
            <w:rFonts w:eastAsia="Arial"/>
            <w:noProof/>
            <w:lang w:val="en-GB"/>
          </w:rPr>
          <w:t>2.3</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lang w:val="en-GB"/>
          </w:rPr>
          <w:t>Peppol specifications in scope of the Notification &amp; Two-Stage Procedures Guideline</w:t>
        </w:r>
        <w:r w:rsidR="00EE3376">
          <w:rPr>
            <w:noProof/>
            <w:webHidden/>
          </w:rPr>
          <w:tab/>
        </w:r>
        <w:r w:rsidR="00EE3376">
          <w:rPr>
            <w:noProof/>
            <w:webHidden/>
          </w:rPr>
          <w:fldChar w:fldCharType="begin"/>
        </w:r>
        <w:r w:rsidR="00EE3376">
          <w:rPr>
            <w:noProof/>
            <w:webHidden/>
          </w:rPr>
          <w:instrText xml:space="preserve"> PAGEREF _Toc162022348 \h </w:instrText>
        </w:r>
        <w:r w:rsidR="00EE3376">
          <w:rPr>
            <w:noProof/>
            <w:webHidden/>
          </w:rPr>
        </w:r>
        <w:r w:rsidR="00EE3376">
          <w:rPr>
            <w:noProof/>
            <w:webHidden/>
          </w:rPr>
          <w:fldChar w:fldCharType="separate"/>
        </w:r>
        <w:r w:rsidR="00EE3376">
          <w:rPr>
            <w:noProof/>
            <w:webHidden/>
          </w:rPr>
          <w:t>8</w:t>
        </w:r>
        <w:r w:rsidR="00EE3376">
          <w:rPr>
            <w:noProof/>
            <w:webHidden/>
          </w:rPr>
          <w:fldChar w:fldCharType="end"/>
        </w:r>
      </w:hyperlink>
    </w:p>
    <w:p w14:paraId="6F6B3CC8" w14:textId="713F5FF3"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49" w:history="1">
        <w:r w:rsidR="00EE3376" w:rsidRPr="00FC7A6E">
          <w:rPr>
            <w:rStyle w:val="Hyperlink"/>
            <w:rFonts w:eastAsia="Arial"/>
            <w:noProof/>
            <w:lang w:val="en-GB"/>
          </w:rPr>
          <w:t>2.4</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lang w:val="en-GB"/>
          </w:rPr>
          <w:t>Goals of the Notification &amp; Two-Stage Procedures Guideline</w:t>
        </w:r>
        <w:r w:rsidR="00EE3376">
          <w:rPr>
            <w:noProof/>
            <w:webHidden/>
          </w:rPr>
          <w:tab/>
        </w:r>
        <w:r w:rsidR="00EE3376">
          <w:rPr>
            <w:noProof/>
            <w:webHidden/>
          </w:rPr>
          <w:fldChar w:fldCharType="begin"/>
        </w:r>
        <w:r w:rsidR="00EE3376">
          <w:rPr>
            <w:noProof/>
            <w:webHidden/>
          </w:rPr>
          <w:instrText xml:space="preserve"> PAGEREF _Toc162022349 \h </w:instrText>
        </w:r>
        <w:r w:rsidR="00EE3376">
          <w:rPr>
            <w:noProof/>
            <w:webHidden/>
          </w:rPr>
        </w:r>
        <w:r w:rsidR="00EE3376">
          <w:rPr>
            <w:noProof/>
            <w:webHidden/>
          </w:rPr>
          <w:fldChar w:fldCharType="separate"/>
        </w:r>
        <w:r w:rsidR="00EE3376">
          <w:rPr>
            <w:noProof/>
            <w:webHidden/>
          </w:rPr>
          <w:t>10</w:t>
        </w:r>
        <w:r w:rsidR="00EE3376">
          <w:rPr>
            <w:noProof/>
            <w:webHidden/>
          </w:rPr>
          <w:fldChar w:fldCharType="end"/>
        </w:r>
      </w:hyperlink>
    </w:p>
    <w:p w14:paraId="0007C16B" w14:textId="6E7FC0F9" w:rsidR="00EE3376" w:rsidRDefault="00000000">
      <w:pPr>
        <w:pStyle w:val="Verzeichnis1"/>
        <w:rPr>
          <w:rFonts w:asciiTheme="minorHAnsi" w:eastAsiaTheme="minorEastAsia" w:hAnsiTheme="minorHAnsi" w:cstheme="minorBidi"/>
          <w:b w:val="0"/>
          <w:bCs w:val="0"/>
          <w:caps w:val="0"/>
          <w:noProof/>
          <w:kern w:val="2"/>
          <w:sz w:val="24"/>
          <w:szCs w:val="24"/>
          <w:lang w:val="de-DE" w:eastAsia="de-DE"/>
          <w14:ligatures w14:val="standardContextual"/>
        </w:rPr>
      </w:pPr>
      <w:hyperlink w:anchor="_Toc162022350" w:history="1">
        <w:r w:rsidR="00EE3376" w:rsidRPr="00FC7A6E">
          <w:rPr>
            <w:rStyle w:val="Hyperlink"/>
            <w:rFonts w:eastAsia="Arial"/>
            <w:noProof/>
            <w:lang w:val="en-GB"/>
          </w:rPr>
          <w:t>3</w:t>
        </w:r>
        <w:r w:rsidR="00EE3376">
          <w:rPr>
            <w:rFonts w:asciiTheme="minorHAnsi" w:eastAsiaTheme="minorEastAsia" w:hAnsiTheme="minorHAnsi" w:cstheme="minorBidi"/>
            <w:b w:val="0"/>
            <w:bCs w:val="0"/>
            <w:caps w:val="0"/>
            <w:noProof/>
            <w:kern w:val="2"/>
            <w:sz w:val="24"/>
            <w:szCs w:val="24"/>
            <w:lang w:val="de-DE" w:eastAsia="de-DE"/>
            <w14:ligatures w14:val="standardContextual"/>
          </w:rPr>
          <w:tab/>
        </w:r>
        <w:r w:rsidR="00EE3376" w:rsidRPr="00FC7A6E">
          <w:rPr>
            <w:rStyle w:val="Hyperlink"/>
            <w:rFonts w:eastAsia="Arial"/>
            <w:noProof/>
            <w:lang w:val="en-GB"/>
          </w:rPr>
          <w:t>Business Environment</w:t>
        </w:r>
        <w:r w:rsidR="00EE3376">
          <w:rPr>
            <w:noProof/>
            <w:webHidden/>
          </w:rPr>
          <w:tab/>
        </w:r>
        <w:r w:rsidR="00EE3376">
          <w:rPr>
            <w:noProof/>
            <w:webHidden/>
          </w:rPr>
          <w:fldChar w:fldCharType="begin"/>
        </w:r>
        <w:r w:rsidR="00EE3376">
          <w:rPr>
            <w:noProof/>
            <w:webHidden/>
          </w:rPr>
          <w:instrText xml:space="preserve"> PAGEREF _Toc162022350 \h </w:instrText>
        </w:r>
        <w:r w:rsidR="00EE3376">
          <w:rPr>
            <w:noProof/>
            <w:webHidden/>
          </w:rPr>
        </w:r>
        <w:r w:rsidR="00EE3376">
          <w:rPr>
            <w:noProof/>
            <w:webHidden/>
          </w:rPr>
          <w:fldChar w:fldCharType="separate"/>
        </w:r>
        <w:r w:rsidR="00EE3376">
          <w:rPr>
            <w:noProof/>
            <w:webHidden/>
          </w:rPr>
          <w:t>11</w:t>
        </w:r>
        <w:r w:rsidR="00EE3376">
          <w:rPr>
            <w:noProof/>
            <w:webHidden/>
          </w:rPr>
          <w:fldChar w:fldCharType="end"/>
        </w:r>
      </w:hyperlink>
    </w:p>
    <w:p w14:paraId="4493C39E" w14:textId="001DF066"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51" w:history="1">
        <w:r w:rsidR="00EE3376" w:rsidRPr="00FC7A6E">
          <w:rPr>
            <w:rStyle w:val="Hyperlink"/>
            <w:rFonts w:eastAsia="Arial"/>
            <w:noProof/>
            <w:lang w:val="en-GB"/>
          </w:rPr>
          <w:t>3.1</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lang w:val="en-GB"/>
          </w:rPr>
          <w:t>Notification procedures in scope of this guideline</w:t>
        </w:r>
        <w:r w:rsidR="00EE3376">
          <w:rPr>
            <w:noProof/>
            <w:webHidden/>
          </w:rPr>
          <w:tab/>
        </w:r>
        <w:r w:rsidR="00EE3376">
          <w:rPr>
            <w:noProof/>
            <w:webHidden/>
          </w:rPr>
          <w:fldChar w:fldCharType="begin"/>
        </w:r>
        <w:r w:rsidR="00EE3376">
          <w:rPr>
            <w:noProof/>
            <w:webHidden/>
          </w:rPr>
          <w:instrText xml:space="preserve"> PAGEREF _Toc162022351 \h </w:instrText>
        </w:r>
        <w:r w:rsidR="00EE3376">
          <w:rPr>
            <w:noProof/>
            <w:webHidden/>
          </w:rPr>
        </w:r>
        <w:r w:rsidR="00EE3376">
          <w:rPr>
            <w:noProof/>
            <w:webHidden/>
          </w:rPr>
          <w:fldChar w:fldCharType="separate"/>
        </w:r>
        <w:r w:rsidR="00EE3376">
          <w:rPr>
            <w:noProof/>
            <w:webHidden/>
          </w:rPr>
          <w:t>11</w:t>
        </w:r>
        <w:r w:rsidR="00EE3376">
          <w:rPr>
            <w:noProof/>
            <w:webHidden/>
          </w:rPr>
          <w:fldChar w:fldCharType="end"/>
        </w:r>
      </w:hyperlink>
    </w:p>
    <w:p w14:paraId="73C46282" w14:textId="19B1C6D6"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52" w:history="1">
        <w:r w:rsidR="00EE3376" w:rsidRPr="00FC7A6E">
          <w:rPr>
            <w:rStyle w:val="Hyperlink"/>
            <w:rFonts w:eastAsia="Arial"/>
            <w:noProof/>
            <w:lang w:val="en-GB"/>
          </w:rPr>
          <w:t>3.2</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lang w:val="en-GB"/>
          </w:rPr>
          <w:t>Tendering procedures in scope of this guideline</w:t>
        </w:r>
        <w:r w:rsidR="00EE3376">
          <w:rPr>
            <w:noProof/>
            <w:webHidden/>
          </w:rPr>
          <w:tab/>
        </w:r>
        <w:r w:rsidR="00EE3376">
          <w:rPr>
            <w:noProof/>
            <w:webHidden/>
          </w:rPr>
          <w:fldChar w:fldCharType="begin"/>
        </w:r>
        <w:r w:rsidR="00EE3376">
          <w:rPr>
            <w:noProof/>
            <w:webHidden/>
          </w:rPr>
          <w:instrText xml:space="preserve"> PAGEREF _Toc162022352 \h </w:instrText>
        </w:r>
        <w:r w:rsidR="00EE3376">
          <w:rPr>
            <w:noProof/>
            <w:webHidden/>
          </w:rPr>
        </w:r>
        <w:r w:rsidR="00EE3376">
          <w:rPr>
            <w:noProof/>
            <w:webHidden/>
          </w:rPr>
          <w:fldChar w:fldCharType="separate"/>
        </w:r>
        <w:r w:rsidR="00EE3376">
          <w:rPr>
            <w:noProof/>
            <w:webHidden/>
          </w:rPr>
          <w:t>12</w:t>
        </w:r>
        <w:r w:rsidR="00EE3376">
          <w:rPr>
            <w:noProof/>
            <w:webHidden/>
          </w:rPr>
          <w:fldChar w:fldCharType="end"/>
        </w:r>
      </w:hyperlink>
    </w:p>
    <w:p w14:paraId="50040219" w14:textId="387C3C62"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53" w:history="1">
        <w:r w:rsidR="00EE3376" w:rsidRPr="00FC7A6E">
          <w:rPr>
            <w:rStyle w:val="Hyperlink"/>
            <w:rFonts w:eastAsia="Arial"/>
            <w:noProof/>
            <w:lang w:val="en-GB"/>
          </w:rPr>
          <w:t>3.3</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lang w:val="en-GB"/>
          </w:rPr>
          <w:t>Process control mechanisms in scope of this guideline</w:t>
        </w:r>
        <w:r w:rsidR="00EE3376">
          <w:rPr>
            <w:noProof/>
            <w:webHidden/>
          </w:rPr>
          <w:tab/>
        </w:r>
        <w:r w:rsidR="00EE3376">
          <w:rPr>
            <w:noProof/>
            <w:webHidden/>
          </w:rPr>
          <w:fldChar w:fldCharType="begin"/>
        </w:r>
        <w:r w:rsidR="00EE3376">
          <w:rPr>
            <w:noProof/>
            <w:webHidden/>
          </w:rPr>
          <w:instrText xml:space="preserve"> PAGEREF _Toc162022353 \h </w:instrText>
        </w:r>
        <w:r w:rsidR="00EE3376">
          <w:rPr>
            <w:noProof/>
            <w:webHidden/>
          </w:rPr>
        </w:r>
        <w:r w:rsidR="00EE3376">
          <w:rPr>
            <w:noProof/>
            <w:webHidden/>
          </w:rPr>
          <w:fldChar w:fldCharType="separate"/>
        </w:r>
        <w:r w:rsidR="00EE3376">
          <w:rPr>
            <w:noProof/>
            <w:webHidden/>
          </w:rPr>
          <w:t>14</w:t>
        </w:r>
        <w:r w:rsidR="00EE3376">
          <w:rPr>
            <w:noProof/>
            <w:webHidden/>
          </w:rPr>
          <w:fldChar w:fldCharType="end"/>
        </w:r>
      </w:hyperlink>
    </w:p>
    <w:p w14:paraId="44D15013" w14:textId="530A8532" w:rsidR="00EE3376" w:rsidRDefault="00000000">
      <w:pPr>
        <w:pStyle w:val="Verzeichnis1"/>
        <w:rPr>
          <w:rFonts w:asciiTheme="minorHAnsi" w:eastAsiaTheme="minorEastAsia" w:hAnsiTheme="minorHAnsi" w:cstheme="minorBidi"/>
          <w:b w:val="0"/>
          <w:bCs w:val="0"/>
          <w:caps w:val="0"/>
          <w:noProof/>
          <w:kern w:val="2"/>
          <w:sz w:val="24"/>
          <w:szCs w:val="24"/>
          <w:lang w:val="de-DE" w:eastAsia="de-DE"/>
          <w14:ligatures w14:val="standardContextual"/>
        </w:rPr>
      </w:pPr>
      <w:hyperlink w:anchor="_Toc162022354" w:history="1">
        <w:r w:rsidR="00EE3376" w:rsidRPr="00FC7A6E">
          <w:rPr>
            <w:rStyle w:val="Hyperlink"/>
            <w:rFonts w:eastAsia="Arial"/>
            <w:noProof/>
          </w:rPr>
          <w:t>4</w:t>
        </w:r>
        <w:r w:rsidR="00EE3376">
          <w:rPr>
            <w:rFonts w:asciiTheme="minorHAnsi" w:eastAsiaTheme="minorEastAsia" w:hAnsiTheme="minorHAnsi" w:cstheme="minorBidi"/>
            <w:b w:val="0"/>
            <w:bCs w:val="0"/>
            <w:caps w:val="0"/>
            <w:noProof/>
            <w:kern w:val="2"/>
            <w:sz w:val="24"/>
            <w:szCs w:val="24"/>
            <w:lang w:val="de-DE" w:eastAsia="de-DE"/>
            <w14:ligatures w14:val="standardContextual"/>
          </w:rPr>
          <w:tab/>
        </w:r>
        <w:r w:rsidR="00EE3376" w:rsidRPr="00FC7A6E">
          <w:rPr>
            <w:rStyle w:val="Hyperlink"/>
            <w:rFonts w:eastAsia="Arial"/>
            <w:noProof/>
          </w:rPr>
          <w:t>Business Requirements</w:t>
        </w:r>
        <w:r w:rsidR="00EE3376">
          <w:rPr>
            <w:noProof/>
            <w:webHidden/>
          </w:rPr>
          <w:tab/>
        </w:r>
        <w:r w:rsidR="00EE3376">
          <w:rPr>
            <w:noProof/>
            <w:webHidden/>
          </w:rPr>
          <w:fldChar w:fldCharType="begin"/>
        </w:r>
        <w:r w:rsidR="00EE3376">
          <w:rPr>
            <w:noProof/>
            <w:webHidden/>
          </w:rPr>
          <w:instrText xml:space="preserve"> PAGEREF _Toc162022354 \h </w:instrText>
        </w:r>
        <w:r w:rsidR="00EE3376">
          <w:rPr>
            <w:noProof/>
            <w:webHidden/>
          </w:rPr>
        </w:r>
        <w:r w:rsidR="00EE3376">
          <w:rPr>
            <w:noProof/>
            <w:webHidden/>
          </w:rPr>
          <w:fldChar w:fldCharType="separate"/>
        </w:r>
        <w:r w:rsidR="00EE3376">
          <w:rPr>
            <w:noProof/>
            <w:webHidden/>
          </w:rPr>
          <w:t>16</w:t>
        </w:r>
        <w:r w:rsidR="00EE3376">
          <w:rPr>
            <w:noProof/>
            <w:webHidden/>
          </w:rPr>
          <w:fldChar w:fldCharType="end"/>
        </w:r>
      </w:hyperlink>
    </w:p>
    <w:p w14:paraId="2CF9BE52" w14:textId="300782A8"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55" w:history="1">
        <w:r w:rsidR="00EE3376" w:rsidRPr="00FC7A6E">
          <w:rPr>
            <w:rStyle w:val="Hyperlink"/>
            <w:rFonts w:eastAsia="Arial"/>
            <w:noProof/>
            <w:lang w:val="en-GB"/>
          </w:rPr>
          <w:t>4.1</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lang w:val="en-GB"/>
          </w:rPr>
          <w:t>High level business requirements</w:t>
        </w:r>
        <w:r w:rsidR="00EE3376">
          <w:rPr>
            <w:noProof/>
            <w:webHidden/>
          </w:rPr>
          <w:tab/>
        </w:r>
        <w:r w:rsidR="00EE3376">
          <w:rPr>
            <w:noProof/>
            <w:webHidden/>
          </w:rPr>
          <w:fldChar w:fldCharType="begin"/>
        </w:r>
        <w:r w:rsidR="00EE3376">
          <w:rPr>
            <w:noProof/>
            <w:webHidden/>
          </w:rPr>
          <w:instrText xml:space="preserve"> PAGEREF _Toc162022355 \h </w:instrText>
        </w:r>
        <w:r w:rsidR="00EE3376">
          <w:rPr>
            <w:noProof/>
            <w:webHidden/>
          </w:rPr>
        </w:r>
        <w:r w:rsidR="00EE3376">
          <w:rPr>
            <w:noProof/>
            <w:webHidden/>
          </w:rPr>
          <w:fldChar w:fldCharType="separate"/>
        </w:r>
        <w:r w:rsidR="00EE3376">
          <w:rPr>
            <w:noProof/>
            <w:webHidden/>
          </w:rPr>
          <w:t>16</w:t>
        </w:r>
        <w:r w:rsidR="00EE3376">
          <w:rPr>
            <w:noProof/>
            <w:webHidden/>
          </w:rPr>
          <w:fldChar w:fldCharType="end"/>
        </w:r>
      </w:hyperlink>
    </w:p>
    <w:p w14:paraId="04072C54" w14:textId="19066CEC"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56" w:history="1">
        <w:r w:rsidR="00EE3376" w:rsidRPr="00FC7A6E">
          <w:rPr>
            <w:rStyle w:val="Hyperlink"/>
            <w:rFonts w:eastAsia="Arial"/>
            <w:noProof/>
            <w:lang w:val="en-GB"/>
          </w:rPr>
          <w:t>4.2</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lang w:val="en-GB"/>
          </w:rPr>
          <w:t>Key examples</w:t>
        </w:r>
        <w:r w:rsidR="00EE3376">
          <w:rPr>
            <w:noProof/>
            <w:webHidden/>
          </w:rPr>
          <w:tab/>
        </w:r>
        <w:r w:rsidR="00EE3376">
          <w:rPr>
            <w:noProof/>
            <w:webHidden/>
          </w:rPr>
          <w:fldChar w:fldCharType="begin"/>
        </w:r>
        <w:r w:rsidR="00EE3376">
          <w:rPr>
            <w:noProof/>
            <w:webHidden/>
          </w:rPr>
          <w:instrText xml:space="preserve"> PAGEREF _Toc162022356 \h </w:instrText>
        </w:r>
        <w:r w:rsidR="00EE3376">
          <w:rPr>
            <w:noProof/>
            <w:webHidden/>
          </w:rPr>
        </w:r>
        <w:r w:rsidR="00EE3376">
          <w:rPr>
            <w:noProof/>
            <w:webHidden/>
          </w:rPr>
          <w:fldChar w:fldCharType="separate"/>
        </w:r>
        <w:r w:rsidR="00EE3376">
          <w:rPr>
            <w:noProof/>
            <w:webHidden/>
          </w:rPr>
          <w:t>17</w:t>
        </w:r>
        <w:r w:rsidR="00EE3376">
          <w:rPr>
            <w:noProof/>
            <w:webHidden/>
          </w:rPr>
          <w:fldChar w:fldCharType="end"/>
        </w:r>
      </w:hyperlink>
    </w:p>
    <w:p w14:paraId="223C5282" w14:textId="025172FF"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57" w:history="1">
        <w:r w:rsidR="00EE3376" w:rsidRPr="00FC7A6E">
          <w:rPr>
            <w:rStyle w:val="Hyperlink"/>
            <w:rFonts w:eastAsia="Arial"/>
            <w:noProof/>
          </w:rPr>
          <w:t>4.2.1</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Key example: Notification</w:t>
        </w:r>
        <w:r w:rsidR="00EE3376">
          <w:rPr>
            <w:noProof/>
            <w:webHidden/>
          </w:rPr>
          <w:tab/>
        </w:r>
        <w:r w:rsidR="00EE3376">
          <w:rPr>
            <w:noProof/>
            <w:webHidden/>
          </w:rPr>
          <w:fldChar w:fldCharType="begin"/>
        </w:r>
        <w:r w:rsidR="00EE3376">
          <w:rPr>
            <w:noProof/>
            <w:webHidden/>
          </w:rPr>
          <w:instrText xml:space="preserve"> PAGEREF _Toc162022357 \h </w:instrText>
        </w:r>
        <w:r w:rsidR="00EE3376">
          <w:rPr>
            <w:noProof/>
            <w:webHidden/>
          </w:rPr>
        </w:r>
        <w:r w:rsidR="00EE3376">
          <w:rPr>
            <w:noProof/>
            <w:webHidden/>
          </w:rPr>
          <w:fldChar w:fldCharType="separate"/>
        </w:r>
        <w:r w:rsidR="00EE3376">
          <w:rPr>
            <w:noProof/>
            <w:webHidden/>
          </w:rPr>
          <w:t>17</w:t>
        </w:r>
        <w:r w:rsidR="00EE3376">
          <w:rPr>
            <w:noProof/>
            <w:webHidden/>
          </w:rPr>
          <w:fldChar w:fldCharType="end"/>
        </w:r>
      </w:hyperlink>
    </w:p>
    <w:p w14:paraId="7F35FD58" w14:textId="7F90062E"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58" w:history="1">
        <w:r w:rsidR="00EE3376" w:rsidRPr="00FC7A6E">
          <w:rPr>
            <w:rStyle w:val="Hyperlink"/>
            <w:rFonts w:eastAsia="Arial"/>
            <w:noProof/>
          </w:rPr>
          <w:t>4.2.2</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Key example: Restricted Procedure</w:t>
        </w:r>
        <w:r w:rsidR="00EE3376">
          <w:rPr>
            <w:noProof/>
            <w:webHidden/>
          </w:rPr>
          <w:tab/>
        </w:r>
        <w:r w:rsidR="00EE3376">
          <w:rPr>
            <w:noProof/>
            <w:webHidden/>
          </w:rPr>
          <w:fldChar w:fldCharType="begin"/>
        </w:r>
        <w:r w:rsidR="00EE3376">
          <w:rPr>
            <w:noProof/>
            <w:webHidden/>
          </w:rPr>
          <w:instrText xml:space="preserve"> PAGEREF _Toc162022358 \h </w:instrText>
        </w:r>
        <w:r w:rsidR="00EE3376">
          <w:rPr>
            <w:noProof/>
            <w:webHidden/>
          </w:rPr>
        </w:r>
        <w:r w:rsidR="00EE3376">
          <w:rPr>
            <w:noProof/>
            <w:webHidden/>
          </w:rPr>
          <w:fldChar w:fldCharType="separate"/>
        </w:r>
        <w:r w:rsidR="00EE3376">
          <w:rPr>
            <w:noProof/>
            <w:webHidden/>
          </w:rPr>
          <w:t>19</w:t>
        </w:r>
        <w:r w:rsidR="00EE3376">
          <w:rPr>
            <w:noProof/>
            <w:webHidden/>
          </w:rPr>
          <w:fldChar w:fldCharType="end"/>
        </w:r>
      </w:hyperlink>
    </w:p>
    <w:p w14:paraId="55451B0B" w14:textId="46D4B166" w:rsidR="00EE3376" w:rsidRDefault="00000000">
      <w:pPr>
        <w:pStyle w:val="Verzeichnis1"/>
        <w:rPr>
          <w:rFonts w:asciiTheme="minorHAnsi" w:eastAsiaTheme="minorEastAsia" w:hAnsiTheme="minorHAnsi" w:cstheme="minorBidi"/>
          <w:b w:val="0"/>
          <w:bCs w:val="0"/>
          <w:caps w:val="0"/>
          <w:noProof/>
          <w:kern w:val="2"/>
          <w:sz w:val="24"/>
          <w:szCs w:val="24"/>
          <w:lang w:val="de-DE" w:eastAsia="de-DE"/>
          <w14:ligatures w14:val="standardContextual"/>
        </w:rPr>
      </w:pPr>
      <w:hyperlink w:anchor="_Toc162022359" w:history="1">
        <w:r w:rsidR="00EE3376" w:rsidRPr="00FC7A6E">
          <w:rPr>
            <w:rStyle w:val="Hyperlink"/>
            <w:rFonts w:eastAsia="Arial"/>
            <w:noProof/>
          </w:rPr>
          <w:t>5</w:t>
        </w:r>
        <w:r w:rsidR="00EE3376">
          <w:rPr>
            <w:rFonts w:asciiTheme="minorHAnsi" w:eastAsiaTheme="minorEastAsia" w:hAnsiTheme="minorHAnsi" w:cstheme="minorBidi"/>
            <w:b w:val="0"/>
            <w:bCs w:val="0"/>
            <w:caps w:val="0"/>
            <w:noProof/>
            <w:kern w:val="2"/>
            <w:sz w:val="24"/>
            <w:szCs w:val="24"/>
            <w:lang w:val="de-DE" w:eastAsia="de-DE"/>
            <w14:ligatures w14:val="standardContextual"/>
          </w:rPr>
          <w:tab/>
        </w:r>
        <w:r w:rsidR="00EE3376" w:rsidRPr="00FC7A6E">
          <w:rPr>
            <w:rStyle w:val="Hyperlink"/>
            <w:rFonts w:eastAsia="Arial"/>
            <w:noProof/>
          </w:rPr>
          <w:t>Two-Stage Procedures – Actors, Roles and Use Cases</w:t>
        </w:r>
        <w:r w:rsidR="00EE3376">
          <w:rPr>
            <w:noProof/>
            <w:webHidden/>
          </w:rPr>
          <w:tab/>
        </w:r>
        <w:r w:rsidR="00EE3376">
          <w:rPr>
            <w:noProof/>
            <w:webHidden/>
          </w:rPr>
          <w:fldChar w:fldCharType="begin"/>
        </w:r>
        <w:r w:rsidR="00EE3376">
          <w:rPr>
            <w:noProof/>
            <w:webHidden/>
          </w:rPr>
          <w:instrText xml:space="preserve"> PAGEREF _Toc162022359 \h </w:instrText>
        </w:r>
        <w:r w:rsidR="00EE3376">
          <w:rPr>
            <w:noProof/>
            <w:webHidden/>
          </w:rPr>
        </w:r>
        <w:r w:rsidR="00EE3376">
          <w:rPr>
            <w:noProof/>
            <w:webHidden/>
          </w:rPr>
          <w:fldChar w:fldCharType="separate"/>
        </w:r>
        <w:r w:rsidR="00EE3376">
          <w:rPr>
            <w:noProof/>
            <w:webHidden/>
          </w:rPr>
          <w:t>24</w:t>
        </w:r>
        <w:r w:rsidR="00EE3376">
          <w:rPr>
            <w:noProof/>
            <w:webHidden/>
          </w:rPr>
          <w:fldChar w:fldCharType="end"/>
        </w:r>
      </w:hyperlink>
    </w:p>
    <w:p w14:paraId="572B5B6C" w14:textId="01466F5E"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60" w:history="1">
        <w:r w:rsidR="00EE3376" w:rsidRPr="00FC7A6E">
          <w:rPr>
            <w:rStyle w:val="Hyperlink"/>
            <w:rFonts w:eastAsia="Arial"/>
            <w:noProof/>
          </w:rPr>
          <w:t>5.1</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Actors and Roles</w:t>
        </w:r>
        <w:r w:rsidR="00EE3376">
          <w:rPr>
            <w:noProof/>
            <w:webHidden/>
          </w:rPr>
          <w:tab/>
        </w:r>
        <w:r w:rsidR="00EE3376">
          <w:rPr>
            <w:noProof/>
            <w:webHidden/>
          </w:rPr>
          <w:fldChar w:fldCharType="begin"/>
        </w:r>
        <w:r w:rsidR="00EE3376">
          <w:rPr>
            <w:noProof/>
            <w:webHidden/>
          </w:rPr>
          <w:instrText xml:space="preserve"> PAGEREF _Toc162022360 \h </w:instrText>
        </w:r>
        <w:r w:rsidR="00EE3376">
          <w:rPr>
            <w:noProof/>
            <w:webHidden/>
          </w:rPr>
        </w:r>
        <w:r w:rsidR="00EE3376">
          <w:rPr>
            <w:noProof/>
            <w:webHidden/>
          </w:rPr>
          <w:fldChar w:fldCharType="separate"/>
        </w:r>
        <w:r w:rsidR="00EE3376">
          <w:rPr>
            <w:noProof/>
            <w:webHidden/>
          </w:rPr>
          <w:t>24</w:t>
        </w:r>
        <w:r w:rsidR="00EE3376">
          <w:rPr>
            <w:noProof/>
            <w:webHidden/>
          </w:rPr>
          <w:fldChar w:fldCharType="end"/>
        </w:r>
      </w:hyperlink>
    </w:p>
    <w:p w14:paraId="355F23B0" w14:textId="110EE663"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61" w:history="1">
        <w:r w:rsidR="00EE3376" w:rsidRPr="00FC7A6E">
          <w:rPr>
            <w:rStyle w:val="Hyperlink"/>
            <w:rFonts w:eastAsia="Arial"/>
            <w:noProof/>
          </w:rPr>
          <w:t>5.2</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Two-Stage Procedure Use Cases</w:t>
        </w:r>
        <w:r w:rsidR="00EE3376">
          <w:rPr>
            <w:noProof/>
            <w:webHidden/>
          </w:rPr>
          <w:tab/>
        </w:r>
        <w:r w:rsidR="00EE3376">
          <w:rPr>
            <w:noProof/>
            <w:webHidden/>
          </w:rPr>
          <w:fldChar w:fldCharType="begin"/>
        </w:r>
        <w:r w:rsidR="00EE3376">
          <w:rPr>
            <w:noProof/>
            <w:webHidden/>
          </w:rPr>
          <w:instrText xml:space="preserve"> PAGEREF _Toc162022361 \h </w:instrText>
        </w:r>
        <w:r w:rsidR="00EE3376">
          <w:rPr>
            <w:noProof/>
            <w:webHidden/>
          </w:rPr>
        </w:r>
        <w:r w:rsidR="00EE3376">
          <w:rPr>
            <w:noProof/>
            <w:webHidden/>
          </w:rPr>
          <w:fldChar w:fldCharType="separate"/>
        </w:r>
        <w:r w:rsidR="00EE3376">
          <w:rPr>
            <w:noProof/>
            <w:webHidden/>
          </w:rPr>
          <w:t>25</w:t>
        </w:r>
        <w:r w:rsidR="00EE3376">
          <w:rPr>
            <w:noProof/>
            <w:webHidden/>
          </w:rPr>
          <w:fldChar w:fldCharType="end"/>
        </w:r>
      </w:hyperlink>
    </w:p>
    <w:p w14:paraId="1DE8EE88" w14:textId="679B7438"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62" w:history="1">
        <w:r w:rsidR="00EE3376" w:rsidRPr="00FC7A6E">
          <w:rPr>
            <w:rStyle w:val="Hyperlink"/>
            <w:rFonts w:eastAsia="Arial"/>
            <w:noProof/>
          </w:rPr>
          <w:t>5.2.1</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Pre-Award Procurement Phases and Use Cases</w:t>
        </w:r>
        <w:r w:rsidR="00EE3376">
          <w:rPr>
            <w:noProof/>
            <w:webHidden/>
          </w:rPr>
          <w:tab/>
        </w:r>
        <w:r w:rsidR="00EE3376">
          <w:rPr>
            <w:noProof/>
            <w:webHidden/>
          </w:rPr>
          <w:fldChar w:fldCharType="begin"/>
        </w:r>
        <w:r w:rsidR="00EE3376">
          <w:rPr>
            <w:noProof/>
            <w:webHidden/>
          </w:rPr>
          <w:instrText xml:space="preserve"> PAGEREF _Toc162022362 \h </w:instrText>
        </w:r>
        <w:r w:rsidR="00EE3376">
          <w:rPr>
            <w:noProof/>
            <w:webHidden/>
          </w:rPr>
        </w:r>
        <w:r w:rsidR="00EE3376">
          <w:rPr>
            <w:noProof/>
            <w:webHidden/>
          </w:rPr>
          <w:fldChar w:fldCharType="separate"/>
        </w:r>
        <w:r w:rsidR="00EE3376">
          <w:rPr>
            <w:noProof/>
            <w:webHidden/>
          </w:rPr>
          <w:t>25</w:t>
        </w:r>
        <w:r w:rsidR="00EE3376">
          <w:rPr>
            <w:noProof/>
            <w:webHidden/>
          </w:rPr>
          <w:fldChar w:fldCharType="end"/>
        </w:r>
      </w:hyperlink>
    </w:p>
    <w:p w14:paraId="0C1397D9" w14:textId="44555EDD"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63" w:history="1">
        <w:r w:rsidR="00EE3376" w:rsidRPr="00FC7A6E">
          <w:rPr>
            <w:rStyle w:val="Hyperlink"/>
            <w:rFonts w:eastAsia="Arial"/>
            <w:noProof/>
          </w:rPr>
          <w:t>5.2.2</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Mapping of Use Cases to Pre-Award Procedures</w:t>
        </w:r>
        <w:r w:rsidR="00EE3376">
          <w:rPr>
            <w:noProof/>
            <w:webHidden/>
          </w:rPr>
          <w:tab/>
        </w:r>
        <w:r w:rsidR="00EE3376">
          <w:rPr>
            <w:noProof/>
            <w:webHidden/>
          </w:rPr>
          <w:fldChar w:fldCharType="begin"/>
        </w:r>
        <w:r w:rsidR="00EE3376">
          <w:rPr>
            <w:noProof/>
            <w:webHidden/>
          </w:rPr>
          <w:instrText xml:space="preserve"> PAGEREF _Toc162022363 \h </w:instrText>
        </w:r>
        <w:r w:rsidR="00EE3376">
          <w:rPr>
            <w:noProof/>
            <w:webHidden/>
          </w:rPr>
        </w:r>
        <w:r w:rsidR="00EE3376">
          <w:rPr>
            <w:noProof/>
            <w:webHidden/>
          </w:rPr>
          <w:fldChar w:fldCharType="separate"/>
        </w:r>
        <w:r w:rsidR="00EE3376">
          <w:rPr>
            <w:noProof/>
            <w:webHidden/>
          </w:rPr>
          <w:t>26</w:t>
        </w:r>
        <w:r w:rsidR="00EE3376">
          <w:rPr>
            <w:noProof/>
            <w:webHidden/>
          </w:rPr>
          <w:fldChar w:fldCharType="end"/>
        </w:r>
      </w:hyperlink>
    </w:p>
    <w:p w14:paraId="66B51B66" w14:textId="73BD4F57" w:rsidR="00EE3376" w:rsidRDefault="00000000">
      <w:pPr>
        <w:pStyle w:val="Verzeichnis1"/>
        <w:rPr>
          <w:rFonts w:asciiTheme="minorHAnsi" w:eastAsiaTheme="minorEastAsia" w:hAnsiTheme="minorHAnsi" w:cstheme="minorBidi"/>
          <w:b w:val="0"/>
          <w:bCs w:val="0"/>
          <w:caps w:val="0"/>
          <w:noProof/>
          <w:kern w:val="2"/>
          <w:sz w:val="24"/>
          <w:szCs w:val="24"/>
          <w:lang w:val="de-DE" w:eastAsia="de-DE"/>
          <w14:ligatures w14:val="standardContextual"/>
        </w:rPr>
      </w:pPr>
      <w:hyperlink w:anchor="_Toc162022364" w:history="1">
        <w:r w:rsidR="00EE3376" w:rsidRPr="00FC7A6E">
          <w:rPr>
            <w:rStyle w:val="Hyperlink"/>
            <w:rFonts w:eastAsia="Arial"/>
            <w:noProof/>
          </w:rPr>
          <w:t>6</w:t>
        </w:r>
        <w:r w:rsidR="00EE3376">
          <w:rPr>
            <w:rFonts w:asciiTheme="minorHAnsi" w:eastAsiaTheme="minorEastAsia" w:hAnsiTheme="minorHAnsi" w:cstheme="minorBidi"/>
            <w:b w:val="0"/>
            <w:bCs w:val="0"/>
            <w:caps w:val="0"/>
            <w:noProof/>
            <w:kern w:val="2"/>
            <w:sz w:val="24"/>
            <w:szCs w:val="24"/>
            <w:lang w:val="de-DE" w:eastAsia="de-DE"/>
            <w14:ligatures w14:val="standardContextual"/>
          </w:rPr>
          <w:tab/>
        </w:r>
        <w:r w:rsidR="00EE3376" w:rsidRPr="00FC7A6E">
          <w:rPr>
            <w:rStyle w:val="Hyperlink"/>
            <w:rFonts w:eastAsia="Arial"/>
            <w:noProof/>
          </w:rPr>
          <w:t>Notification &amp; Restricted Procedure Business Process</w:t>
        </w:r>
        <w:r w:rsidR="00EE3376">
          <w:rPr>
            <w:noProof/>
            <w:webHidden/>
          </w:rPr>
          <w:tab/>
        </w:r>
        <w:r w:rsidR="00EE3376">
          <w:rPr>
            <w:noProof/>
            <w:webHidden/>
          </w:rPr>
          <w:fldChar w:fldCharType="begin"/>
        </w:r>
        <w:r w:rsidR="00EE3376">
          <w:rPr>
            <w:noProof/>
            <w:webHidden/>
          </w:rPr>
          <w:instrText xml:space="preserve"> PAGEREF _Toc162022364 \h </w:instrText>
        </w:r>
        <w:r w:rsidR="00EE3376">
          <w:rPr>
            <w:noProof/>
            <w:webHidden/>
          </w:rPr>
        </w:r>
        <w:r w:rsidR="00EE3376">
          <w:rPr>
            <w:noProof/>
            <w:webHidden/>
          </w:rPr>
          <w:fldChar w:fldCharType="separate"/>
        </w:r>
        <w:r w:rsidR="00EE3376">
          <w:rPr>
            <w:noProof/>
            <w:webHidden/>
          </w:rPr>
          <w:t>27</w:t>
        </w:r>
        <w:r w:rsidR="00EE3376">
          <w:rPr>
            <w:noProof/>
            <w:webHidden/>
          </w:rPr>
          <w:fldChar w:fldCharType="end"/>
        </w:r>
      </w:hyperlink>
    </w:p>
    <w:p w14:paraId="4CE90167" w14:textId="2003A9D0"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65" w:history="1">
        <w:r w:rsidR="00EE3376" w:rsidRPr="00FC7A6E">
          <w:rPr>
            <w:rStyle w:val="Hyperlink"/>
            <w:rFonts w:eastAsia="Arial"/>
            <w:noProof/>
          </w:rPr>
          <w:t>6.1</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Legal Framework</w:t>
        </w:r>
        <w:r w:rsidR="00EE3376">
          <w:rPr>
            <w:noProof/>
            <w:webHidden/>
          </w:rPr>
          <w:tab/>
        </w:r>
        <w:r w:rsidR="00EE3376">
          <w:rPr>
            <w:noProof/>
            <w:webHidden/>
          </w:rPr>
          <w:fldChar w:fldCharType="begin"/>
        </w:r>
        <w:r w:rsidR="00EE3376">
          <w:rPr>
            <w:noProof/>
            <w:webHidden/>
          </w:rPr>
          <w:instrText xml:space="preserve"> PAGEREF _Toc162022365 \h </w:instrText>
        </w:r>
        <w:r w:rsidR="00EE3376">
          <w:rPr>
            <w:noProof/>
            <w:webHidden/>
          </w:rPr>
        </w:r>
        <w:r w:rsidR="00EE3376">
          <w:rPr>
            <w:noProof/>
            <w:webHidden/>
          </w:rPr>
          <w:fldChar w:fldCharType="separate"/>
        </w:r>
        <w:r w:rsidR="00EE3376">
          <w:rPr>
            <w:noProof/>
            <w:webHidden/>
          </w:rPr>
          <w:t>27</w:t>
        </w:r>
        <w:r w:rsidR="00EE3376">
          <w:rPr>
            <w:noProof/>
            <w:webHidden/>
          </w:rPr>
          <w:fldChar w:fldCharType="end"/>
        </w:r>
      </w:hyperlink>
    </w:p>
    <w:p w14:paraId="21E7B518" w14:textId="295CC813"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66" w:history="1">
        <w:r w:rsidR="00EE3376" w:rsidRPr="00FC7A6E">
          <w:rPr>
            <w:rStyle w:val="Hyperlink"/>
            <w:rFonts w:eastAsia="Arial"/>
            <w:noProof/>
          </w:rPr>
          <w:t>6.2</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Process description</w:t>
        </w:r>
        <w:r w:rsidR="00EE3376">
          <w:rPr>
            <w:noProof/>
            <w:webHidden/>
          </w:rPr>
          <w:tab/>
        </w:r>
        <w:r w:rsidR="00EE3376">
          <w:rPr>
            <w:noProof/>
            <w:webHidden/>
          </w:rPr>
          <w:fldChar w:fldCharType="begin"/>
        </w:r>
        <w:r w:rsidR="00EE3376">
          <w:rPr>
            <w:noProof/>
            <w:webHidden/>
          </w:rPr>
          <w:instrText xml:space="preserve"> PAGEREF _Toc162022366 \h </w:instrText>
        </w:r>
        <w:r w:rsidR="00EE3376">
          <w:rPr>
            <w:noProof/>
            <w:webHidden/>
          </w:rPr>
        </w:r>
        <w:r w:rsidR="00EE3376">
          <w:rPr>
            <w:noProof/>
            <w:webHidden/>
          </w:rPr>
          <w:fldChar w:fldCharType="separate"/>
        </w:r>
        <w:r w:rsidR="00EE3376">
          <w:rPr>
            <w:noProof/>
            <w:webHidden/>
          </w:rPr>
          <w:t>27</w:t>
        </w:r>
        <w:r w:rsidR="00EE3376">
          <w:rPr>
            <w:noProof/>
            <w:webHidden/>
          </w:rPr>
          <w:fldChar w:fldCharType="end"/>
        </w:r>
      </w:hyperlink>
    </w:p>
    <w:p w14:paraId="511B2A0B" w14:textId="1A09B99E"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67" w:history="1">
        <w:r w:rsidR="00EE3376" w:rsidRPr="00FC7A6E">
          <w:rPr>
            <w:rStyle w:val="Hyperlink"/>
            <w:rFonts w:eastAsia="Arial"/>
            <w:noProof/>
          </w:rPr>
          <w:t>6.3</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Process Map: Notification &amp; Restricted Procedure</w:t>
        </w:r>
        <w:r w:rsidR="00EE3376">
          <w:rPr>
            <w:noProof/>
            <w:webHidden/>
          </w:rPr>
          <w:tab/>
        </w:r>
        <w:r w:rsidR="00EE3376">
          <w:rPr>
            <w:noProof/>
            <w:webHidden/>
          </w:rPr>
          <w:fldChar w:fldCharType="begin"/>
        </w:r>
        <w:r w:rsidR="00EE3376">
          <w:rPr>
            <w:noProof/>
            <w:webHidden/>
          </w:rPr>
          <w:instrText xml:space="preserve"> PAGEREF _Toc162022367 \h </w:instrText>
        </w:r>
        <w:r w:rsidR="00EE3376">
          <w:rPr>
            <w:noProof/>
            <w:webHidden/>
          </w:rPr>
        </w:r>
        <w:r w:rsidR="00EE3376">
          <w:rPr>
            <w:noProof/>
            <w:webHidden/>
          </w:rPr>
          <w:fldChar w:fldCharType="separate"/>
        </w:r>
        <w:r w:rsidR="00EE3376">
          <w:rPr>
            <w:noProof/>
            <w:webHidden/>
          </w:rPr>
          <w:t>28</w:t>
        </w:r>
        <w:r w:rsidR="00EE3376">
          <w:rPr>
            <w:noProof/>
            <w:webHidden/>
          </w:rPr>
          <w:fldChar w:fldCharType="end"/>
        </w:r>
      </w:hyperlink>
    </w:p>
    <w:p w14:paraId="1A28B70C" w14:textId="11BAF46D"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68" w:history="1">
        <w:r w:rsidR="00EE3376" w:rsidRPr="00FC7A6E">
          <w:rPr>
            <w:rStyle w:val="Hyperlink"/>
            <w:rFonts w:eastAsia="Arial"/>
            <w:noProof/>
          </w:rPr>
          <w:t>6.4</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Process: Notification</w:t>
        </w:r>
        <w:r w:rsidR="00EE3376">
          <w:rPr>
            <w:noProof/>
            <w:webHidden/>
          </w:rPr>
          <w:tab/>
        </w:r>
        <w:r w:rsidR="00EE3376">
          <w:rPr>
            <w:noProof/>
            <w:webHidden/>
          </w:rPr>
          <w:fldChar w:fldCharType="begin"/>
        </w:r>
        <w:r w:rsidR="00EE3376">
          <w:rPr>
            <w:noProof/>
            <w:webHidden/>
          </w:rPr>
          <w:instrText xml:space="preserve"> PAGEREF _Toc162022368 \h </w:instrText>
        </w:r>
        <w:r w:rsidR="00EE3376">
          <w:rPr>
            <w:noProof/>
            <w:webHidden/>
          </w:rPr>
        </w:r>
        <w:r w:rsidR="00EE3376">
          <w:rPr>
            <w:noProof/>
            <w:webHidden/>
          </w:rPr>
          <w:fldChar w:fldCharType="separate"/>
        </w:r>
        <w:r w:rsidR="00EE3376">
          <w:rPr>
            <w:noProof/>
            <w:webHidden/>
          </w:rPr>
          <w:t>31</w:t>
        </w:r>
        <w:r w:rsidR="00EE3376">
          <w:rPr>
            <w:noProof/>
            <w:webHidden/>
          </w:rPr>
          <w:fldChar w:fldCharType="end"/>
        </w:r>
      </w:hyperlink>
    </w:p>
    <w:p w14:paraId="2703130A" w14:textId="13588B3C"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69" w:history="1">
        <w:r w:rsidR="00EE3376" w:rsidRPr="00FC7A6E">
          <w:rPr>
            <w:rStyle w:val="Hyperlink"/>
            <w:rFonts w:eastAsia="Arial"/>
            <w:noProof/>
          </w:rPr>
          <w:t>6.5</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Process: Procurement Document Access</w:t>
        </w:r>
        <w:r w:rsidR="00EE3376">
          <w:rPr>
            <w:noProof/>
            <w:webHidden/>
          </w:rPr>
          <w:tab/>
        </w:r>
        <w:r w:rsidR="00EE3376">
          <w:rPr>
            <w:noProof/>
            <w:webHidden/>
          </w:rPr>
          <w:fldChar w:fldCharType="begin"/>
        </w:r>
        <w:r w:rsidR="00EE3376">
          <w:rPr>
            <w:noProof/>
            <w:webHidden/>
          </w:rPr>
          <w:instrText xml:space="preserve"> PAGEREF _Toc162022369 \h </w:instrText>
        </w:r>
        <w:r w:rsidR="00EE3376">
          <w:rPr>
            <w:noProof/>
            <w:webHidden/>
          </w:rPr>
        </w:r>
        <w:r w:rsidR="00EE3376">
          <w:rPr>
            <w:noProof/>
            <w:webHidden/>
          </w:rPr>
          <w:fldChar w:fldCharType="separate"/>
        </w:r>
        <w:r w:rsidR="00EE3376">
          <w:rPr>
            <w:noProof/>
            <w:webHidden/>
          </w:rPr>
          <w:t>32</w:t>
        </w:r>
        <w:r w:rsidR="00EE3376">
          <w:rPr>
            <w:noProof/>
            <w:webHidden/>
          </w:rPr>
          <w:fldChar w:fldCharType="end"/>
        </w:r>
      </w:hyperlink>
    </w:p>
    <w:p w14:paraId="3BFE2BA4" w14:textId="745B0CD0"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70" w:history="1">
        <w:r w:rsidR="00EE3376" w:rsidRPr="00FC7A6E">
          <w:rPr>
            <w:rStyle w:val="Hyperlink"/>
            <w:rFonts w:eastAsia="Arial"/>
            <w:noProof/>
          </w:rPr>
          <w:t>6.5.1</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Additional note: T021 - Unsubscribe from Procedure</w:t>
        </w:r>
        <w:r w:rsidR="00EE3376">
          <w:rPr>
            <w:noProof/>
            <w:webHidden/>
          </w:rPr>
          <w:tab/>
        </w:r>
        <w:r w:rsidR="00EE3376">
          <w:rPr>
            <w:noProof/>
            <w:webHidden/>
          </w:rPr>
          <w:fldChar w:fldCharType="begin"/>
        </w:r>
        <w:r w:rsidR="00EE3376">
          <w:rPr>
            <w:noProof/>
            <w:webHidden/>
          </w:rPr>
          <w:instrText xml:space="preserve"> PAGEREF _Toc162022370 \h </w:instrText>
        </w:r>
        <w:r w:rsidR="00EE3376">
          <w:rPr>
            <w:noProof/>
            <w:webHidden/>
          </w:rPr>
        </w:r>
        <w:r w:rsidR="00EE3376">
          <w:rPr>
            <w:noProof/>
            <w:webHidden/>
          </w:rPr>
          <w:fldChar w:fldCharType="separate"/>
        </w:r>
        <w:r w:rsidR="00EE3376">
          <w:rPr>
            <w:noProof/>
            <w:webHidden/>
          </w:rPr>
          <w:t>33</w:t>
        </w:r>
        <w:r w:rsidR="00EE3376">
          <w:rPr>
            <w:noProof/>
            <w:webHidden/>
          </w:rPr>
          <w:fldChar w:fldCharType="end"/>
        </w:r>
      </w:hyperlink>
    </w:p>
    <w:p w14:paraId="20DD1795" w14:textId="04B64552"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71" w:history="1">
        <w:r w:rsidR="00EE3376" w:rsidRPr="00FC7A6E">
          <w:rPr>
            <w:rStyle w:val="Hyperlink"/>
            <w:rFonts w:eastAsia="Arial"/>
            <w:noProof/>
          </w:rPr>
          <w:t>6.5.2</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Additional note: T003 - Tender Status update</w:t>
        </w:r>
        <w:r w:rsidR="00EE3376">
          <w:rPr>
            <w:noProof/>
            <w:webHidden/>
          </w:rPr>
          <w:tab/>
        </w:r>
        <w:r w:rsidR="00EE3376">
          <w:rPr>
            <w:noProof/>
            <w:webHidden/>
          </w:rPr>
          <w:fldChar w:fldCharType="begin"/>
        </w:r>
        <w:r w:rsidR="00EE3376">
          <w:rPr>
            <w:noProof/>
            <w:webHidden/>
          </w:rPr>
          <w:instrText xml:space="preserve"> PAGEREF _Toc162022371 \h </w:instrText>
        </w:r>
        <w:r w:rsidR="00EE3376">
          <w:rPr>
            <w:noProof/>
            <w:webHidden/>
          </w:rPr>
        </w:r>
        <w:r w:rsidR="00EE3376">
          <w:rPr>
            <w:noProof/>
            <w:webHidden/>
          </w:rPr>
          <w:fldChar w:fldCharType="separate"/>
        </w:r>
        <w:r w:rsidR="00EE3376">
          <w:rPr>
            <w:noProof/>
            <w:webHidden/>
          </w:rPr>
          <w:t>33</w:t>
        </w:r>
        <w:r w:rsidR="00EE3376">
          <w:rPr>
            <w:noProof/>
            <w:webHidden/>
          </w:rPr>
          <w:fldChar w:fldCharType="end"/>
        </w:r>
      </w:hyperlink>
    </w:p>
    <w:p w14:paraId="5CDE8346" w14:textId="29FA61AB"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72" w:history="1">
        <w:r w:rsidR="00EE3376" w:rsidRPr="00FC7A6E">
          <w:rPr>
            <w:rStyle w:val="Hyperlink"/>
            <w:rFonts w:eastAsia="Arial"/>
            <w:noProof/>
          </w:rPr>
          <w:t>6.5.3</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Additional note: T007 - Tendering Questions</w:t>
        </w:r>
        <w:r w:rsidR="00EE3376">
          <w:rPr>
            <w:noProof/>
            <w:webHidden/>
          </w:rPr>
          <w:tab/>
        </w:r>
        <w:r w:rsidR="00EE3376">
          <w:rPr>
            <w:noProof/>
            <w:webHidden/>
          </w:rPr>
          <w:fldChar w:fldCharType="begin"/>
        </w:r>
        <w:r w:rsidR="00EE3376">
          <w:rPr>
            <w:noProof/>
            <w:webHidden/>
          </w:rPr>
          <w:instrText xml:space="preserve"> PAGEREF _Toc162022372 \h </w:instrText>
        </w:r>
        <w:r w:rsidR="00EE3376">
          <w:rPr>
            <w:noProof/>
            <w:webHidden/>
          </w:rPr>
        </w:r>
        <w:r w:rsidR="00EE3376">
          <w:rPr>
            <w:noProof/>
            <w:webHidden/>
          </w:rPr>
          <w:fldChar w:fldCharType="separate"/>
        </w:r>
        <w:r w:rsidR="00EE3376">
          <w:rPr>
            <w:noProof/>
            <w:webHidden/>
          </w:rPr>
          <w:t>33</w:t>
        </w:r>
        <w:r w:rsidR="00EE3376">
          <w:rPr>
            <w:noProof/>
            <w:webHidden/>
          </w:rPr>
          <w:fldChar w:fldCharType="end"/>
        </w:r>
      </w:hyperlink>
    </w:p>
    <w:p w14:paraId="5F5EED98" w14:textId="4A36A001"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73" w:history="1">
        <w:r w:rsidR="00EE3376" w:rsidRPr="00FC7A6E">
          <w:rPr>
            <w:rStyle w:val="Hyperlink"/>
            <w:rFonts w:eastAsia="Arial"/>
            <w:noProof/>
          </w:rPr>
          <w:t>6.6</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Process: Qualification</w:t>
        </w:r>
        <w:r w:rsidR="00EE3376">
          <w:rPr>
            <w:noProof/>
            <w:webHidden/>
          </w:rPr>
          <w:tab/>
        </w:r>
        <w:r w:rsidR="00EE3376">
          <w:rPr>
            <w:noProof/>
            <w:webHidden/>
          </w:rPr>
          <w:fldChar w:fldCharType="begin"/>
        </w:r>
        <w:r w:rsidR="00EE3376">
          <w:rPr>
            <w:noProof/>
            <w:webHidden/>
          </w:rPr>
          <w:instrText xml:space="preserve"> PAGEREF _Toc162022373 \h </w:instrText>
        </w:r>
        <w:r w:rsidR="00EE3376">
          <w:rPr>
            <w:noProof/>
            <w:webHidden/>
          </w:rPr>
        </w:r>
        <w:r w:rsidR="00EE3376">
          <w:rPr>
            <w:noProof/>
            <w:webHidden/>
          </w:rPr>
          <w:fldChar w:fldCharType="separate"/>
        </w:r>
        <w:r w:rsidR="00EE3376">
          <w:rPr>
            <w:noProof/>
            <w:webHidden/>
          </w:rPr>
          <w:t>34</w:t>
        </w:r>
        <w:r w:rsidR="00EE3376">
          <w:rPr>
            <w:noProof/>
            <w:webHidden/>
          </w:rPr>
          <w:fldChar w:fldCharType="end"/>
        </w:r>
      </w:hyperlink>
    </w:p>
    <w:p w14:paraId="57CDBFE7" w14:textId="64D9EA93"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74" w:history="1">
        <w:r w:rsidR="00EE3376" w:rsidRPr="00FC7A6E">
          <w:rPr>
            <w:rStyle w:val="Hyperlink"/>
            <w:rFonts w:eastAsia="Arial"/>
            <w:noProof/>
          </w:rPr>
          <w:t>6.7</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Process: Invitation to Tender</w:t>
        </w:r>
        <w:r w:rsidR="00EE3376">
          <w:rPr>
            <w:noProof/>
            <w:webHidden/>
          </w:rPr>
          <w:tab/>
        </w:r>
        <w:r w:rsidR="00EE3376">
          <w:rPr>
            <w:noProof/>
            <w:webHidden/>
          </w:rPr>
          <w:fldChar w:fldCharType="begin"/>
        </w:r>
        <w:r w:rsidR="00EE3376">
          <w:rPr>
            <w:noProof/>
            <w:webHidden/>
          </w:rPr>
          <w:instrText xml:space="preserve"> PAGEREF _Toc162022374 \h </w:instrText>
        </w:r>
        <w:r w:rsidR="00EE3376">
          <w:rPr>
            <w:noProof/>
            <w:webHidden/>
          </w:rPr>
        </w:r>
        <w:r w:rsidR="00EE3376">
          <w:rPr>
            <w:noProof/>
            <w:webHidden/>
          </w:rPr>
          <w:fldChar w:fldCharType="separate"/>
        </w:r>
        <w:r w:rsidR="00EE3376">
          <w:rPr>
            <w:noProof/>
            <w:webHidden/>
          </w:rPr>
          <w:t>35</w:t>
        </w:r>
        <w:r w:rsidR="00EE3376">
          <w:rPr>
            <w:noProof/>
            <w:webHidden/>
          </w:rPr>
          <w:fldChar w:fldCharType="end"/>
        </w:r>
      </w:hyperlink>
    </w:p>
    <w:p w14:paraId="0B47D90A" w14:textId="4A06DDE5"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75" w:history="1">
        <w:r w:rsidR="00EE3376" w:rsidRPr="00FC7A6E">
          <w:rPr>
            <w:rStyle w:val="Hyperlink"/>
            <w:rFonts w:eastAsia="Arial"/>
            <w:noProof/>
          </w:rPr>
          <w:t>6.8</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Process: Tender Submission</w:t>
        </w:r>
        <w:r w:rsidR="00EE3376">
          <w:rPr>
            <w:noProof/>
            <w:webHidden/>
          </w:rPr>
          <w:tab/>
        </w:r>
        <w:r w:rsidR="00EE3376">
          <w:rPr>
            <w:noProof/>
            <w:webHidden/>
          </w:rPr>
          <w:fldChar w:fldCharType="begin"/>
        </w:r>
        <w:r w:rsidR="00EE3376">
          <w:rPr>
            <w:noProof/>
            <w:webHidden/>
          </w:rPr>
          <w:instrText xml:space="preserve"> PAGEREF _Toc162022375 \h </w:instrText>
        </w:r>
        <w:r w:rsidR="00EE3376">
          <w:rPr>
            <w:noProof/>
            <w:webHidden/>
          </w:rPr>
        </w:r>
        <w:r w:rsidR="00EE3376">
          <w:rPr>
            <w:noProof/>
            <w:webHidden/>
          </w:rPr>
          <w:fldChar w:fldCharType="separate"/>
        </w:r>
        <w:r w:rsidR="00EE3376">
          <w:rPr>
            <w:noProof/>
            <w:webHidden/>
          </w:rPr>
          <w:t>36</w:t>
        </w:r>
        <w:r w:rsidR="00EE3376">
          <w:rPr>
            <w:noProof/>
            <w:webHidden/>
          </w:rPr>
          <w:fldChar w:fldCharType="end"/>
        </w:r>
      </w:hyperlink>
    </w:p>
    <w:p w14:paraId="5E5DF91F" w14:textId="103CB6BF"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76" w:history="1">
        <w:r w:rsidR="00EE3376" w:rsidRPr="00FC7A6E">
          <w:rPr>
            <w:rStyle w:val="Hyperlink"/>
            <w:rFonts w:eastAsia="Arial"/>
            <w:noProof/>
          </w:rPr>
          <w:t>6.9</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Process: Awarding</w:t>
        </w:r>
        <w:r w:rsidR="00EE3376">
          <w:rPr>
            <w:noProof/>
            <w:webHidden/>
          </w:rPr>
          <w:tab/>
        </w:r>
        <w:r w:rsidR="00EE3376">
          <w:rPr>
            <w:noProof/>
            <w:webHidden/>
          </w:rPr>
          <w:fldChar w:fldCharType="begin"/>
        </w:r>
        <w:r w:rsidR="00EE3376">
          <w:rPr>
            <w:noProof/>
            <w:webHidden/>
          </w:rPr>
          <w:instrText xml:space="preserve"> PAGEREF _Toc162022376 \h </w:instrText>
        </w:r>
        <w:r w:rsidR="00EE3376">
          <w:rPr>
            <w:noProof/>
            <w:webHidden/>
          </w:rPr>
        </w:r>
        <w:r w:rsidR="00EE3376">
          <w:rPr>
            <w:noProof/>
            <w:webHidden/>
          </w:rPr>
          <w:fldChar w:fldCharType="separate"/>
        </w:r>
        <w:r w:rsidR="00EE3376">
          <w:rPr>
            <w:noProof/>
            <w:webHidden/>
          </w:rPr>
          <w:t>37</w:t>
        </w:r>
        <w:r w:rsidR="00EE3376">
          <w:rPr>
            <w:noProof/>
            <w:webHidden/>
          </w:rPr>
          <w:fldChar w:fldCharType="end"/>
        </w:r>
      </w:hyperlink>
    </w:p>
    <w:p w14:paraId="562B05B5" w14:textId="17F48C55"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77" w:history="1">
        <w:r w:rsidR="00EE3376" w:rsidRPr="00FC7A6E">
          <w:rPr>
            <w:rStyle w:val="Hyperlink"/>
            <w:rFonts w:eastAsia="Arial"/>
            <w:noProof/>
          </w:rPr>
          <w:t>6.10</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Notification &amp; Restricted Procedure activity detailed descriptions</w:t>
        </w:r>
        <w:r w:rsidR="00EE3376">
          <w:rPr>
            <w:noProof/>
            <w:webHidden/>
          </w:rPr>
          <w:tab/>
        </w:r>
        <w:r w:rsidR="00EE3376">
          <w:rPr>
            <w:noProof/>
            <w:webHidden/>
          </w:rPr>
          <w:fldChar w:fldCharType="begin"/>
        </w:r>
        <w:r w:rsidR="00EE3376">
          <w:rPr>
            <w:noProof/>
            <w:webHidden/>
          </w:rPr>
          <w:instrText xml:space="preserve"> PAGEREF _Toc162022377 \h </w:instrText>
        </w:r>
        <w:r w:rsidR="00EE3376">
          <w:rPr>
            <w:noProof/>
            <w:webHidden/>
          </w:rPr>
        </w:r>
        <w:r w:rsidR="00EE3376">
          <w:rPr>
            <w:noProof/>
            <w:webHidden/>
          </w:rPr>
          <w:fldChar w:fldCharType="separate"/>
        </w:r>
        <w:r w:rsidR="00EE3376">
          <w:rPr>
            <w:noProof/>
            <w:webHidden/>
          </w:rPr>
          <w:t>38</w:t>
        </w:r>
        <w:r w:rsidR="00EE3376">
          <w:rPr>
            <w:noProof/>
            <w:webHidden/>
          </w:rPr>
          <w:fldChar w:fldCharType="end"/>
        </w:r>
      </w:hyperlink>
    </w:p>
    <w:p w14:paraId="4B86DCBA" w14:textId="21E656E3"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78" w:history="1">
        <w:r w:rsidR="00EE3376" w:rsidRPr="00FC7A6E">
          <w:rPr>
            <w:rStyle w:val="Hyperlink"/>
            <w:rFonts w:eastAsia="Arial"/>
            <w:noProof/>
          </w:rPr>
          <w:t>6.11</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Process Control: Tendering Message Response (TMR)</w:t>
        </w:r>
        <w:r w:rsidR="00EE3376">
          <w:rPr>
            <w:noProof/>
            <w:webHidden/>
          </w:rPr>
          <w:tab/>
        </w:r>
        <w:r w:rsidR="00EE3376">
          <w:rPr>
            <w:noProof/>
            <w:webHidden/>
          </w:rPr>
          <w:fldChar w:fldCharType="begin"/>
        </w:r>
        <w:r w:rsidR="00EE3376">
          <w:rPr>
            <w:noProof/>
            <w:webHidden/>
          </w:rPr>
          <w:instrText xml:space="preserve"> PAGEREF _Toc162022378 \h </w:instrText>
        </w:r>
        <w:r w:rsidR="00EE3376">
          <w:rPr>
            <w:noProof/>
            <w:webHidden/>
          </w:rPr>
        </w:r>
        <w:r w:rsidR="00EE3376">
          <w:rPr>
            <w:noProof/>
            <w:webHidden/>
          </w:rPr>
          <w:fldChar w:fldCharType="separate"/>
        </w:r>
        <w:r w:rsidR="00EE3376">
          <w:rPr>
            <w:noProof/>
            <w:webHidden/>
          </w:rPr>
          <w:t>43</w:t>
        </w:r>
        <w:r w:rsidR="00EE3376">
          <w:rPr>
            <w:noProof/>
            <w:webHidden/>
          </w:rPr>
          <w:fldChar w:fldCharType="end"/>
        </w:r>
      </w:hyperlink>
    </w:p>
    <w:p w14:paraId="0FCE9B99" w14:textId="018084E1" w:rsidR="00EE3376" w:rsidRDefault="00000000">
      <w:pPr>
        <w:pStyle w:val="Verzeichnis1"/>
        <w:rPr>
          <w:rFonts w:asciiTheme="minorHAnsi" w:eastAsiaTheme="minorEastAsia" w:hAnsiTheme="minorHAnsi" w:cstheme="minorBidi"/>
          <w:b w:val="0"/>
          <w:bCs w:val="0"/>
          <w:caps w:val="0"/>
          <w:noProof/>
          <w:kern w:val="2"/>
          <w:sz w:val="24"/>
          <w:szCs w:val="24"/>
          <w:lang w:val="de-DE" w:eastAsia="de-DE"/>
          <w14:ligatures w14:val="standardContextual"/>
        </w:rPr>
      </w:pPr>
      <w:hyperlink w:anchor="_Toc162022379" w:history="1">
        <w:r w:rsidR="00EE3376" w:rsidRPr="00FC7A6E">
          <w:rPr>
            <w:rStyle w:val="Hyperlink"/>
            <w:rFonts w:eastAsia="Arial"/>
            <w:noProof/>
          </w:rPr>
          <w:t>7</w:t>
        </w:r>
        <w:r w:rsidR="00EE3376">
          <w:rPr>
            <w:rFonts w:asciiTheme="minorHAnsi" w:eastAsiaTheme="minorEastAsia" w:hAnsiTheme="minorHAnsi" w:cstheme="minorBidi"/>
            <w:b w:val="0"/>
            <w:bCs w:val="0"/>
            <w:caps w:val="0"/>
            <w:noProof/>
            <w:kern w:val="2"/>
            <w:sz w:val="24"/>
            <w:szCs w:val="24"/>
            <w:lang w:val="de-DE" w:eastAsia="de-DE"/>
            <w14:ligatures w14:val="standardContextual"/>
          </w:rPr>
          <w:tab/>
        </w:r>
        <w:r w:rsidR="00EE3376" w:rsidRPr="00FC7A6E">
          <w:rPr>
            <w:rStyle w:val="Hyperlink"/>
            <w:rFonts w:eastAsia="Arial"/>
            <w:noProof/>
          </w:rPr>
          <w:t>Process Variants of Two-Staged Procedures</w:t>
        </w:r>
        <w:r w:rsidR="00EE3376">
          <w:rPr>
            <w:noProof/>
            <w:webHidden/>
          </w:rPr>
          <w:tab/>
        </w:r>
        <w:r w:rsidR="00EE3376">
          <w:rPr>
            <w:noProof/>
            <w:webHidden/>
          </w:rPr>
          <w:fldChar w:fldCharType="begin"/>
        </w:r>
        <w:r w:rsidR="00EE3376">
          <w:rPr>
            <w:noProof/>
            <w:webHidden/>
          </w:rPr>
          <w:instrText xml:space="preserve"> PAGEREF _Toc162022379 \h </w:instrText>
        </w:r>
        <w:r w:rsidR="00EE3376">
          <w:rPr>
            <w:noProof/>
            <w:webHidden/>
          </w:rPr>
        </w:r>
        <w:r w:rsidR="00EE3376">
          <w:rPr>
            <w:noProof/>
            <w:webHidden/>
          </w:rPr>
          <w:fldChar w:fldCharType="separate"/>
        </w:r>
        <w:r w:rsidR="00EE3376">
          <w:rPr>
            <w:noProof/>
            <w:webHidden/>
          </w:rPr>
          <w:t>45</w:t>
        </w:r>
        <w:r w:rsidR="00EE3376">
          <w:rPr>
            <w:noProof/>
            <w:webHidden/>
          </w:rPr>
          <w:fldChar w:fldCharType="end"/>
        </w:r>
      </w:hyperlink>
    </w:p>
    <w:p w14:paraId="0433EFC3" w14:textId="4F76344F"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80" w:history="1">
        <w:r w:rsidR="00EE3376" w:rsidRPr="00FC7A6E">
          <w:rPr>
            <w:rStyle w:val="Hyperlink"/>
            <w:rFonts w:eastAsia="Arial"/>
            <w:noProof/>
          </w:rPr>
          <w:t>7.1</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Dynamic Purchasing System</w:t>
        </w:r>
        <w:r w:rsidR="00EE3376">
          <w:rPr>
            <w:noProof/>
            <w:webHidden/>
          </w:rPr>
          <w:tab/>
        </w:r>
        <w:r w:rsidR="00EE3376">
          <w:rPr>
            <w:noProof/>
            <w:webHidden/>
          </w:rPr>
          <w:fldChar w:fldCharType="begin"/>
        </w:r>
        <w:r w:rsidR="00EE3376">
          <w:rPr>
            <w:noProof/>
            <w:webHidden/>
          </w:rPr>
          <w:instrText xml:space="preserve"> PAGEREF _Toc162022380 \h </w:instrText>
        </w:r>
        <w:r w:rsidR="00EE3376">
          <w:rPr>
            <w:noProof/>
            <w:webHidden/>
          </w:rPr>
        </w:r>
        <w:r w:rsidR="00EE3376">
          <w:rPr>
            <w:noProof/>
            <w:webHidden/>
          </w:rPr>
          <w:fldChar w:fldCharType="separate"/>
        </w:r>
        <w:r w:rsidR="00EE3376">
          <w:rPr>
            <w:noProof/>
            <w:webHidden/>
          </w:rPr>
          <w:t>45</w:t>
        </w:r>
        <w:r w:rsidR="00EE3376">
          <w:rPr>
            <w:noProof/>
            <w:webHidden/>
          </w:rPr>
          <w:fldChar w:fldCharType="end"/>
        </w:r>
      </w:hyperlink>
    </w:p>
    <w:p w14:paraId="5781C1A3" w14:textId="6F5B21CB"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81" w:history="1">
        <w:r w:rsidR="00EE3376" w:rsidRPr="00FC7A6E">
          <w:rPr>
            <w:rStyle w:val="Hyperlink"/>
            <w:rFonts w:eastAsia="Arial"/>
            <w:noProof/>
          </w:rPr>
          <w:t>7.1.1</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Introduction</w:t>
        </w:r>
        <w:r w:rsidR="00EE3376">
          <w:rPr>
            <w:noProof/>
            <w:webHidden/>
          </w:rPr>
          <w:tab/>
        </w:r>
        <w:r w:rsidR="00EE3376">
          <w:rPr>
            <w:noProof/>
            <w:webHidden/>
          </w:rPr>
          <w:fldChar w:fldCharType="begin"/>
        </w:r>
        <w:r w:rsidR="00EE3376">
          <w:rPr>
            <w:noProof/>
            <w:webHidden/>
          </w:rPr>
          <w:instrText xml:space="preserve"> PAGEREF _Toc162022381 \h </w:instrText>
        </w:r>
        <w:r w:rsidR="00EE3376">
          <w:rPr>
            <w:noProof/>
            <w:webHidden/>
          </w:rPr>
        </w:r>
        <w:r w:rsidR="00EE3376">
          <w:rPr>
            <w:noProof/>
            <w:webHidden/>
          </w:rPr>
          <w:fldChar w:fldCharType="separate"/>
        </w:r>
        <w:r w:rsidR="00EE3376">
          <w:rPr>
            <w:noProof/>
            <w:webHidden/>
          </w:rPr>
          <w:t>45</w:t>
        </w:r>
        <w:r w:rsidR="00EE3376">
          <w:rPr>
            <w:noProof/>
            <w:webHidden/>
          </w:rPr>
          <w:fldChar w:fldCharType="end"/>
        </w:r>
      </w:hyperlink>
    </w:p>
    <w:p w14:paraId="27EE7417" w14:textId="5BBF0A6C"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82" w:history="1">
        <w:r w:rsidR="00EE3376" w:rsidRPr="00FC7A6E">
          <w:rPr>
            <w:rStyle w:val="Hyperlink"/>
            <w:rFonts w:eastAsia="Arial"/>
            <w:noProof/>
          </w:rPr>
          <w:t>7.1.2</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Legal Framework</w:t>
        </w:r>
        <w:r w:rsidR="00EE3376">
          <w:rPr>
            <w:noProof/>
            <w:webHidden/>
          </w:rPr>
          <w:tab/>
        </w:r>
        <w:r w:rsidR="00EE3376">
          <w:rPr>
            <w:noProof/>
            <w:webHidden/>
          </w:rPr>
          <w:fldChar w:fldCharType="begin"/>
        </w:r>
        <w:r w:rsidR="00EE3376">
          <w:rPr>
            <w:noProof/>
            <w:webHidden/>
          </w:rPr>
          <w:instrText xml:space="preserve"> PAGEREF _Toc162022382 \h </w:instrText>
        </w:r>
        <w:r w:rsidR="00EE3376">
          <w:rPr>
            <w:noProof/>
            <w:webHidden/>
          </w:rPr>
        </w:r>
        <w:r w:rsidR="00EE3376">
          <w:rPr>
            <w:noProof/>
            <w:webHidden/>
          </w:rPr>
          <w:fldChar w:fldCharType="separate"/>
        </w:r>
        <w:r w:rsidR="00EE3376">
          <w:rPr>
            <w:noProof/>
            <w:webHidden/>
          </w:rPr>
          <w:t>46</w:t>
        </w:r>
        <w:r w:rsidR="00EE3376">
          <w:rPr>
            <w:noProof/>
            <w:webHidden/>
          </w:rPr>
          <w:fldChar w:fldCharType="end"/>
        </w:r>
      </w:hyperlink>
    </w:p>
    <w:p w14:paraId="01E86316" w14:textId="42378F97"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83" w:history="1">
        <w:r w:rsidR="00EE3376" w:rsidRPr="00FC7A6E">
          <w:rPr>
            <w:rStyle w:val="Hyperlink"/>
            <w:rFonts w:eastAsia="Arial"/>
            <w:noProof/>
          </w:rPr>
          <w:t>7.1.3</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Use of eCatalogues</w:t>
        </w:r>
        <w:r w:rsidR="00EE3376">
          <w:rPr>
            <w:noProof/>
            <w:webHidden/>
          </w:rPr>
          <w:tab/>
        </w:r>
        <w:r w:rsidR="00EE3376">
          <w:rPr>
            <w:noProof/>
            <w:webHidden/>
          </w:rPr>
          <w:fldChar w:fldCharType="begin"/>
        </w:r>
        <w:r w:rsidR="00EE3376">
          <w:rPr>
            <w:noProof/>
            <w:webHidden/>
          </w:rPr>
          <w:instrText xml:space="preserve"> PAGEREF _Toc162022383 \h </w:instrText>
        </w:r>
        <w:r w:rsidR="00EE3376">
          <w:rPr>
            <w:noProof/>
            <w:webHidden/>
          </w:rPr>
        </w:r>
        <w:r w:rsidR="00EE3376">
          <w:rPr>
            <w:noProof/>
            <w:webHidden/>
          </w:rPr>
          <w:fldChar w:fldCharType="separate"/>
        </w:r>
        <w:r w:rsidR="00EE3376">
          <w:rPr>
            <w:noProof/>
            <w:webHidden/>
          </w:rPr>
          <w:t>48</w:t>
        </w:r>
        <w:r w:rsidR="00EE3376">
          <w:rPr>
            <w:noProof/>
            <w:webHidden/>
          </w:rPr>
          <w:fldChar w:fldCharType="end"/>
        </w:r>
      </w:hyperlink>
    </w:p>
    <w:p w14:paraId="4B2DF678" w14:textId="51CA2B7B"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84" w:history="1">
        <w:r w:rsidR="00EE3376" w:rsidRPr="00FC7A6E">
          <w:rPr>
            <w:rStyle w:val="Hyperlink"/>
            <w:rFonts w:eastAsia="Arial"/>
            <w:noProof/>
          </w:rPr>
          <w:t>7.1.4</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Process Description</w:t>
        </w:r>
        <w:r w:rsidR="00EE3376">
          <w:rPr>
            <w:noProof/>
            <w:webHidden/>
          </w:rPr>
          <w:tab/>
        </w:r>
        <w:r w:rsidR="00EE3376">
          <w:rPr>
            <w:noProof/>
            <w:webHidden/>
          </w:rPr>
          <w:fldChar w:fldCharType="begin"/>
        </w:r>
        <w:r w:rsidR="00EE3376">
          <w:rPr>
            <w:noProof/>
            <w:webHidden/>
          </w:rPr>
          <w:instrText xml:space="preserve"> PAGEREF _Toc162022384 \h </w:instrText>
        </w:r>
        <w:r w:rsidR="00EE3376">
          <w:rPr>
            <w:noProof/>
            <w:webHidden/>
          </w:rPr>
        </w:r>
        <w:r w:rsidR="00EE3376">
          <w:rPr>
            <w:noProof/>
            <w:webHidden/>
          </w:rPr>
          <w:fldChar w:fldCharType="separate"/>
        </w:r>
        <w:r w:rsidR="00EE3376">
          <w:rPr>
            <w:noProof/>
            <w:webHidden/>
          </w:rPr>
          <w:t>48</w:t>
        </w:r>
        <w:r w:rsidR="00EE3376">
          <w:rPr>
            <w:noProof/>
            <w:webHidden/>
          </w:rPr>
          <w:fldChar w:fldCharType="end"/>
        </w:r>
      </w:hyperlink>
    </w:p>
    <w:p w14:paraId="3D552B45" w14:textId="53DAE156"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85" w:history="1">
        <w:r w:rsidR="00EE3376" w:rsidRPr="00FC7A6E">
          <w:rPr>
            <w:rStyle w:val="Hyperlink"/>
            <w:rFonts w:eastAsia="Arial"/>
            <w:noProof/>
          </w:rPr>
          <w:t>7.1.5</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Process Map: Dynamic Purchasing System</w:t>
        </w:r>
        <w:r w:rsidR="00EE3376">
          <w:rPr>
            <w:noProof/>
            <w:webHidden/>
          </w:rPr>
          <w:tab/>
        </w:r>
        <w:r w:rsidR="00EE3376">
          <w:rPr>
            <w:noProof/>
            <w:webHidden/>
          </w:rPr>
          <w:fldChar w:fldCharType="begin"/>
        </w:r>
        <w:r w:rsidR="00EE3376">
          <w:rPr>
            <w:noProof/>
            <w:webHidden/>
          </w:rPr>
          <w:instrText xml:space="preserve"> PAGEREF _Toc162022385 \h </w:instrText>
        </w:r>
        <w:r w:rsidR="00EE3376">
          <w:rPr>
            <w:noProof/>
            <w:webHidden/>
          </w:rPr>
        </w:r>
        <w:r w:rsidR="00EE3376">
          <w:rPr>
            <w:noProof/>
            <w:webHidden/>
          </w:rPr>
          <w:fldChar w:fldCharType="separate"/>
        </w:r>
        <w:r w:rsidR="00EE3376">
          <w:rPr>
            <w:noProof/>
            <w:webHidden/>
          </w:rPr>
          <w:t>50</w:t>
        </w:r>
        <w:r w:rsidR="00EE3376">
          <w:rPr>
            <w:noProof/>
            <w:webHidden/>
          </w:rPr>
          <w:fldChar w:fldCharType="end"/>
        </w:r>
      </w:hyperlink>
    </w:p>
    <w:p w14:paraId="0769C019" w14:textId="60BAE290"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86" w:history="1">
        <w:r w:rsidR="00EE3376" w:rsidRPr="00FC7A6E">
          <w:rPr>
            <w:rStyle w:val="Hyperlink"/>
            <w:rFonts w:eastAsia="Arial"/>
            <w:noProof/>
          </w:rPr>
          <w:t>7.2</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Competitive Dialogue</w:t>
        </w:r>
        <w:r w:rsidR="00EE3376">
          <w:rPr>
            <w:noProof/>
            <w:webHidden/>
          </w:rPr>
          <w:tab/>
        </w:r>
        <w:r w:rsidR="00EE3376">
          <w:rPr>
            <w:noProof/>
            <w:webHidden/>
          </w:rPr>
          <w:fldChar w:fldCharType="begin"/>
        </w:r>
        <w:r w:rsidR="00EE3376">
          <w:rPr>
            <w:noProof/>
            <w:webHidden/>
          </w:rPr>
          <w:instrText xml:space="preserve"> PAGEREF _Toc162022386 \h </w:instrText>
        </w:r>
        <w:r w:rsidR="00EE3376">
          <w:rPr>
            <w:noProof/>
            <w:webHidden/>
          </w:rPr>
        </w:r>
        <w:r w:rsidR="00EE3376">
          <w:rPr>
            <w:noProof/>
            <w:webHidden/>
          </w:rPr>
          <w:fldChar w:fldCharType="separate"/>
        </w:r>
        <w:r w:rsidR="00EE3376">
          <w:rPr>
            <w:noProof/>
            <w:webHidden/>
          </w:rPr>
          <w:t>51</w:t>
        </w:r>
        <w:r w:rsidR="00EE3376">
          <w:rPr>
            <w:noProof/>
            <w:webHidden/>
          </w:rPr>
          <w:fldChar w:fldCharType="end"/>
        </w:r>
      </w:hyperlink>
    </w:p>
    <w:p w14:paraId="7EFB443D" w14:textId="6A8BCC76"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87" w:history="1">
        <w:r w:rsidR="00EE3376" w:rsidRPr="00FC7A6E">
          <w:rPr>
            <w:rStyle w:val="Hyperlink"/>
            <w:rFonts w:eastAsia="Arial"/>
            <w:noProof/>
          </w:rPr>
          <w:t>7.2.1</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Introduction</w:t>
        </w:r>
        <w:r w:rsidR="00EE3376">
          <w:rPr>
            <w:noProof/>
            <w:webHidden/>
          </w:rPr>
          <w:tab/>
        </w:r>
        <w:r w:rsidR="00EE3376">
          <w:rPr>
            <w:noProof/>
            <w:webHidden/>
          </w:rPr>
          <w:fldChar w:fldCharType="begin"/>
        </w:r>
        <w:r w:rsidR="00EE3376">
          <w:rPr>
            <w:noProof/>
            <w:webHidden/>
          </w:rPr>
          <w:instrText xml:space="preserve"> PAGEREF _Toc162022387 \h </w:instrText>
        </w:r>
        <w:r w:rsidR="00EE3376">
          <w:rPr>
            <w:noProof/>
            <w:webHidden/>
          </w:rPr>
        </w:r>
        <w:r w:rsidR="00EE3376">
          <w:rPr>
            <w:noProof/>
            <w:webHidden/>
          </w:rPr>
          <w:fldChar w:fldCharType="separate"/>
        </w:r>
        <w:r w:rsidR="00EE3376">
          <w:rPr>
            <w:noProof/>
            <w:webHidden/>
          </w:rPr>
          <w:t>51</w:t>
        </w:r>
        <w:r w:rsidR="00EE3376">
          <w:rPr>
            <w:noProof/>
            <w:webHidden/>
          </w:rPr>
          <w:fldChar w:fldCharType="end"/>
        </w:r>
      </w:hyperlink>
    </w:p>
    <w:p w14:paraId="0875CB1B" w14:textId="2751F0CC"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88" w:history="1">
        <w:r w:rsidR="00EE3376" w:rsidRPr="00FC7A6E">
          <w:rPr>
            <w:rStyle w:val="Hyperlink"/>
            <w:rFonts w:eastAsia="Arial"/>
            <w:noProof/>
          </w:rPr>
          <w:t>7.2.2</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Legal Framework</w:t>
        </w:r>
        <w:r w:rsidR="00EE3376">
          <w:rPr>
            <w:noProof/>
            <w:webHidden/>
          </w:rPr>
          <w:tab/>
        </w:r>
        <w:r w:rsidR="00EE3376">
          <w:rPr>
            <w:noProof/>
            <w:webHidden/>
          </w:rPr>
          <w:fldChar w:fldCharType="begin"/>
        </w:r>
        <w:r w:rsidR="00EE3376">
          <w:rPr>
            <w:noProof/>
            <w:webHidden/>
          </w:rPr>
          <w:instrText xml:space="preserve"> PAGEREF _Toc162022388 \h </w:instrText>
        </w:r>
        <w:r w:rsidR="00EE3376">
          <w:rPr>
            <w:noProof/>
            <w:webHidden/>
          </w:rPr>
        </w:r>
        <w:r w:rsidR="00EE3376">
          <w:rPr>
            <w:noProof/>
            <w:webHidden/>
          </w:rPr>
          <w:fldChar w:fldCharType="separate"/>
        </w:r>
        <w:r w:rsidR="00EE3376">
          <w:rPr>
            <w:noProof/>
            <w:webHidden/>
          </w:rPr>
          <w:t>51</w:t>
        </w:r>
        <w:r w:rsidR="00EE3376">
          <w:rPr>
            <w:noProof/>
            <w:webHidden/>
          </w:rPr>
          <w:fldChar w:fldCharType="end"/>
        </w:r>
      </w:hyperlink>
    </w:p>
    <w:p w14:paraId="29FD7080" w14:textId="411A2497"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89" w:history="1">
        <w:r w:rsidR="00EE3376" w:rsidRPr="00FC7A6E">
          <w:rPr>
            <w:rStyle w:val="Hyperlink"/>
            <w:rFonts w:eastAsia="Arial"/>
            <w:noProof/>
          </w:rPr>
          <w:t>7.2.3</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Process Description</w:t>
        </w:r>
        <w:r w:rsidR="00EE3376">
          <w:rPr>
            <w:noProof/>
            <w:webHidden/>
          </w:rPr>
          <w:tab/>
        </w:r>
        <w:r w:rsidR="00EE3376">
          <w:rPr>
            <w:noProof/>
            <w:webHidden/>
          </w:rPr>
          <w:fldChar w:fldCharType="begin"/>
        </w:r>
        <w:r w:rsidR="00EE3376">
          <w:rPr>
            <w:noProof/>
            <w:webHidden/>
          </w:rPr>
          <w:instrText xml:space="preserve"> PAGEREF _Toc162022389 \h </w:instrText>
        </w:r>
        <w:r w:rsidR="00EE3376">
          <w:rPr>
            <w:noProof/>
            <w:webHidden/>
          </w:rPr>
        </w:r>
        <w:r w:rsidR="00EE3376">
          <w:rPr>
            <w:noProof/>
            <w:webHidden/>
          </w:rPr>
          <w:fldChar w:fldCharType="separate"/>
        </w:r>
        <w:r w:rsidR="00EE3376">
          <w:rPr>
            <w:noProof/>
            <w:webHidden/>
          </w:rPr>
          <w:t>52</w:t>
        </w:r>
        <w:r w:rsidR="00EE3376">
          <w:rPr>
            <w:noProof/>
            <w:webHidden/>
          </w:rPr>
          <w:fldChar w:fldCharType="end"/>
        </w:r>
      </w:hyperlink>
    </w:p>
    <w:p w14:paraId="7AD19FFC" w14:textId="65CABE46"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90" w:history="1">
        <w:r w:rsidR="00EE3376" w:rsidRPr="00FC7A6E">
          <w:rPr>
            <w:rStyle w:val="Hyperlink"/>
            <w:rFonts w:eastAsia="Arial"/>
            <w:noProof/>
          </w:rPr>
          <w:t>7.2.4</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Process Map Competitive Dialogue</w:t>
        </w:r>
        <w:r w:rsidR="00EE3376">
          <w:rPr>
            <w:noProof/>
            <w:webHidden/>
          </w:rPr>
          <w:tab/>
        </w:r>
        <w:r w:rsidR="00EE3376">
          <w:rPr>
            <w:noProof/>
            <w:webHidden/>
          </w:rPr>
          <w:fldChar w:fldCharType="begin"/>
        </w:r>
        <w:r w:rsidR="00EE3376">
          <w:rPr>
            <w:noProof/>
            <w:webHidden/>
          </w:rPr>
          <w:instrText xml:space="preserve"> PAGEREF _Toc162022390 \h </w:instrText>
        </w:r>
        <w:r w:rsidR="00EE3376">
          <w:rPr>
            <w:noProof/>
            <w:webHidden/>
          </w:rPr>
        </w:r>
        <w:r w:rsidR="00EE3376">
          <w:rPr>
            <w:noProof/>
            <w:webHidden/>
          </w:rPr>
          <w:fldChar w:fldCharType="separate"/>
        </w:r>
        <w:r w:rsidR="00EE3376">
          <w:rPr>
            <w:noProof/>
            <w:webHidden/>
          </w:rPr>
          <w:t>54</w:t>
        </w:r>
        <w:r w:rsidR="00EE3376">
          <w:rPr>
            <w:noProof/>
            <w:webHidden/>
          </w:rPr>
          <w:fldChar w:fldCharType="end"/>
        </w:r>
      </w:hyperlink>
    </w:p>
    <w:p w14:paraId="56F37D4F" w14:textId="67AEC884"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91" w:history="1">
        <w:r w:rsidR="00EE3376" w:rsidRPr="00FC7A6E">
          <w:rPr>
            <w:rStyle w:val="Hyperlink"/>
            <w:rFonts w:eastAsia="Arial"/>
            <w:noProof/>
          </w:rPr>
          <w:t>7.3</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Competitive Procedure with Negotiation</w:t>
        </w:r>
        <w:r w:rsidR="00EE3376">
          <w:rPr>
            <w:noProof/>
            <w:webHidden/>
          </w:rPr>
          <w:tab/>
        </w:r>
        <w:r w:rsidR="00EE3376">
          <w:rPr>
            <w:noProof/>
            <w:webHidden/>
          </w:rPr>
          <w:fldChar w:fldCharType="begin"/>
        </w:r>
        <w:r w:rsidR="00EE3376">
          <w:rPr>
            <w:noProof/>
            <w:webHidden/>
          </w:rPr>
          <w:instrText xml:space="preserve"> PAGEREF _Toc162022391 \h </w:instrText>
        </w:r>
        <w:r w:rsidR="00EE3376">
          <w:rPr>
            <w:noProof/>
            <w:webHidden/>
          </w:rPr>
        </w:r>
        <w:r w:rsidR="00EE3376">
          <w:rPr>
            <w:noProof/>
            <w:webHidden/>
          </w:rPr>
          <w:fldChar w:fldCharType="separate"/>
        </w:r>
        <w:r w:rsidR="00EE3376">
          <w:rPr>
            <w:noProof/>
            <w:webHidden/>
          </w:rPr>
          <w:t>55</w:t>
        </w:r>
        <w:r w:rsidR="00EE3376">
          <w:rPr>
            <w:noProof/>
            <w:webHidden/>
          </w:rPr>
          <w:fldChar w:fldCharType="end"/>
        </w:r>
      </w:hyperlink>
    </w:p>
    <w:p w14:paraId="561B15CA" w14:textId="33CA67CF"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92" w:history="1">
        <w:r w:rsidR="00EE3376" w:rsidRPr="00FC7A6E">
          <w:rPr>
            <w:rStyle w:val="Hyperlink"/>
            <w:rFonts w:eastAsia="Arial"/>
            <w:noProof/>
          </w:rPr>
          <w:t>7.3.1</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Introduction</w:t>
        </w:r>
        <w:r w:rsidR="00EE3376">
          <w:rPr>
            <w:noProof/>
            <w:webHidden/>
          </w:rPr>
          <w:tab/>
        </w:r>
        <w:r w:rsidR="00EE3376">
          <w:rPr>
            <w:noProof/>
            <w:webHidden/>
          </w:rPr>
          <w:fldChar w:fldCharType="begin"/>
        </w:r>
        <w:r w:rsidR="00EE3376">
          <w:rPr>
            <w:noProof/>
            <w:webHidden/>
          </w:rPr>
          <w:instrText xml:space="preserve"> PAGEREF _Toc162022392 \h </w:instrText>
        </w:r>
        <w:r w:rsidR="00EE3376">
          <w:rPr>
            <w:noProof/>
            <w:webHidden/>
          </w:rPr>
        </w:r>
        <w:r w:rsidR="00EE3376">
          <w:rPr>
            <w:noProof/>
            <w:webHidden/>
          </w:rPr>
          <w:fldChar w:fldCharType="separate"/>
        </w:r>
        <w:r w:rsidR="00EE3376">
          <w:rPr>
            <w:noProof/>
            <w:webHidden/>
          </w:rPr>
          <w:t>55</w:t>
        </w:r>
        <w:r w:rsidR="00EE3376">
          <w:rPr>
            <w:noProof/>
            <w:webHidden/>
          </w:rPr>
          <w:fldChar w:fldCharType="end"/>
        </w:r>
      </w:hyperlink>
    </w:p>
    <w:p w14:paraId="681FDB45" w14:textId="1101775D"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93" w:history="1">
        <w:r w:rsidR="00EE3376" w:rsidRPr="00FC7A6E">
          <w:rPr>
            <w:rStyle w:val="Hyperlink"/>
            <w:rFonts w:eastAsia="Arial"/>
            <w:noProof/>
          </w:rPr>
          <w:t>7.3.2</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Legal Framework</w:t>
        </w:r>
        <w:r w:rsidR="00EE3376">
          <w:rPr>
            <w:noProof/>
            <w:webHidden/>
          </w:rPr>
          <w:tab/>
        </w:r>
        <w:r w:rsidR="00EE3376">
          <w:rPr>
            <w:noProof/>
            <w:webHidden/>
          </w:rPr>
          <w:fldChar w:fldCharType="begin"/>
        </w:r>
        <w:r w:rsidR="00EE3376">
          <w:rPr>
            <w:noProof/>
            <w:webHidden/>
          </w:rPr>
          <w:instrText xml:space="preserve"> PAGEREF _Toc162022393 \h </w:instrText>
        </w:r>
        <w:r w:rsidR="00EE3376">
          <w:rPr>
            <w:noProof/>
            <w:webHidden/>
          </w:rPr>
        </w:r>
        <w:r w:rsidR="00EE3376">
          <w:rPr>
            <w:noProof/>
            <w:webHidden/>
          </w:rPr>
          <w:fldChar w:fldCharType="separate"/>
        </w:r>
        <w:r w:rsidR="00EE3376">
          <w:rPr>
            <w:noProof/>
            <w:webHidden/>
          </w:rPr>
          <w:t>55</w:t>
        </w:r>
        <w:r w:rsidR="00EE3376">
          <w:rPr>
            <w:noProof/>
            <w:webHidden/>
          </w:rPr>
          <w:fldChar w:fldCharType="end"/>
        </w:r>
      </w:hyperlink>
    </w:p>
    <w:p w14:paraId="292BCDB2" w14:textId="5F01799A"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94" w:history="1">
        <w:r w:rsidR="00EE3376" w:rsidRPr="00FC7A6E">
          <w:rPr>
            <w:rStyle w:val="Hyperlink"/>
            <w:rFonts w:eastAsia="Arial"/>
            <w:noProof/>
          </w:rPr>
          <w:t>7.3.3</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Process Description</w:t>
        </w:r>
        <w:r w:rsidR="00EE3376">
          <w:rPr>
            <w:noProof/>
            <w:webHidden/>
          </w:rPr>
          <w:tab/>
        </w:r>
        <w:r w:rsidR="00EE3376">
          <w:rPr>
            <w:noProof/>
            <w:webHidden/>
          </w:rPr>
          <w:fldChar w:fldCharType="begin"/>
        </w:r>
        <w:r w:rsidR="00EE3376">
          <w:rPr>
            <w:noProof/>
            <w:webHidden/>
          </w:rPr>
          <w:instrText xml:space="preserve"> PAGEREF _Toc162022394 \h </w:instrText>
        </w:r>
        <w:r w:rsidR="00EE3376">
          <w:rPr>
            <w:noProof/>
            <w:webHidden/>
          </w:rPr>
        </w:r>
        <w:r w:rsidR="00EE3376">
          <w:rPr>
            <w:noProof/>
            <w:webHidden/>
          </w:rPr>
          <w:fldChar w:fldCharType="separate"/>
        </w:r>
        <w:r w:rsidR="00EE3376">
          <w:rPr>
            <w:noProof/>
            <w:webHidden/>
          </w:rPr>
          <w:t>56</w:t>
        </w:r>
        <w:r w:rsidR="00EE3376">
          <w:rPr>
            <w:noProof/>
            <w:webHidden/>
          </w:rPr>
          <w:fldChar w:fldCharType="end"/>
        </w:r>
      </w:hyperlink>
    </w:p>
    <w:p w14:paraId="107EE129" w14:textId="1885B732"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95" w:history="1">
        <w:r w:rsidR="00EE3376" w:rsidRPr="00FC7A6E">
          <w:rPr>
            <w:rStyle w:val="Hyperlink"/>
            <w:rFonts w:eastAsia="Arial"/>
            <w:noProof/>
          </w:rPr>
          <w:t>7.3.4</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Process Map: Competitive Procedure with Negotiation</w:t>
        </w:r>
        <w:r w:rsidR="00EE3376">
          <w:rPr>
            <w:noProof/>
            <w:webHidden/>
          </w:rPr>
          <w:tab/>
        </w:r>
        <w:r w:rsidR="00EE3376">
          <w:rPr>
            <w:noProof/>
            <w:webHidden/>
          </w:rPr>
          <w:fldChar w:fldCharType="begin"/>
        </w:r>
        <w:r w:rsidR="00EE3376">
          <w:rPr>
            <w:noProof/>
            <w:webHidden/>
          </w:rPr>
          <w:instrText xml:space="preserve"> PAGEREF _Toc162022395 \h </w:instrText>
        </w:r>
        <w:r w:rsidR="00EE3376">
          <w:rPr>
            <w:noProof/>
            <w:webHidden/>
          </w:rPr>
        </w:r>
        <w:r w:rsidR="00EE3376">
          <w:rPr>
            <w:noProof/>
            <w:webHidden/>
          </w:rPr>
          <w:fldChar w:fldCharType="separate"/>
        </w:r>
        <w:r w:rsidR="00EE3376">
          <w:rPr>
            <w:noProof/>
            <w:webHidden/>
          </w:rPr>
          <w:t>58</w:t>
        </w:r>
        <w:r w:rsidR="00EE3376">
          <w:rPr>
            <w:noProof/>
            <w:webHidden/>
          </w:rPr>
          <w:fldChar w:fldCharType="end"/>
        </w:r>
      </w:hyperlink>
    </w:p>
    <w:p w14:paraId="6E909DE9" w14:textId="04AA9C1C"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96" w:history="1">
        <w:r w:rsidR="00EE3376" w:rsidRPr="00FC7A6E">
          <w:rPr>
            <w:rStyle w:val="Hyperlink"/>
            <w:rFonts w:eastAsia="Arial"/>
            <w:noProof/>
          </w:rPr>
          <w:t>7.4</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Innovation Partnership</w:t>
        </w:r>
        <w:r w:rsidR="00EE3376">
          <w:rPr>
            <w:noProof/>
            <w:webHidden/>
          </w:rPr>
          <w:tab/>
        </w:r>
        <w:r w:rsidR="00EE3376">
          <w:rPr>
            <w:noProof/>
            <w:webHidden/>
          </w:rPr>
          <w:fldChar w:fldCharType="begin"/>
        </w:r>
        <w:r w:rsidR="00EE3376">
          <w:rPr>
            <w:noProof/>
            <w:webHidden/>
          </w:rPr>
          <w:instrText xml:space="preserve"> PAGEREF _Toc162022396 \h </w:instrText>
        </w:r>
        <w:r w:rsidR="00EE3376">
          <w:rPr>
            <w:noProof/>
            <w:webHidden/>
          </w:rPr>
        </w:r>
        <w:r w:rsidR="00EE3376">
          <w:rPr>
            <w:noProof/>
            <w:webHidden/>
          </w:rPr>
          <w:fldChar w:fldCharType="separate"/>
        </w:r>
        <w:r w:rsidR="00EE3376">
          <w:rPr>
            <w:noProof/>
            <w:webHidden/>
          </w:rPr>
          <w:t>59</w:t>
        </w:r>
        <w:r w:rsidR="00EE3376">
          <w:rPr>
            <w:noProof/>
            <w:webHidden/>
          </w:rPr>
          <w:fldChar w:fldCharType="end"/>
        </w:r>
      </w:hyperlink>
    </w:p>
    <w:p w14:paraId="3D06E071" w14:textId="0818FD36"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97" w:history="1">
        <w:r w:rsidR="00EE3376" w:rsidRPr="00FC7A6E">
          <w:rPr>
            <w:rStyle w:val="Hyperlink"/>
            <w:rFonts w:eastAsia="Arial"/>
            <w:noProof/>
          </w:rPr>
          <w:t>7.4.1</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Introduction</w:t>
        </w:r>
        <w:r w:rsidR="00EE3376">
          <w:rPr>
            <w:noProof/>
            <w:webHidden/>
          </w:rPr>
          <w:tab/>
        </w:r>
        <w:r w:rsidR="00EE3376">
          <w:rPr>
            <w:noProof/>
            <w:webHidden/>
          </w:rPr>
          <w:fldChar w:fldCharType="begin"/>
        </w:r>
        <w:r w:rsidR="00EE3376">
          <w:rPr>
            <w:noProof/>
            <w:webHidden/>
          </w:rPr>
          <w:instrText xml:space="preserve"> PAGEREF _Toc162022397 \h </w:instrText>
        </w:r>
        <w:r w:rsidR="00EE3376">
          <w:rPr>
            <w:noProof/>
            <w:webHidden/>
          </w:rPr>
        </w:r>
        <w:r w:rsidR="00EE3376">
          <w:rPr>
            <w:noProof/>
            <w:webHidden/>
          </w:rPr>
          <w:fldChar w:fldCharType="separate"/>
        </w:r>
        <w:r w:rsidR="00EE3376">
          <w:rPr>
            <w:noProof/>
            <w:webHidden/>
          </w:rPr>
          <w:t>59</w:t>
        </w:r>
        <w:r w:rsidR="00EE3376">
          <w:rPr>
            <w:noProof/>
            <w:webHidden/>
          </w:rPr>
          <w:fldChar w:fldCharType="end"/>
        </w:r>
      </w:hyperlink>
    </w:p>
    <w:p w14:paraId="4BDD1F00" w14:textId="05996391"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98" w:history="1">
        <w:r w:rsidR="00EE3376" w:rsidRPr="00FC7A6E">
          <w:rPr>
            <w:rStyle w:val="Hyperlink"/>
            <w:rFonts w:eastAsia="Arial"/>
            <w:noProof/>
          </w:rPr>
          <w:t>7.4.2</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Legal Framework</w:t>
        </w:r>
        <w:r w:rsidR="00EE3376">
          <w:rPr>
            <w:noProof/>
            <w:webHidden/>
          </w:rPr>
          <w:tab/>
        </w:r>
        <w:r w:rsidR="00EE3376">
          <w:rPr>
            <w:noProof/>
            <w:webHidden/>
          </w:rPr>
          <w:fldChar w:fldCharType="begin"/>
        </w:r>
        <w:r w:rsidR="00EE3376">
          <w:rPr>
            <w:noProof/>
            <w:webHidden/>
          </w:rPr>
          <w:instrText xml:space="preserve"> PAGEREF _Toc162022398 \h </w:instrText>
        </w:r>
        <w:r w:rsidR="00EE3376">
          <w:rPr>
            <w:noProof/>
            <w:webHidden/>
          </w:rPr>
        </w:r>
        <w:r w:rsidR="00EE3376">
          <w:rPr>
            <w:noProof/>
            <w:webHidden/>
          </w:rPr>
          <w:fldChar w:fldCharType="separate"/>
        </w:r>
        <w:r w:rsidR="00EE3376">
          <w:rPr>
            <w:noProof/>
            <w:webHidden/>
          </w:rPr>
          <w:t>59</w:t>
        </w:r>
        <w:r w:rsidR="00EE3376">
          <w:rPr>
            <w:noProof/>
            <w:webHidden/>
          </w:rPr>
          <w:fldChar w:fldCharType="end"/>
        </w:r>
      </w:hyperlink>
    </w:p>
    <w:p w14:paraId="7CFB1591" w14:textId="1F403DAC"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99" w:history="1">
        <w:r w:rsidR="00EE3376" w:rsidRPr="00FC7A6E">
          <w:rPr>
            <w:rStyle w:val="Hyperlink"/>
            <w:rFonts w:eastAsia="Arial"/>
            <w:noProof/>
          </w:rPr>
          <w:t>7.4.3</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Process description</w:t>
        </w:r>
        <w:r w:rsidR="00EE3376">
          <w:rPr>
            <w:noProof/>
            <w:webHidden/>
          </w:rPr>
          <w:tab/>
        </w:r>
        <w:r w:rsidR="00EE3376">
          <w:rPr>
            <w:noProof/>
            <w:webHidden/>
          </w:rPr>
          <w:fldChar w:fldCharType="begin"/>
        </w:r>
        <w:r w:rsidR="00EE3376">
          <w:rPr>
            <w:noProof/>
            <w:webHidden/>
          </w:rPr>
          <w:instrText xml:space="preserve"> PAGEREF _Toc162022399 \h </w:instrText>
        </w:r>
        <w:r w:rsidR="00EE3376">
          <w:rPr>
            <w:noProof/>
            <w:webHidden/>
          </w:rPr>
        </w:r>
        <w:r w:rsidR="00EE3376">
          <w:rPr>
            <w:noProof/>
            <w:webHidden/>
          </w:rPr>
          <w:fldChar w:fldCharType="separate"/>
        </w:r>
        <w:r w:rsidR="00EE3376">
          <w:rPr>
            <w:noProof/>
            <w:webHidden/>
          </w:rPr>
          <w:t>60</w:t>
        </w:r>
        <w:r w:rsidR="00EE3376">
          <w:rPr>
            <w:noProof/>
            <w:webHidden/>
          </w:rPr>
          <w:fldChar w:fldCharType="end"/>
        </w:r>
      </w:hyperlink>
    </w:p>
    <w:p w14:paraId="47776252" w14:textId="0C0863FD"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400" w:history="1">
        <w:r w:rsidR="00EE3376" w:rsidRPr="00FC7A6E">
          <w:rPr>
            <w:rStyle w:val="Hyperlink"/>
            <w:rFonts w:eastAsia="Arial"/>
            <w:noProof/>
          </w:rPr>
          <w:t>7.4.4</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Process Map Innovation Partnership</w:t>
        </w:r>
        <w:r w:rsidR="00EE3376">
          <w:rPr>
            <w:noProof/>
            <w:webHidden/>
          </w:rPr>
          <w:tab/>
        </w:r>
        <w:r w:rsidR="00EE3376">
          <w:rPr>
            <w:noProof/>
            <w:webHidden/>
          </w:rPr>
          <w:fldChar w:fldCharType="begin"/>
        </w:r>
        <w:r w:rsidR="00EE3376">
          <w:rPr>
            <w:noProof/>
            <w:webHidden/>
          </w:rPr>
          <w:instrText xml:space="preserve"> PAGEREF _Toc162022400 \h </w:instrText>
        </w:r>
        <w:r w:rsidR="00EE3376">
          <w:rPr>
            <w:noProof/>
            <w:webHidden/>
          </w:rPr>
        </w:r>
        <w:r w:rsidR="00EE3376">
          <w:rPr>
            <w:noProof/>
            <w:webHidden/>
          </w:rPr>
          <w:fldChar w:fldCharType="separate"/>
        </w:r>
        <w:r w:rsidR="00EE3376">
          <w:rPr>
            <w:noProof/>
            <w:webHidden/>
          </w:rPr>
          <w:t>62</w:t>
        </w:r>
        <w:r w:rsidR="00EE3376">
          <w:rPr>
            <w:noProof/>
            <w:webHidden/>
          </w:rPr>
          <w:fldChar w:fldCharType="end"/>
        </w:r>
      </w:hyperlink>
    </w:p>
    <w:p w14:paraId="4A03CD5D" w14:textId="3B2B5548" w:rsidR="00EE3376" w:rsidRDefault="00000000">
      <w:pPr>
        <w:pStyle w:val="Verzeichnis1"/>
        <w:rPr>
          <w:rFonts w:asciiTheme="minorHAnsi" w:eastAsiaTheme="minorEastAsia" w:hAnsiTheme="minorHAnsi" w:cstheme="minorBidi"/>
          <w:b w:val="0"/>
          <w:bCs w:val="0"/>
          <w:caps w:val="0"/>
          <w:noProof/>
          <w:kern w:val="2"/>
          <w:sz w:val="24"/>
          <w:szCs w:val="24"/>
          <w:lang w:val="de-DE" w:eastAsia="de-DE"/>
          <w14:ligatures w14:val="standardContextual"/>
        </w:rPr>
      </w:pPr>
      <w:hyperlink w:anchor="_Toc162022401" w:history="1">
        <w:r w:rsidR="00EE3376" w:rsidRPr="00FC7A6E">
          <w:rPr>
            <w:rStyle w:val="Hyperlink"/>
            <w:rFonts w:eastAsia="Arial"/>
            <w:noProof/>
          </w:rPr>
          <w:t>8</w:t>
        </w:r>
        <w:r w:rsidR="00EE3376">
          <w:rPr>
            <w:rFonts w:asciiTheme="minorHAnsi" w:eastAsiaTheme="minorEastAsia" w:hAnsiTheme="minorHAnsi" w:cstheme="minorBidi"/>
            <w:b w:val="0"/>
            <w:bCs w:val="0"/>
            <w:caps w:val="0"/>
            <w:noProof/>
            <w:kern w:val="2"/>
            <w:sz w:val="24"/>
            <w:szCs w:val="24"/>
            <w:lang w:val="de-DE" w:eastAsia="de-DE"/>
            <w14:ligatures w14:val="standardContextual"/>
          </w:rPr>
          <w:tab/>
        </w:r>
        <w:r w:rsidR="00EE3376" w:rsidRPr="00FC7A6E">
          <w:rPr>
            <w:rStyle w:val="Hyperlink"/>
            <w:rFonts w:eastAsia="Arial"/>
            <w:noProof/>
          </w:rPr>
          <w:t>Implementation of Notification &amp; Two-Stage Procedure</w:t>
        </w:r>
        <w:r w:rsidR="00EE3376">
          <w:rPr>
            <w:noProof/>
            <w:webHidden/>
          </w:rPr>
          <w:tab/>
        </w:r>
        <w:r w:rsidR="00EE3376">
          <w:rPr>
            <w:noProof/>
            <w:webHidden/>
          </w:rPr>
          <w:fldChar w:fldCharType="begin"/>
        </w:r>
        <w:r w:rsidR="00EE3376">
          <w:rPr>
            <w:noProof/>
            <w:webHidden/>
          </w:rPr>
          <w:instrText xml:space="preserve"> PAGEREF _Toc162022401 \h </w:instrText>
        </w:r>
        <w:r w:rsidR="00EE3376">
          <w:rPr>
            <w:noProof/>
            <w:webHidden/>
          </w:rPr>
        </w:r>
        <w:r w:rsidR="00EE3376">
          <w:rPr>
            <w:noProof/>
            <w:webHidden/>
          </w:rPr>
          <w:fldChar w:fldCharType="separate"/>
        </w:r>
        <w:r w:rsidR="00EE3376">
          <w:rPr>
            <w:noProof/>
            <w:webHidden/>
          </w:rPr>
          <w:t>64</w:t>
        </w:r>
        <w:r w:rsidR="00EE3376">
          <w:rPr>
            <w:noProof/>
            <w:webHidden/>
          </w:rPr>
          <w:fldChar w:fldCharType="end"/>
        </w:r>
      </w:hyperlink>
    </w:p>
    <w:p w14:paraId="0EEA4001" w14:textId="4F1EBDB2"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02" w:history="1">
        <w:r w:rsidR="00EE3376" w:rsidRPr="00FC7A6E">
          <w:rPr>
            <w:rStyle w:val="Hyperlink"/>
            <w:rFonts w:eastAsia="Arial"/>
            <w:noProof/>
          </w:rPr>
          <w:t>8.1</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Peppol BIS - P001 - Procurement procedure subscription</w:t>
        </w:r>
        <w:r w:rsidR="00EE3376">
          <w:rPr>
            <w:noProof/>
            <w:webHidden/>
          </w:rPr>
          <w:tab/>
        </w:r>
        <w:r w:rsidR="00EE3376">
          <w:rPr>
            <w:noProof/>
            <w:webHidden/>
          </w:rPr>
          <w:fldChar w:fldCharType="begin"/>
        </w:r>
        <w:r w:rsidR="00EE3376">
          <w:rPr>
            <w:noProof/>
            <w:webHidden/>
          </w:rPr>
          <w:instrText xml:space="preserve"> PAGEREF _Toc162022402 \h </w:instrText>
        </w:r>
        <w:r w:rsidR="00EE3376">
          <w:rPr>
            <w:noProof/>
            <w:webHidden/>
          </w:rPr>
        </w:r>
        <w:r w:rsidR="00EE3376">
          <w:rPr>
            <w:noProof/>
            <w:webHidden/>
          </w:rPr>
          <w:fldChar w:fldCharType="separate"/>
        </w:r>
        <w:r w:rsidR="00EE3376">
          <w:rPr>
            <w:noProof/>
            <w:webHidden/>
          </w:rPr>
          <w:t>64</w:t>
        </w:r>
        <w:r w:rsidR="00EE3376">
          <w:rPr>
            <w:noProof/>
            <w:webHidden/>
          </w:rPr>
          <w:fldChar w:fldCharType="end"/>
        </w:r>
      </w:hyperlink>
    </w:p>
    <w:p w14:paraId="4BA62A53" w14:textId="38627C7C"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03" w:history="1">
        <w:r w:rsidR="00EE3376" w:rsidRPr="00FC7A6E">
          <w:rPr>
            <w:rStyle w:val="Hyperlink"/>
            <w:rFonts w:eastAsia="Arial"/>
            <w:noProof/>
          </w:rPr>
          <w:t>8.2</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Peppol BIS - P002 - Procurement document access</w:t>
        </w:r>
        <w:r w:rsidR="00EE3376">
          <w:rPr>
            <w:noProof/>
            <w:webHidden/>
          </w:rPr>
          <w:tab/>
        </w:r>
        <w:r w:rsidR="00EE3376">
          <w:rPr>
            <w:noProof/>
            <w:webHidden/>
          </w:rPr>
          <w:fldChar w:fldCharType="begin"/>
        </w:r>
        <w:r w:rsidR="00EE3376">
          <w:rPr>
            <w:noProof/>
            <w:webHidden/>
          </w:rPr>
          <w:instrText xml:space="preserve"> PAGEREF _Toc162022403 \h </w:instrText>
        </w:r>
        <w:r w:rsidR="00EE3376">
          <w:rPr>
            <w:noProof/>
            <w:webHidden/>
          </w:rPr>
        </w:r>
        <w:r w:rsidR="00EE3376">
          <w:rPr>
            <w:noProof/>
            <w:webHidden/>
          </w:rPr>
          <w:fldChar w:fldCharType="separate"/>
        </w:r>
        <w:r w:rsidR="00EE3376">
          <w:rPr>
            <w:noProof/>
            <w:webHidden/>
          </w:rPr>
          <w:t>64</w:t>
        </w:r>
        <w:r w:rsidR="00EE3376">
          <w:rPr>
            <w:noProof/>
            <w:webHidden/>
          </w:rPr>
          <w:fldChar w:fldCharType="end"/>
        </w:r>
      </w:hyperlink>
    </w:p>
    <w:p w14:paraId="40B28253" w14:textId="34012A9D"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04" w:history="1">
        <w:r w:rsidR="00EE3376" w:rsidRPr="00FC7A6E">
          <w:rPr>
            <w:rStyle w:val="Hyperlink"/>
            <w:rFonts w:eastAsia="Arial"/>
            <w:noProof/>
          </w:rPr>
          <w:t>8.3</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Peppol BIS - P003 - Tender Submission</w:t>
        </w:r>
        <w:r w:rsidR="00EE3376">
          <w:rPr>
            <w:noProof/>
            <w:webHidden/>
          </w:rPr>
          <w:tab/>
        </w:r>
        <w:r w:rsidR="00EE3376">
          <w:rPr>
            <w:noProof/>
            <w:webHidden/>
          </w:rPr>
          <w:fldChar w:fldCharType="begin"/>
        </w:r>
        <w:r w:rsidR="00EE3376">
          <w:rPr>
            <w:noProof/>
            <w:webHidden/>
          </w:rPr>
          <w:instrText xml:space="preserve"> PAGEREF _Toc162022404 \h </w:instrText>
        </w:r>
        <w:r w:rsidR="00EE3376">
          <w:rPr>
            <w:noProof/>
            <w:webHidden/>
          </w:rPr>
        </w:r>
        <w:r w:rsidR="00EE3376">
          <w:rPr>
            <w:noProof/>
            <w:webHidden/>
          </w:rPr>
          <w:fldChar w:fldCharType="separate"/>
        </w:r>
        <w:r w:rsidR="00EE3376">
          <w:rPr>
            <w:noProof/>
            <w:webHidden/>
          </w:rPr>
          <w:t>64</w:t>
        </w:r>
        <w:r w:rsidR="00EE3376">
          <w:rPr>
            <w:noProof/>
            <w:webHidden/>
          </w:rPr>
          <w:fldChar w:fldCharType="end"/>
        </w:r>
      </w:hyperlink>
    </w:p>
    <w:p w14:paraId="1B3E91A2" w14:textId="4E3AF649"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05" w:history="1">
        <w:r w:rsidR="00EE3376" w:rsidRPr="00FC7A6E">
          <w:rPr>
            <w:rStyle w:val="Hyperlink"/>
            <w:rFonts w:eastAsia="Arial"/>
            <w:noProof/>
          </w:rPr>
          <w:t>8.4</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Peppol BIS - P004 - Call for Tenders Question and Answers</w:t>
        </w:r>
        <w:r w:rsidR="00EE3376">
          <w:rPr>
            <w:noProof/>
            <w:webHidden/>
          </w:rPr>
          <w:tab/>
        </w:r>
        <w:r w:rsidR="00EE3376">
          <w:rPr>
            <w:noProof/>
            <w:webHidden/>
          </w:rPr>
          <w:fldChar w:fldCharType="begin"/>
        </w:r>
        <w:r w:rsidR="00EE3376">
          <w:rPr>
            <w:noProof/>
            <w:webHidden/>
          </w:rPr>
          <w:instrText xml:space="preserve"> PAGEREF _Toc162022405 \h </w:instrText>
        </w:r>
        <w:r w:rsidR="00EE3376">
          <w:rPr>
            <w:noProof/>
            <w:webHidden/>
          </w:rPr>
        </w:r>
        <w:r w:rsidR="00EE3376">
          <w:rPr>
            <w:noProof/>
            <w:webHidden/>
          </w:rPr>
          <w:fldChar w:fldCharType="separate"/>
        </w:r>
        <w:r w:rsidR="00EE3376">
          <w:rPr>
            <w:noProof/>
            <w:webHidden/>
          </w:rPr>
          <w:t>65</w:t>
        </w:r>
        <w:r w:rsidR="00EE3376">
          <w:rPr>
            <w:noProof/>
            <w:webHidden/>
          </w:rPr>
          <w:fldChar w:fldCharType="end"/>
        </w:r>
      </w:hyperlink>
    </w:p>
    <w:p w14:paraId="4A65A168" w14:textId="033509B8"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06" w:history="1">
        <w:r w:rsidR="00EE3376" w:rsidRPr="00FC7A6E">
          <w:rPr>
            <w:rStyle w:val="Hyperlink"/>
            <w:rFonts w:eastAsia="Arial"/>
            <w:noProof/>
          </w:rPr>
          <w:t>8.5</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Peppol BIS - P005 - Tender Clarification</w:t>
        </w:r>
        <w:r w:rsidR="00EE3376">
          <w:rPr>
            <w:noProof/>
            <w:webHidden/>
          </w:rPr>
          <w:tab/>
        </w:r>
        <w:r w:rsidR="00EE3376">
          <w:rPr>
            <w:noProof/>
            <w:webHidden/>
          </w:rPr>
          <w:fldChar w:fldCharType="begin"/>
        </w:r>
        <w:r w:rsidR="00EE3376">
          <w:rPr>
            <w:noProof/>
            <w:webHidden/>
          </w:rPr>
          <w:instrText xml:space="preserve"> PAGEREF _Toc162022406 \h </w:instrText>
        </w:r>
        <w:r w:rsidR="00EE3376">
          <w:rPr>
            <w:noProof/>
            <w:webHidden/>
          </w:rPr>
        </w:r>
        <w:r w:rsidR="00EE3376">
          <w:rPr>
            <w:noProof/>
            <w:webHidden/>
          </w:rPr>
          <w:fldChar w:fldCharType="separate"/>
        </w:r>
        <w:r w:rsidR="00EE3376">
          <w:rPr>
            <w:noProof/>
            <w:webHidden/>
          </w:rPr>
          <w:t>65</w:t>
        </w:r>
        <w:r w:rsidR="00EE3376">
          <w:rPr>
            <w:noProof/>
            <w:webHidden/>
          </w:rPr>
          <w:fldChar w:fldCharType="end"/>
        </w:r>
      </w:hyperlink>
    </w:p>
    <w:p w14:paraId="37EDFD68" w14:textId="3C689F41"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07" w:history="1">
        <w:r w:rsidR="00EE3376" w:rsidRPr="00FC7A6E">
          <w:rPr>
            <w:rStyle w:val="Hyperlink"/>
            <w:rFonts w:eastAsia="Arial"/>
            <w:noProof/>
          </w:rPr>
          <w:t>8.6</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Peppol BIS - P006 - Search Notices</w:t>
        </w:r>
        <w:r w:rsidR="00EE3376">
          <w:rPr>
            <w:noProof/>
            <w:webHidden/>
          </w:rPr>
          <w:tab/>
        </w:r>
        <w:r w:rsidR="00EE3376">
          <w:rPr>
            <w:noProof/>
            <w:webHidden/>
          </w:rPr>
          <w:fldChar w:fldCharType="begin"/>
        </w:r>
        <w:r w:rsidR="00EE3376">
          <w:rPr>
            <w:noProof/>
            <w:webHidden/>
          </w:rPr>
          <w:instrText xml:space="preserve"> PAGEREF _Toc162022407 \h </w:instrText>
        </w:r>
        <w:r w:rsidR="00EE3376">
          <w:rPr>
            <w:noProof/>
            <w:webHidden/>
          </w:rPr>
        </w:r>
        <w:r w:rsidR="00EE3376">
          <w:rPr>
            <w:noProof/>
            <w:webHidden/>
          </w:rPr>
          <w:fldChar w:fldCharType="separate"/>
        </w:r>
        <w:r w:rsidR="00EE3376">
          <w:rPr>
            <w:noProof/>
            <w:webHidden/>
          </w:rPr>
          <w:t>65</w:t>
        </w:r>
        <w:r w:rsidR="00EE3376">
          <w:rPr>
            <w:noProof/>
            <w:webHidden/>
          </w:rPr>
          <w:fldChar w:fldCharType="end"/>
        </w:r>
      </w:hyperlink>
    </w:p>
    <w:p w14:paraId="401F4477" w14:textId="08E5E226"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08" w:history="1">
        <w:r w:rsidR="00EE3376" w:rsidRPr="00FC7A6E">
          <w:rPr>
            <w:rStyle w:val="Hyperlink"/>
            <w:rFonts w:eastAsia="Arial"/>
            <w:noProof/>
          </w:rPr>
          <w:t>8.7</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Peppol BIS - P007 - Tender Withdrawal</w:t>
        </w:r>
        <w:r w:rsidR="00EE3376">
          <w:rPr>
            <w:noProof/>
            <w:webHidden/>
          </w:rPr>
          <w:tab/>
        </w:r>
        <w:r w:rsidR="00EE3376">
          <w:rPr>
            <w:noProof/>
            <w:webHidden/>
          </w:rPr>
          <w:fldChar w:fldCharType="begin"/>
        </w:r>
        <w:r w:rsidR="00EE3376">
          <w:rPr>
            <w:noProof/>
            <w:webHidden/>
          </w:rPr>
          <w:instrText xml:space="preserve"> PAGEREF _Toc162022408 \h </w:instrText>
        </w:r>
        <w:r w:rsidR="00EE3376">
          <w:rPr>
            <w:noProof/>
            <w:webHidden/>
          </w:rPr>
        </w:r>
        <w:r w:rsidR="00EE3376">
          <w:rPr>
            <w:noProof/>
            <w:webHidden/>
          </w:rPr>
          <w:fldChar w:fldCharType="separate"/>
        </w:r>
        <w:r w:rsidR="00EE3376">
          <w:rPr>
            <w:noProof/>
            <w:webHidden/>
          </w:rPr>
          <w:t>66</w:t>
        </w:r>
        <w:r w:rsidR="00EE3376">
          <w:rPr>
            <w:noProof/>
            <w:webHidden/>
          </w:rPr>
          <w:fldChar w:fldCharType="end"/>
        </w:r>
      </w:hyperlink>
    </w:p>
    <w:p w14:paraId="0A92603A" w14:textId="7AE31C5D"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09" w:history="1">
        <w:r w:rsidR="00EE3376" w:rsidRPr="00FC7A6E">
          <w:rPr>
            <w:rStyle w:val="Hyperlink"/>
            <w:rFonts w:eastAsia="Arial"/>
            <w:noProof/>
          </w:rPr>
          <w:t>8.8</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Peppol BIS - P008 - Publish Notice</w:t>
        </w:r>
        <w:r w:rsidR="00EE3376">
          <w:rPr>
            <w:noProof/>
            <w:webHidden/>
          </w:rPr>
          <w:tab/>
        </w:r>
        <w:r w:rsidR="00EE3376">
          <w:rPr>
            <w:noProof/>
            <w:webHidden/>
          </w:rPr>
          <w:fldChar w:fldCharType="begin"/>
        </w:r>
        <w:r w:rsidR="00EE3376">
          <w:rPr>
            <w:noProof/>
            <w:webHidden/>
          </w:rPr>
          <w:instrText xml:space="preserve"> PAGEREF _Toc162022409 \h </w:instrText>
        </w:r>
        <w:r w:rsidR="00EE3376">
          <w:rPr>
            <w:noProof/>
            <w:webHidden/>
          </w:rPr>
        </w:r>
        <w:r w:rsidR="00EE3376">
          <w:rPr>
            <w:noProof/>
            <w:webHidden/>
          </w:rPr>
          <w:fldChar w:fldCharType="separate"/>
        </w:r>
        <w:r w:rsidR="00EE3376">
          <w:rPr>
            <w:noProof/>
            <w:webHidden/>
          </w:rPr>
          <w:t>66</w:t>
        </w:r>
        <w:r w:rsidR="00EE3376">
          <w:rPr>
            <w:noProof/>
            <w:webHidden/>
          </w:rPr>
          <w:fldChar w:fldCharType="end"/>
        </w:r>
      </w:hyperlink>
    </w:p>
    <w:p w14:paraId="2C824020" w14:textId="25A21395"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10" w:history="1">
        <w:r w:rsidR="00EE3376" w:rsidRPr="00FC7A6E">
          <w:rPr>
            <w:rStyle w:val="Hyperlink"/>
            <w:rFonts w:eastAsia="Arial"/>
            <w:noProof/>
          </w:rPr>
          <w:t>8.9</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Peppol BIS - P009 - Notify Awarding</w:t>
        </w:r>
        <w:r w:rsidR="00EE3376">
          <w:rPr>
            <w:noProof/>
            <w:webHidden/>
          </w:rPr>
          <w:tab/>
        </w:r>
        <w:r w:rsidR="00EE3376">
          <w:rPr>
            <w:noProof/>
            <w:webHidden/>
          </w:rPr>
          <w:fldChar w:fldCharType="begin"/>
        </w:r>
        <w:r w:rsidR="00EE3376">
          <w:rPr>
            <w:noProof/>
            <w:webHidden/>
          </w:rPr>
          <w:instrText xml:space="preserve"> PAGEREF _Toc162022410 \h </w:instrText>
        </w:r>
        <w:r w:rsidR="00EE3376">
          <w:rPr>
            <w:noProof/>
            <w:webHidden/>
          </w:rPr>
        </w:r>
        <w:r w:rsidR="00EE3376">
          <w:rPr>
            <w:noProof/>
            <w:webHidden/>
          </w:rPr>
          <w:fldChar w:fldCharType="separate"/>
        </w:r>
        <w:r w:rsidR="00EE3376">
          <w:rPr>
            <w:noProof/>
            <w:webHidden/>
          </w:rPr>
          <w:t>66</w:t>
        </w:r>
        <w:r w:rsidR="00EE3376">
          <w:rPr>
            <w:noProof/>
            <w:webHidden/>
          </w:rPr>
          <w:fldChar w:fldCharType="end"/>
        </w:r>
      </w:hyperlink>
    </w:p>
    <w:p w14:paraId="1BE2E82A" w14:textId="1A2124E8"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11" w:history="1">
        <w:r w:rsidR="00EE3376" w:rsidRPr="00FC7A6E">
          <w:rPr>
            <w:rStyle w:val="Hyperlink"/>
            <w:rFonts w:eastAsia="Arial"/>
            <w:noProof/>
          </w:rPr>
          <w:t>8.10</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Peppol BIS - P010 – Tendering Message Response</w:t>
        </w:r>
        <w:r w:rsidR="00EE3376">
          <w:rPr>
            <w:noProof/>
            <w:webHidden/>
          </w:rPr>
          <w:tab/>
        </w:r>
        <w:r w:rsidR="00EE3376">
          <w:rPr>
            <w:noProof/>
            <w:webHidden/>
          </w:rPr>
          <w:fldChar w:fldCharType="begin"/>
        </w:r>
        <w:r w:rsidR="00EE3376">
          <w:rPr>
            <w:noProof/>
            <w:webHidden/>
          </w:rPr>
          <w:instrText xml:space="preserve"> PAGEREF _Toc162022411 \h </w:instrText>
        </w:r>
        <w:r w:rsidR="00EE3376">
          <w:rPr>
            <w:noProof/>
            <w:webHidden/>
          </w:rPr>
        </w:r>
        <w:r w:rsidR="00EE3376">
          <w:rPr>
            <w:noProof/>
            <w:webHidden/>
          </w:rPr>
          <w:fldChar w:fldCharType="separate"/>
        </w:r>
        <w:r w:rsidR="00EE3376">
          <w:rPr>
            <w:noProof/>
            <w:webHidden/>
          </w:rPr>
          <w:t>66</w:t>
        </w:r>
        <w:r w:rsidR="00EE3376">
          <w:rPr>
            <w:noProof/>
            <w:webHidden/>
          </w:rPr>
          <w:fldChar w:fldCharType="end"/>
        </w:r>
      </w:hyperlink>
    </w:p>
    <w:p w14:paraId="6AF1533F" w14:textId="5FB85BB8"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12" w:history="1">
        <w:r w:rsidR="00EE3376" w:rsidRPr="00FC7A6E">
          <w:rPr>
            <w:rStyle w:val="Hyperlink"/>
            <w:rFonts w:eastAsia="Arial"/>
            <w:noProof/>
          </w:rPr>
          <w:t>8.11</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Peppol BIS - P011 – Tender Qualification</w:t>
        </w:r>
        <w:r w:rsidR="00EE3376">
          <w:rPr>
            <w:noProof/>
            <w:webHidden/>
          </w:rPr>
          <w:tab/>
        </w:r>
        <w:r w:rsidR="00EE3376">
          <w:rPr>
            <w:noProof/>
            <w:webHidden/>
          </w:rPr>
          <w:fldChar w:fldCharType="begin"/>
        </w:r>
        <w:r w:rsidR="00EE3376">
          <w:rPr>
            <w:noProof/>
            <w:webHidden/>
          </w:rPr>
          <w:instrText xml:space="preserve"> PAGEREF _Toc162022412 \h </w:instrText>
        </w:r>
        <w:r w:rsidR="00EE3376">
          <w:rPr>
            <w:noProof/>
            <w:webHidden/>
          </w:rPr>
        </w:r>
        <w:r w:rsidR="00EE3376">
          <w:rPr>
            <w:noProof/>
            <w:webHidden/>
          </w:rPr>
          <w:fldChar w:fldCharType="separate"/>
        </w:r>
        <w:r w:rsidR="00EE3376">
          <w:rPr>
            <w:noProof/>
            <w:webHidden/>
          </w:rPr>
          <w:t>66</w:t>
        </w:r>
        <w:r w:rsidR="00EE3376">
          <w:rPr>
            <w:noProof/>
            <w:webHidden/>
          </w:rPr>
          <w:fldChar w:fldCharType="end"/>
        </w:r>
      </w:hyperlink>
    </w:p>
    <w:p w14:paraId="4713765F" w14:textId="393C6ED2"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13" w:history="1">
        <w:r w:rsidR="00EE3376" w:rsidRPr="00FC7A6E">
          <w:rPr>
            <w:rStyle w:val="Hyperlink"/>
            <w:rFonts w:eastAsia="Arial"/>
            <w:noProof/>
          </w:rPr>
          <w:t>8.12</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Peppol BIS - P012 –Qualification Response</w:t>
        </w:r>
        <w:r w:rsidR="00EE3376">
          <w:rPr>
            <w:noProof/>
            <w:webHidden/>
          </w:rPr>
          <w:tab/>
        </w:r>
        <w:r w:rsidR="00EE3376">
          <w:rPr>
            <w:noProof/>
            <w:webHidden/>
          </w:rPr>
          <w:fldChar w:fldCharType="begin"/>
        </w:r>
        <w:r w:rsidR="00EE3376">
          <w:rPr>
            <w:noProof/>
            <w:webHidden/>
          </w:rPr>
          <w:instrText xml:space="preserve"> PAGEREF _Toc162022413 \h </w:instrText>
        </w:r>
        <w:r w:rsidR="00EE3376">
          <w:rPr>
            <w:noProof/>
            <w:webHidden/>
          </w:rPr>
        </w:r>
        <w:r w:rsidR="00EE3376">
          <w:rPr>
            <w:noProof/>
            <w:webHidden/>
          </w:rPr>
          <w:fldChar w:fldCharType="separate"/>
        </w:r>
        <w:r w:rsidR="00EE3376">
          <w:rPr>
            <w:noProof/>
            <w:webHidden/>
          </w:rPr>
          <w:t>67</w:t>
        </w:r>
        <w:r w:rsidR="00EE3376">
          <w:rPr>
            <w:noProof/>
            <w:webHidden/>
          </w:rPr>
          <w:fldChar w:fldCharType="end"/>
        </w:r>
      </w:hyperlink>
    </w:p>
    <w:p w14:paraId="50B0F64C" w14:textId="73B7F362"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14" w:history="1">
        <w:r w:rsidR="00EE3376" w:rsidRPr="00FC7A6E">
          <w:rPr>
            <w:rStyle w:val="Hyperlink"/>
            <w:rFonts w:eastAsia="Arial"/>
            <w:noProof/>
          </w:rPr>
          <w:t>8.13</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Peppol BIS - P013 – Invitation to Tender</w:t>
        </w:r>
        <w:r w:rsidR="00EE3376">
          <w:rPr>
            <w:noProof/>
            <w:webHidden/>
          </w:rPr>
          <w:tab/>
        </w:r>
        <w:r w:rsidR="00EE3376">
          <w:rPr>
            <w:noProof/>
            <w:webHidden/>
          </w:rPr>
          <w:fldChar w:fldCharType="begin"/>
        </w:r>
        <w:r w:rsidR="00EE3376">
          <w:rPr>
            <w:noProof/>
            <w:webHidden/>
          </w:rPr>
          <w:instrText xml:space="preserve"> PAGEREF _Toc162022414 \h </w:instrText>
        </w:r>
        <w:r w:rsidR="00EE3376">
          <w:rPr>
            <w:noProof/>
            <w:webHidden/>
          </w:rPr>
        </w:r>
        <w:r w:rsidR="00EE3376">
          <w:rPr>
            <w:noProof/>
            <w:webHidden/>
          </w:rPr>
          <w:fldChar w:fldCharType="separate"/>
        </w:r>
        <w:r w:rsidR="00EE3376">
          <w:rPr>
            <w:noProof/>
            <w:webHidden/>
          </w:rPr>
          <w:t>67</w:t>
        </w:r>
        <w:r w:rsidR="00EE3376">
          <w:rPr>
            <w:noProof/>
            <w:webHidden/>
          </w:rPr>
          <w:fldChar w:fldCharType="end"/>
        </w:r>
      </w:hyperlink>
    </w:p>
    <w:p w14:paraId="2FE5AF02" w14:textId="131BC391"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15" w:history="1">
        <w:r w:rsidR="00EE3376" w:rsidRPr="00FC7A6E">
          <w:rPr>
            <w:rStyle w:val="Hyperlink"/>
            <w:rFonts w:eastAsia="Arial"/>
            <w:noProof/>
          </w:rPr>
          <w:t>8.14</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Peppol BIS - P035 – Pre-Award Catalogue</w:t>
        </w:r>
        <w:r w:rsidR="00EE3376">
          <w:rPr>
            <w:noProof/>
            <w:webHidden/>
          </w:rPr>
          <w:tab/>
        </w:r>
        <w:r w:rsidR="00EE3376">
          <w:rPr>
            <w:noProof/>
            <w:webHidden/>
          </w:rPr>
          <w:fldChar w:fldCharType="begin"/>
        </w:r>
        <w:r w:rsidR="00EE3376">
          <w:rPr>
            <w:noProof/>
            <w:webHidden/>
          </w:rPr>
          <w:instrText xml:space="preserve"> PAGEREF _Toc162022415 \h </w:instrText>
        </w:r>
        <w:r w:rsidR="00EE3376">
          <w:rPr>
            <w:noProof/>
            <w:webHidden/>
          </w:rPr>
        </w:r>
        <w:r w:rsidR="00EE3376">
          <w:rPr>
            <w:noProof/>
            <w:webHidden/>
          </w:rPr>
          <w:fldChar w:fldCharType="separate"/>
        </w:r>
        <w:r w:rsidR="00EE3376">
          <w:rPr>
            <w:noProof/>
            <w:webHidden/>
          </w:rPr>
          <w:t>67</w:t>
        </w:r>
        <w:r w:rsidR="00EE3376">
          <w:rPr>
            <w:noProof/>
            <w:webHidden/>
          </w:rPr>
          <w:fldChar w:fldCharType="end"/>
        </w:r>
      </w:hyperlink>
    </w:p>
    <w:p w14:paraId="19779AB3" w14:textId="3C019B4D"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16" w:history="1">
        <w:r w:rsidR="00EE3376" w:rsidRPr="00FC7A6E">
          <w:rPr>
            <w:rStyle w:val="Hyperlink"/>
            <w:rFonts w:eastAsia="Arial"/>
            <w:noProof/>
          </w:rPr>
          <w:t>8.15</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Peppol Code Lists used in Notification &amp; Two-Stage Procedures</w:t>
        </w:r>
        <w:r w:rsidR="00EE3376">
          <w:rPr>
            <w:noProof/>
            <w:webHidden/>
          </w:rPr>
          <w:tab/>
        </w:r>
        <w:r w:rsidR="00EE3376">
          <w:rPr>
            <w:noProof/>
            <w:webHidden/>
          </w:rPr>
          <w:fldChar w:fldCharType="begin"/>
        </w:r>
        <w:r w:rsidR="00EE3376">
          <w:rPr>
            <w:noProof/>
            <w:webHidden/>
          </w:rPr>
          <w:instrText xml:space="preserve"> PAGEREF _Toc162022416 \h </w:instrText>
        </w:r>
        <w:r w:rsidR="00EE3376">
          <w:rPr>
            <w:noProof/>
            <w:webHidden/>
          </w:rPr>
        </w:r>
        <w:r w:rsidR="00EE3376">
          <w:rPr>
            <w:noProof/>
            <w:webHidden/>
          </w:rPr>
          <w:fldChar w:fldCharType="separate"/>
        </w:r>
        <w:r w:rsidR="00EE3376">
          <w:rPr>
            <w:noProof/>
            <w:webHidden/>
          </w:rPr>
          <w:t>68</w:t>
        </w:r>
        <w:r w:rsidR="00EE3376">
          <w:rPr>
            <w:noProof/>
            <w:webHidden/>
          </w:rPr>
          <w:fldChar w:fldCharType="end"/>
        </w:r>
      </w:hyperlink>
    </w:p>
    <w:p w14:paraId="1C7676A2" w14:textId="2EDFAC1E" w:rsidR="00EE3376" w:rsidRDefault="00000000">
      <w:pPr>
        <w:pStyle w:val="Verzeichnis3"/>
        <w:tabs>
          <w:tab w:val="left" w:pos="132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417" w:history="1">
        <w:r w:rsidR="00EE3376" w:rsidRPr="00FC7A6E">
          <w:rPr>
            <w:rStyle w:val="Hyperlink"/>
            <w:rFonts w:eastAsia="Arial"/>
            <w:noProof/>
          </w:rPr>
          <w:t>8.15.1</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Generic Code Lists</w:t>
        </w:r>
        <w:r w:rsidR="00EE3376">
          <w:rPr>
            <w:noProof/>
            <w:webHidden/>
          </w:rPr>
          <w:tab/>
        </w:r>
        <w:r w:rsidR="00EE3376">
          <w:rPr>
            <w:noProof/>
            <w:webHidden/>
          </w:rPr>
          <w:fldChar w:fldCharType="begin"/>
        </w:r>
        <w:r w:rsidR="00EE3376">
          <w:rPr>
            <w:noProof/>
            <w:webHidden/>
          </w:rPr>
          <w:instrText xml:space="preserve"> PAGEREF _Toc162022417 \h </w:instrText>
        </w:r>
        <w:r w:rsidR="00EE3376">
          <w:rPr>
            <w:noProof/>
            <w:webHidden/>
          </w:rPr>
        </w:r>
        <w:r w:rsidR="00EE3376">
          <w:rPr>
            <w:noProof/>
            <w:webHidden/>
          </w:rPr>
          <w:fldChar w:fldCharType="separate"/>
        </w:r>
        <w:r w:rsidR="00EE3376">
          <w:rPr>
            <w:noProof/>
            <w:webHidden/>
          </w:rPr>
          <w:t>68</w:t>
        </w:r>
        <w:r w:rsidR="00EE3376">
          <w:rPr>
            <w:noProof/>
            <w:webHidden/>
          </w:rPr>
          <w:fldChar w:fldCharType="end"/>
        </w:r>
      </w:hyperlink>
    </w:p>
    <w:p w14:paraId="07B1E1C6" w14:textId="54EB9F19" w:rsidR="00EE3376" w:rsidRDefault="00000000">
      <w:pPr>
        <w:pStyle w:val="Verzeichnis3"/>
        <w:tabs>
          <w:tab w:val="left" w:pos="132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418" w:history="1">
        <w:r w:rsidR="00EE3376" w:rsidRPr="00FC7A6E">
          <w:rPr>
            <w:rStyle w:val="Hyperlink"/>
            <w:rFonts w:eastAsia="Arial"/>
            <w:noProof/>
          </w:rPr>
          <w:t>8.15.2</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Catalogue specific Code Lists</w:t>
        </w:r>
        <w:r w:rsidR="00EE3376">
          <w:rPr>
            <w:noProof/>
            <w:webHidden/>
          </w:rPr>
          <w:tab/>
        </w:r>
        <w:r w:rsidR="00EE3376">
          <w:rPr>
            <w:noProof/>
            <w:webHidden/>
          </w:rPr>
          <w:fldChar w:fldCharType="begin"/>
        </w:r>
        <w:r w:rsidR="00EE3376">
          <w:rPr>
            <w:noProof/>
            <w:webHidden/>
          </w:rPr>
          <w:instrText xml:space="preserve"> PAGEREF _Toc162022418 \h </w:instrText>
        </w:r>
        <w:r w:rsidR="00EE3376">
          <w:rPr>
            <w:noProof/>
            <w:webHidden/>
          </w:rPr>
        </w:r>
        <w:r w:rsidR="00EE3376">
          <w:rPr>
            <w:noProof/>
            <w:webHidden/>
          </w:rPr>
          <w:fldChar w:fldCharType="separate"/>
        </w:r>
        <w:r w:rsidR="00EE3376">
          <w:rPr>
            <w:noProof/>
            <w:webHidden/>
          </w:rPr>
          <w:t>68</w:t>
        </w:r>
        <w:r w:rsidR="00EE3376">
          <w:rPr>
            <w:noProof/>
            <w:webHidden/>
          </w:rPr>
          <w:fldChar w:fldCharType="end"/>
        </w:r>
      </w:hyperlink>
    </w:p>
    <w:p w14:paraId="4E2F0FE4" w14:textId="394DCDA3"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19" w:history="1">
        <w:r w:rsidR="00EE3376" w:rsidRPr="00FC7A6E">
          <w:rPr>
            <w:rStyle w:val="Hyperlink"/>
            <w:rFonts w:eastAsia="Arial"/>
            <w:noProof/>
          </w:rPr>
          <w:t>8.16</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Other artifacts used in Notification &amp; Two-Stage Procedures</w:t>
        </w:r>
        <w:r w:rsidR="00EE3376">
          <w:rPr>
            <w:noProof/>
            <w:webHidden/>
          </w:rPr>
          <w:tab/>
        </w:r>
        <w:r w:rsidR="00EE3376">
          <w:rPr>
            <w:noProof/>
            <w:webHidden/>
          </w:rPr>
          <w:fldChar w:fldCharType="begin"/>
        </w:r>
        <w:r w:rsidR="00EE3376">
          <w:rPr>
            <w:noProof/>
            <w:webHidden/>
          </w:rPr>
          <w:instrText xml:space="preserve"> PAGEREF _Toc162022419 \h </w:instrText>
        </w:r>
        <w:r w:rsidR="00EE3376">
          <w:rPr>
            <w:noProof/>
            <w:webHidden/>
          </w:rPr>
        </w:r>
        <w:r w:rsidR="00EE3376">
          <w:rPr>
            <w:noProof/>
            <w:webHidden/>
          </w:rPr>
          <w:fldChar w:fldCharType="separate"/>
        </w:r>
        <w:r w:rsidR="00EE3376">
          <w:rPr>
            <w:noProof/>
            <w:webHidden/>
          </w:rPr>
          <w:t>68</w:t>
        </w:r>
        <w:r w:rsidR="00EE3376">
          <w:rPr>
            <w:noProof/>
            <w:webHidden/>
          </w:rPr>
          <w:fldChar w:fldCharType="end"/>
        </w:r>
      </w:hyperlink>
    </w:p>
    <w:p w14:paraId="7E81890C" w14:textId="1217933C" w:rsidR="00EE3376" w:rsidRDefault="00000000">
      <w:pPr>
        <w:pStyle w:val="Verzeichnis1"/>
        <w:rPr>
          <w:rFonts w:asciiTheme="minorHAnsi" w:eastAsiaTheme="minorEastAsia" w:hAnsiTheme="minorHAnsi" w:cstheme="minorBidi"/>
          <w:b w:val="0"/>
          <w:bCs w:val="0"/>
          <w:caps w:val="0"/>
          <w:noProof/>
          <w:kern w:val="2"/>
          <w:sz w:val="24"/>
          <w:szCs w:val="24"/>
          <w:lang w:val="de-DE" w:eastAsia="de-DE"/>
          <w14:ligatures w14:val="standardContextual"/>
        </w:rPr>
      </w:pPr>
      <w:hyperlink w:anchor="_Toc162022420" w:history="1">
        <w:r w:rsidR="00EE3376" w:rsidRPr="00FC7A6E">
          <w:rPr>
            <w:rStyle w:val="Hyperlink"/>
            <w:rFonts w:eastAsia="Arial"/>
            <w:noProof/>
          </w:rPr>
          <w:t>External References</w:t>
        </w:r>
        <w:r w:rsidR="00EE3376">
          <w:rPr>
            <w:noProof/>
            <w:webHidden/>
          </w:rPr>
          <w:tab/>
        </w:r>
        <w:r w:rsidR="00EE3376">
          <w:rPr>
            <w:noProof/>
            <w:webHidden/>
          </w:rPr>
          <w:fldChar w:fldCharType="begin"/>
        </w:r>
        <w:r w:rsidR="00EE3376">
          <w:rPr>
            <w:noProof/>
            <w:webHidden/>
          </w:rPr>
          <w:instrText xml:space="preserve"> PAGEREF _Toc162022420 \h </w:instrText>
        </w:r>
        <w:r w:rsidR="00EE3376">
          <w:rPr>
            <w:noProof/>
            <w:webHidden/>
          </w:rPr>
        </w:r>
        <w:r w:rsidR="00EE3376">
          <w:rPr>
            <w:noProof/>
            <w:webHidden/>
          </w:rPr>
          <w:fldChar w:fldCharType="separate"/>
        </w:r>
        <w:r w:rsidR="00EE3376">
          <w:rPr>
            <w:noProof/>
            <w:webHidden/>
          </w:rPr>
          <w:t>69</w:t>
        </w:r>
        <w:r w:rsidR="00EE3376">
          <w:rPr>
            <w:noProof/>
            <w:webHidden/>
          </w:rPr>
          <w:fldChar w:fldCharType="end"/>
        </w:r>
      </w:hyperlink>
    </w:p>
    <w:p w14:paraId="295EB9A2" w14:textId="4A738ECA" w:rsidR="00093540" w:rsidRDefault="00A045BC">
      <w:pPr>
        <w:rPr>
          <w:b/>
          <w:bCs/>
        </w:rPr>
      </w:pPr>
      <w:r>
        <w:rPr>
          <w:b/>
          <w:bCs/>
        </w:rPr>
        <w:fldChar w:fldCharType="end"/>
      </w:r>
    </w:p>
    <w:p w14:paraId="295EB9A3" w14:textId="77777777" w:rsidR="00093540" w:rsidRDefault="00A045BC">
      <w:pPr>
        <w:rPr>
          <w:rFonts w:ascii="Arial" w:eastAsia="Arial" w:hAnsi="Arial" w:cs="Arial"/>
          <w:sz w:val="20"/>
          <w:szCs w:val="20"/>
        </w:rPr>
      </w:pPr>
      <w:r>
        <w:rPr>
          <w:rFonts w:ascii="Arial" w:eastAsia="Arial" w:hAnsi="Arial" w:cs="Arial"/>
          <w:sz w:val="20"/>
          <w:szCs w:val="20"/>
        </w:rPr>
        <w:br w:type="page"/>
      </w:r>
    </w:p>
    <w:p w14:paraId="295EB9A4" w14:textId="77777777" w:rsidR="00093540" w:rsidRDefault="00093540">
      <w:pPr>
        <w:rPr>
          <w:rFonts w:ascii="Arial" w:eastAsia="Arial" w:hAnsi="Arial" w:cs="Arial"/>
          <w:sz w:val="20"/>
          <w:szCs w:val="20"/>
        </w:rPr>
      </w:pPr>
    </w:p>
    <w:p w14:paraId="295EB9A5" w14:textId="77777777" w:rsidR="00093540" w:rsidRDefault="00093540">
      <w:pPr>
        <w:rPr>
          <w:rFonts w:ascii="Arial" w:eastAsia="Arial" w:hAnsi="Arial" w:cs="Arial"/>
          <w:sz w:val="20"/>
          <w:szCs w:val="20"/>
        </w:rPr>
      </w:pPr>
    </w:p>
    <w:p w14:paraId="295EB9A6" w14:textId="77777777" w:rsidR="00093540" w:rsidRDefault="00A045BC">
      <w:pPr>
        <w:tabs>
          <w:tab w:val="left" w:pos="4170"/>
        </w:tabs>
        <w:rPr>
          <w:b/>
          <w:sz w:val="28"/>
          <w:szCs w:val="28"/>
        </w:rPr>
      </w:pPr>
      <w:r>
        <w:rPr>
          <w:b/>
          <w:sz w:val="28"/>
          <w:szCs w:val="28"/>
        </w:rPr>
        <w:t>List of Tables</w:t>
      </w:r>
    </w:p>
    <w:p w14:paraId="295EB9A7" w14:textId="77777777" w:rsidR="00093540" w:rsidRDefault="00093540">
      <w:pPr>
        <w:rPr>
          <w:rFonts w:ascii="Arial" w:eastAsia="Arial" w:hAnsi="Arial" w:cs="Arial"/>
          <w:sz w:val="20"/>
          <w:szCs w:val="20"/>
        </w:rPr>
      </w:pPr>
    </w:p>
    <w:p w14:paraId="3803C66F" w14:textId="4037BF50" w:rsidR="00EE3376" w:rsidRDefault="00A045BC">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r>
        <w:rPr>
          <w:rFonts w:ascii="Arial" w:eastAsia="Arial" w:hAnsi="Arial" w:cs="Arial"/>
        </w:rPr>
        <w:fldChar w:fldCharType="begin"/>
      </w:r>
      <w:r>
        <w:rPr>
          <w:rFonts w:ascii="Arial" w:eastAsia="Arial" w:hAnsi="Arial" w:cs="Arial"/>
        </w:rPr>
        <w:instrText xml:space="preserve"> TOC \h \z \c "Table" </w:instrText>
      </w:r>
      <w:r>
        <w:rPr>
          <w:rFonts w:ascii="Arial" w:eastAsia="Arial" w:hAnsi="Arial" w:cs="Arial"/>
        </w:rPr>
        <w:fldChar w:fldCharType="separate"/>
      </w:r>
      <w:hyperlink w:anchor="_Toc162022421" w:history="1">
        <w:r w:rsidR="00EE3376" w:rsidRPr="00DD3918">
          <w:rPr>
            <w:rStyle w:val="Hyperlink"/>
            <w:noProof/>
          </w:rPr>
          <w:t>Table 1: Peppol BIS supporting the Two-Stage procedures</w:t>
        </w:r>
        <w:r w:rsidR="00EE3376">
          <w:rPr>
            <w:noProof/>
            <w:webHidden/>
          </w:rPr>
          <w:tab/>
        </w:r>
        <w:r w:rsidR="00EE3376">
          <w:rPr>
            <w:noProof/>
            <w:webHidden/>
          </w:rPr>
          <w:fldChar w:fldCharType="begin"/>
        </w:r>
        <w:r w:rsidR="00EE3376">
          <w:rPr>
            <w:noProof/>
            <w:webHidden/>
          </w:rPr>
          <w:instrText xml:space="preserve"> PAGEREF _Toc162022421 \h </w:instrText>
        </w:r>
        <w:r w:rsidR="00EE3376">
          <w:rPr>
            <w:noProof/>
            <w:webHidden/>
          </w:rPr>
        </w:r>
        <w:r w:rsidR="00EE3376">
          <w:rPr>
            <w:noProof/>
            <w:webHidden/>
          </w:rPr>
          <w:fldChar w:fldCharType="separate"/>
        </w:r>
        <w:r w:rsidR="00EE3376">
          <w:rPr>
            <w:noProof/>
            <w:webHidden/>
          </w:rPr>
          <w:t>9</w:t>
        </w:r>
        <w:r w:rsidR="00EE3376">
          <w:rPr>
            <w:noProof/>
            <w:webHidden/>
          </w:rPr>
          <w:fldChar w:fldCharType="end"/>
        </w:r>
      </w:hyperlink>
    </w:p>
    <w:p w14:paraId="03E05929" w14:textId="15532204"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22" w:history="1">
        <w:r w:rsidR="00EE3376" w:rsidRPr="00DD3918">
          <w:rPr>
            <w:rStyle w:val="Hyperlink"/>
            <w:noProof/>
          </w:rPr>
          <w:t>Table 2: Goals of the Notification &amp; Two-Stage Procedure Guideline</w:t>
        </w:r>
        <w:r w:rsidR="00EE3376">
          <w:rPr>
            <w:noProof/>
            <w:webHidden/>
          </w:rPr>
          <w:tab/>
        </w:r>
        <w:r w:rsidR="00EE3376">
          <w:rPr>
            <w:noProof/>
            <w:webHidden/>
          </w:rPr>
          <w:fldChar w:fldCharType="begin"/>
        </w:r>
        <w:r w:rsidR="00EE3376">
          <w:rPr>
            <w:noProof/>
            <w:webHidden/>
          </w:rPr>
          <w:instrText xml:space="preserve"> PAGEREF _Toc162022422 \h </w:instrText>
        </w:r>
        <w:r w:rsidR="00EE3376">
          <w:rPr>
            <w:noProof/>
            <w:webHidden/>
          </w:rPr>
        </w:r>
        <w:r w:rsidR="00EE3376">
          <w:rPr>
            <w:noProof/>
            <w:webHidden/>
          </w:rPr>
          <w:fldChar w:fldCharType="separate"/>
        </w:r>
        <w:r w:rsidR="00EE3376">
          <w:rPr>
            <w:noProof/>
            <w:webHidden/>
          </w:rPr>
          <w:t>10</w:t>
        </w:r>
        <w:r w:rsidR="00EE3376">
          <w:rPr>
            <w:noProof/>
            <w:webHidden/>
          </w:rPr>
          <w:fldChar w:fldCharType="end"/>
        </w:r>
      </w:hyperlink>
    </w:p>
    <w:p w14:paraId="50C91C49" w14:textId="53951987"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23" w:history="1">
        <w:r w:rsidR="00EE3376" w:rsidRPr="00DD3918">
          <w:rPr>
            <w:rStyle w:val="Hyperlink"/>
            <w:noProof/>
          </w:rPr>
          <w:t>Table 3: High level business requirements</w:t>
        </w:r>
        <w:r w:rsidR="00EE3376">
          <w:rPr>
            <w:noProof/>
            <w:webHidden/>
          </w:rPr>
          <w:tab/>
        </w:r>
        <w:r w:rsidR="00EE3376">
          <w:rPr>
            <w:noProof/>
            <w:webHidden/>
          </w:rPr>
          <w:fldChar w:fldCharType="begin"/>
        </w:r>
        <w:r w:rsidR="00EE3376">
          <w:rPr>
            <w:noProof/>
            <w:webHidden/>
          </w:rPr>
          <w:instrText xml:space="preserve"> PAGEREF _Toc162022423 \h </w:instrText>
        </w:r>
        <w:r w:rsidR="00EE3376">
          <w:rPr>
            <w:noProof/>
            <w:webHidden/>
          </w:rPr>
        </w:r>
        <w:r w:rsidR="00EE3376">
          <w:rPr>
            <w:noProof/>
            <w:webHidden/>
          </w:rPr>
          <w:fldChar w:fldCharType="separate"/>
        </w:r>
        <w:r w:rsidR="00EE3376">
          <w:rPr>
            <w:noProof/>
            <w:webHidden/>
          </w:rPr>
          <w:t>16</w:t>
        </w:r>
        <w:r w:rsidR="00EE3376">
          <w:rPr>
            <w:noProof/>
            <w:webHidden/>
          </w:rPr>
          <w:fldChar w:fldCharType="end"/>
        </w:r>
      </w:hyperlink>
    </w:p>
    <w:p w14:paraId="4E4F04AB" w14:textId="739B412D"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24" w:history="1">
        <w:r w:rsidR="00EE3376" w:rsidRPr="00DD3918">
          <w:rPr>
            <w:rStyle w:val="Hyperlink"/>
            <w:noProof/>
          </w:rPr>
          <w:t>Table 4: Business partners</w:t>
        </w:r>
        <w:r w:rsidR="00EE3376">
          <w:rPr>
            <w:noProof/>
            <w:webHidden/>
          </w:rPr>
          <w:tab/>
        </w:r>
        <w:r w:rsidR="00EE3376">
          <w:rPr>
            <w:noProof/>
            <w:webHidden/>
          </w:rPr>
          <w:fldChar w:fldCharType="begin"/>
        </w:r>
        <w:r w:rsidR="00EE3376">
          <w:rPr>
            <w:noProof/>
            <w:webHidden/>
          </w:rPr>
          <w:instrText xml:space="preserve"> PAGEREF _Toc162022424 \h </w:instrText>
        </w:r>
        <w:r w:rsidR="00EE3376">
          <w:rPr>
            <w:noProof/>
            <w:webHidden/>
          </w:rPr>
        </w:r>
        <w:r w:rsidR="00EE3376">
          <w:rPr>
            <w:noProof/>
            <w:webHidden/>
          </w:rPr>
          <w:fldChar w:fldCharType="separate"/>
        </w:r>
        <w:r w:rsidR="00EE3376">
          <w:rPr>
            <w:noProof/>
            <w:webHidden/>
          </w:rPr>
          <w:t>24</w:t>
        </w:r>
        <w:r w:rsidR="00EE3376">
          <w:rPr>
            <w:noProof/>
            <w:webHidden/>
          </w:rPr>
          <w:fldChar w:fldCharType="end"/>
        </w:r>
      </w:hyperlink>
    </w:p>
    <w:p w14:paraId="48730064" w14:textId="560621B1"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25" w:history="1">
        <w:r w:rsidR="00EE3376" w:rsidRPr="00DD3918">
          <w:rPr>
            <w:rStyle w:val="Hyperlink"/>
            <w:noProof/>
          </w:rPr>
          <w:t>Table 5: Roles &amp; Actors (Standard)</w:t>
        </w:r>
        <w:r w:rsidR="00EE3376">
          <w:rPr>
            <w:noProof/>
            <w:webHidden/>
          </w:rPr>
          <w:tab/>
        </w:r>
        <w:r w:rsidR="00EE3376">
          <w:rPr>
            <w:noProof/>
            <w:webHidden/>
          </w:rPr>
          <w:fldChar w:fldCharType="begin"/>
        </w:r>
        <w:r w:rsidR="00EE3376">
          <w:rPr>
            <w:noProof/>
            <w:webHidden/>
          </w:rPr>
          <w:instrText xml:space="preserve"> PAGEREF _Toc162022425 \h </w:instrText>
        </w:r>
        <w:r w:rsidR="00EE3376">
          <w:rPr>
            <w:noProof/>
            <w:webHidden/>
          </w:rPr>
        </w:r>
        <w:r w:rsidR="00EE3376">
          <w:rPr>
            <w:noProof/>
            <w:webHidden/>
          </w:rPr>
          <w:fldChar w:fldCharType="separate"/>
        </w:r>
        <w:r w:rsidR="00EE3376">
          <w:rPr>
            <w:noProof/>
            <w:webHidden/>
          </w:rPr>
          <w:t>24</w:t>
        </w:r>
        <w:r w:rsidR="00EE3376">
          <w:rPr>
            <w:noProof/>
            <w:webHidden/>
          </w:rPr>
          <w:fldChar w:fldCharType="end"/>
        </w:r>
      </w:hyperlink>
    </w:p>
    <w:p w14:paraId="7EE2E839" w14:textId="1A24605E"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26" w:history="1">
        <w:r w:rsidR="00EE3376" w:rsidRPr="00DD3918">
          <w:rPr>
            <w:rStyle w:val="Hyperlink"/>
            <w:noProof/>
          </w:rPr>
          <w:t>Table 7:Conditions of the Restricted Procedure</w:t>
        </w:r>
        <w:r w:rsidR="00EE3376">
          <w:rPr>
            <w:noProof/>
            <w:webHidden/>
          </w:rPr>
          <w:tab/>
        </w:r>
        <w:r w:rsidR="00EE3376">
          <w:rPr>
            <w:noProof/>
            <w:webHidden/>
          </w:rPr>
          <w:fldChar w:fldCharType="begin"/>
        </w:r>
        <w:r w:rsidR="00EE3376">
          <w:rPr>
            <w:noProof/>
            <w:webHidden/>
          </w:rPr>
          <w:instrText xml:space="preserve"> PAGEREF _Toc162022426 \h </w:instrText>
        </w:r>
        <w:r w:rsidR="00EE3376">
          <w:rPr>
            <w:noProof/>
            <w:webHidden/>
          </w:rPr>
        </w:r>
        <w:r w:rsidR="00EE3376">
          <w:rPr>
            <w:noProof/>
            <w:webHidden/>
          </w:rPr>
          <w:fldChar w:fldCharType="separate"/>
        </w:r>
        <w:r w:rsidR="00EE3376">
          <w:rPr>
            <w:noProof/>
            <w:webHidden/>
          </w:rPr>
          <w:t>27</w:t>
        </w:r>
        <w:r w:rsidR="00EE3376">
          <w:rPr>
            <w:noProof/>
            <w:webHidden/>
          </w:rPr>
          <w:fldChar w:fldCharType="end"/>
        </w:r>
      </w:hyperlink>
    </w:p>
    <w:p w14:paraId="61F3C220" w14:textId="141305D8"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27" w:history="1">
        <w:r w:rsidR="00EE3376" w:rsidRPr="00DD3918">
          <w:rPr>
            <w:rStyle w:val="Hyperlink"/>
            <w:noProof/>
          </w:rPr>
          <w:t>Table 8: activity detailed descriptions</w:t>
        </w:r>
        <w:r w:rsidR="00EE3376">
          <w:rPr>
            <w:noProof/>
            <w:webHidden/>
          </w:rPr>
          <w:tab/>
        </w:r>
        <w:r w:rsidR="00EE3376">
          <w:rPr>
            <w:noProof/>
            <w:webHidden/>
          </w:rPr>
          <w:fldChar w:fldCharType="begin"/>
        </w:r>
        <w:r w:rsidR="00EE3376">
          <w:rPr>
            <w:noProof/>
            <w:webHidden/>
          </w:rPr>
          <w:instrText xml:space="preserve"> PAGEREF _Toc162022427 \h </w:instrText>
        </w:r>
        <w:r w:rsidR="00EE3376">
          <w:rPr>
            <w:noProof/>
            <w:webHidden/>
          </w:rPr>
        </w:r>
        <w:r w:rsidR="00EE3376">
          <w:rPr>
            <w:noProof/>
            <w:webHidden/>
          </w:rPr>
          <w:fldChar w:fldCharType="separate"/>
        </w:r>
        <w:r w:rsidR="00EE3376">
          <w:rPr>
            <w:noProof/>
            <w:webHidden/>
          </w:rPr>
          <w:t>38</w:t>
        </w:r>
        <w:r w:rsidR="00EE3376">
          <w:rPr>
            <w:noProof/>
            <w:webHidden/>
          </w:rPr>
          <w:fldChar w:fldCharType="end"/>
        </w:r>
      </w:hyperlink>
    </w:p>
    <w:p w14:paraId="5F6B235C" w14:textId="084435EE"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28" w:history="1">
        <w:r w:rsidR="00EE3376" w:rsidRPr="00DD3918">
          <w:rPr>
            <w:rStyle w:val="Hyperlink"/>
            <w:noProof/>
          </w:rPr>
          <w:t>Table 9: Conditions of the Tendering Message Response</w:t>
        </w:r>
        <w:r w:rsidR="00EE3376">
          <w:rPr>
            <w:noProof/>
            <w:webHidden/>
          </w:rPr>
          <w:tab/>
        </w:r>
        <w:r w:rsidR="00EE3376">
          <w:rPr>
            <w:noProof/>
            <w:webHidden/>
          </w:rPr>
          <w:fldChar w:fldCharType="begin"/>
        </w:r>
        <w:r w:rsidR="00EE3376">
          <w:rPr>
            <w:noProof/>
            <w:webHidden/>
          </w:rPr>
          <w:instrText xml:space="preserve"> PAGEREF _Toc162022428 \h </w:instrText>
        </w:r>
        <w:r w:rsidR="00EE3376">
          <w:rPr>
            <w:noProof/>
            <w:webHidden/>
          </w:rPr>
        </w:r>
        <w:r w:rsidR="00EE3376">
          <w:rPr>
            <w:noProof/>
            <w:webHidden/>
          </w:rPr>
          <w:fldChar w:fldCharType="separate"/>
        </w:r>
        <w:r w:rsidR="00EE3376">
          <w:rPr>
            <w:noProof/>
            <w:webHidden/>
          </w:rPr>
          <w:t>43</w:t>
        </w:r>
        <w:r w:rsidR="00EE3376">
          <w:rPr>
            <w:noProof/>
            <w:webHidden/>
          </w:rPr>
          <w:fldChar w:fldCharType="end"/>
        </w:r>
      </w:hyperlink>
    </w:p>
    <w:p w14:paraId="295EB9AF" w14:textId="2C38632E" w:rsidR="00093540" w:rsidRDefault="00A045BC">
      <w:pPr>
        <w:rPr>
          <w:rFonts w:ascii="Arial" w:eastAsia="Arial" w:hAnsi="Arial" w:cs="Arial"/>
          <w:sz w:val="20"/>
          <w:szCs w:val="20"/>
        </w:rPr>
      </w:pPr>
      <w:r>
        <w:rPr>
          <w:rFonts w:ascii="Arial" w:eastAsia="Arial" w:hAnsi="Arial" w:cs="Arial"/>
          <w:sz w:val="20"/>
          <w:szCs w:val="20"/>
        </w:rPr>
        <w:fldChar w:fldCharType="end"/>
      </w:r>
    </w:p>
    <w:p w14:paraId="295EB9B0" w14:textId="77777777" w:rsidR="00093540" w:rsidRDefault="00093540">
      <w:pPr>
        <w:rPr>
          <w:rFonts w:ascii="Arial" w:eastAsia="Arial" w:hAnsi="Arial" w:cs="Arial"/>
          <w:sz w:val="20"/>
          <w:szCs w:val="20"/>
        </w:rPr>
      </w:pPr>
    </w:p>
    <w:p w14:paraId="295EB9B1" w14:textId="77777777" w:rsidR="00093540" w:rsidRDefault="00A045BC">
      <w:pPr>
        <w:tabs>
          <w:tab w:val="left" w:pos="4170"/>
        </w:tabs>
        <w:rPr>
          <w:b/>
          <w:sz w:val="28"/>
          <w:szCs w:val="28"/>
        </w:rPr>
      </w:pPr>
      <w:r>
        <w:rPr>
          <w:b/>
          <w:sz w:val="28"/>
          <w:szCs w:val="28"/>
        </w:rPr>
        <w:t>List of Figures</w:t>
      </w:r>
    </w:p>
    <w:p w14:paraId="295EB9B2" w14:textId="77777777" w:rsidR="00093540" w:rsidRDefault="00093540">
      <w:pPr>
        <w:rPr>
          <w:rFonts w:ascii="Arial" w:eastAsia="Arial" w:hAnsi="Arial" w:cs="Arial"/>
          <w:sz w:val="20"/>
          <w:szCs w:val="20"/>
        </w:rPr>
      </w:pPr>
    </w:p>
    <w:p w14:paraId="40787236" w14:textId="079ED8A4" w:rsidR="00EE3376" w:rsidRDefault="00A045BC">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r>
        <w:rPr>
          <w:rFonts w:ascii="Arial" w:eastAsia="Arial" w:hAnsi="Arial" w:cs="Arial"/>
        </w:rPr>
        <w:fldChar w:fldCharType="begin"/>
      </w:r>
      <w:r>
        <w:rPr>
          <w:rFonts w:ascii="Arial" w:eastAsia="Arial" w:hAnsi="Arial" w:cs="Arial"/>
        </w:rPr>
        <w:instrText xml:space="preserve"> TOC \h \z \c "Figure" </w:instrText>
      </w:r>
      <w:r>
        <w:rPr>
          <w:rFonts w:ascii="Arial" w:eastAsia="Arial" w:hAnsi="Arial" w:cs="Arial"/>
        </w:rPr>
        <w:fldChar w:fldCharType="separate"/>
      </w:r>
      <w:hyperlink w:anchor="_Toc162022429" w:history="1">
        <w:r w:rsidR="00EE3376" w:rsidRPr="00653951">
          <w:rPr>
            <w:rStyle w:val="Hyperlink"/>
            <w:noProof/>
          </w:rPr>
          <w:t>Figure 1: Flow of different response messages</w:t>
        </w:r>
        <w:r w:rsidR="00EE3376">
          <w:rPr>
            <w:noProof/>
            <w:webHidden/>
          </w:rPr>
          <w:tab/>
        </w:r>
        <w:r w:rsidR="00EE3376">
          <w:rPr>
            <w:noProof/>
            <w:webHidden/>
          </w:rPr>
          <w:fldChar w:fldCharType="begin"/>
        </w:r>
        <w:r w:rsidR="00EE3376">
          <w:rPr>
            <w:noProof/>
            <w:webHidden/>
          </w:rPr>
          <w:instrText xml:space="preserve"> PAGEREF _Toc162022429 \h </w:instrText>
        </w:r>
        <w:r w:rsidR="00EE3376">
          <w:rPr>
            <w:noProof/>
            <w:webHidden/>
          </w:rPr>
        </w:r>
        <w:r w:rsidR="00EE3376">
          <w:rPr>
            <w:noProof/>
            <w:webHidden/>
          </w:rPr>
          <w:fldChar w:fldCharType="separate"/>
        </w:r>
        <w:r w:rsidR="00EE3376">
          <w:rPr>
            <w:noProof/>
            <w:webHidden/>
          </w:rPr>
          <w:t>15</w:t>
        </w:r>
        <w:r w:rsidR="00EE3376">
          <w:rPr>
            <w:noProof/>
            <w:webHidden/>
          </w:rPr>
          <w:fldChar w:fldCharType="end"/>
        </w:r>
      </w:hyperlink>
    </w:p>
    <w:p w14:paraId="67C26785" w14:textId="0E87ED16"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30" w:history="1">
        <w:r w:rsidR="00EE3376" w:rsidRPr="00653951">
          <w:rPr>
            <w:rStyle w:val="Hyperlink"/>
            <w:noProof/>
          </w:rPr>
          <w:t>Figure 2: Flow of Notifications in Restricted procedure Key Example</w:t>
        </w:r>
        <w:r w:rsidR="00EE3376">
          <w:rPr>
            <w:noProof/>
            <w:webHidden/>
          </w:rPr>
          <w:tab/>
        </w:r>
        <w:r w:rsidR="00EE3376">
          <w:rPr>
            <w:noProof/>
            <w:webHidden/>
          </w:rPr>
          <w:fldChar w:fldCharType="begin"/>
        </w:r>
        <w:r w:rsidR="00EE3376">
          <w:rPr>
            <w:noProof/>
            <w:webHidden/>
          </w:rPr>
          <w:instrText xml:space="preserve"> PAGEREF _Toc162022430 \h </w:instrText>
        </w:r>
        <w:r w:rsidR="00EE3376">
          <w:rPr>
            <w:noProof/>
            <w:webHidden/>
          </w:rPr>
        </w:r>
        <w:r w:rsidR="00EE3376">
          <w:rPr>
            <w:noProof/>
            <w:webHidden/>
          </w:rPr>
          <w:fldChar w:fldCharType="separate"/>
        </w:r>
        <w:r w:rsidR="00EE3376">
          <w:rPr>
            <w:noProof/>
            <w:webHidden/>
          </w:rPr>
          <w:t>18</w:t>
        </w:r>
        <w:r w:rsidR="00EE3376">
          <w:rPr>
            <w:noProof/>
            <w:webHidden/>
          </w:rPr>
          <w:fldChar w:fldCharType="end"/>
        </w:r>
      </w:hyperlink>
    </w:p>
    <w:p w14:paraId="280A3FD2" w14:textId="10AADE95"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31" w:history="1">
        <w:r w:rsidR="00EE3376" w:rsidRPr="00653951">
          <w:rPr>
            <w:rStyle w:val="Hyperlink"/>
            <w:noProof/>
          </w:rPr>
          <w:t>Figure 3: Flow of Transactions in Restricted procedure Key Example (First Stage)</w:t>
        </w:r>
        <w:r w:rsidR="00EE3376">
          <w:rPr>
            <w:noProof/>
            <w:webHidden/>
          </w:rPr>
          <w:tab/>
        </w:r>
        <w:r w:rsidR="00EE3376">
          <w:rPr>
            <w:noProof/>
            <w:webHidden/>
          </w:rPr>
          <w:fldChar w:fldCharType="begin"/>
        </w:r>
        <w:r w:rsidR="00EE3376">
          <w:rPr>
            <w:noProof/>
            <w:webHidden/>
          </w:rPr>
          <w:instrText xml:space="preserve"> PAGEREF _Toc162022431 \h </w:instrText>
        </w:r>
        <w:r w:rsidR="00EE3376">
          <w:rPr>
            <w:noProof/>
            <w:webHidden/>
          </w:rPr>
        </w:r>
        <w:r w:rsidR="00EE3376">
          <w:rPr>
            <w:noProof/>
            <w:webHidden/>
          </w:rPr>
          <w:fldChar w:fldCharType="separate"/>
        </w:r>
        <w:r w:rsidR="00EE3376">
          <w:rPr>
            <w:noProof/>
            <w:webHidden/>
          </w:rPr>
          <w:t>20</w:t>
        </w:r>
        <w:r w:rsidR="00EE3376">
          <w:rPr>
            <w:noProof/>
            <w:webHidden/>
          </w:rPr>
          <w:fldChar w:fldCharType="end"/>
        </w:r>
      </w:hyperlink>
    </w:p>
    <w:p w14:paraId="2C3F2159" w14:textId="445DBEF2"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32" w:history="1">
        <w:r w:rsidR="00EE3376" w:rsidRPr="00653951">
          <w:rPr>
            <w:rStyle w:val="Hyperlink"/>
            <w:noProof/>
          </w:rPr>
          <w:t>Figure 4: Flow of Transactions in Restricted procedure Key Example (Second Stage)</w:t>
        </w:r>
        <w:r w:rsidR="00EE3376">
          <w:rPr>
            <w:noProof/>
            <w:webHidden/>
          </w:rPr>
          <w:tab/>
        </w:r>
        <w:r w:rsidR="00EE3376">
          <w:rPr>
            <w:noProof/>
            <w:webHidden/>
          </w:rPr>
          <w:fldChar w:fldCharType="begin"/>
        </w:r>
        <w:r w:rsidR="00EE3376">
          <w:rPr>
            <w:noProof/>
            <w:webHidden/>
          </w:rPr>
          <w:instrText xml:space="preserve"> PAGEREF _Toc162022432 \h </w:instrText>
        </w:r>
        <w:r w:rsidR="00EE3376">
          <w:rPr>
            <w:noProof/>
            <w:webHidden/>
          </w:rPr>
        </w:r>
        <w:r w:rsidR="00EE3376">
          <w:rPr>
            <w:noProof/>
            <w:webHidden/>
          </w:rPr>
          <w:fldChar w:fldCharType="separate"/>
        </w:r>
        <w:r w:rsidR="00EE3376">
          <w:rPr>
            <w:noProof/>
            <w:webHidden/>
          </w:rPr>
          <w:t>23</w:t>
        </w:r>
        <w:r w:rsidR="00EE3376">
          <w:rPr>
            <w:noProof/>
            <w:webHidden/>
          </w:rPr>
          <w:fldChar w:fldCharType="end"/>
        </w:r>
      </w:hyperlink>
    </w:p>
    <w:p w14:paraId="0CEF26CE" w14:textId="37CF0D3E"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33" w:history="1">
        <w:r w:rsidR="00EE3376" w:rsidRPr="00653951">
          <w:rPr>
            <w:rStyle w:val="Hyperlink"/>
            <w:noProof/>
          </w:rPr>
          <w:t>Figure 5: Pre-Award Procurement Phases and Use Cases</w:t>
        </w:r>
        <w:r w:rsidR="00EE3376">
          <w:rPr>
            <w:noProof/>
            <w:webHidden/>
          </w:rPr>
          <w:tab/>
        </w:r>
        <w:r w:rsidR="00EE3376">
          <w:rPr>
            <w:noProof/>
            <w:webHidden/>
          </w:rPr>
          <w:fldChar w:fldCharType="begin"/>
        </w:r>
        <w:r w:rsidR="00EE3376">
          <w:rPr>
            <w:noProof/>
            <w:webHidden/>
          </w:rPr>
          <w:instrText xml:space="preserve"> PAGEREF _Toc162022433 \h </w:instrText>
        </w:r>
        <w:r w:rsidR="00EE3376">
          <w:rPr>
            <w:noProof/>
            <w:webHidden/>
          </w:rPr>
        </w:r>
        <w:r w:rsidR="00EE3376">
          <w:rPr>
            <w:noProof/>
            <w:webHidden/>
          </w:rPr>
          <w:fldChar w:fldCharType="separate"/>
        </w:r>
        <w:r w:rsidR="00EE3376">
          <w:rPr>
            <w:noProof/>
            <w:webHidden/>
          </w:rPr>
          <w:t>25</w:t>
        </w:r>
        <w:r w:rsidR="00EE3376">
          <w:rPr>
            <w:noProof/>
            <w:webHidden/>
          </w:rPr>
          <w:fldChar w:fldCharType="end"/>
        </w:r>
      </w:hyperlink>
    </w:p>
    <w:p w14:paraId="4DB06DA6" w14:textId="26A7A6C6"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34" w:history="1">
        <w:r w:rsidR="00EE3376" w:rsidRPr="00653951">
          <w:rPr>
            <w:rStyle w:val="Hyperlink"/>
            <w:noProof/>
          </w:rPr>
          <w:t>Figure 6: Mapping of Use Cases to Pre-Award Procedures</w:t>
        </w:r>
        <w:r w:rsidR="00EE3376">
          <w:rPr>
            <w:noProof/>
            <w:webHidden/>
          </w:rPr>
          <w:tab/>
        </w:r>
        <w:r w:rsidR="00EE3376">
          <w:rPr>
            <w:noProof/>
            <w:webHidden/>
          </w:rPr>
          <w:fldChar w:fldCharType="begin"/>
        </w:r>
        <w:r w:rsidR="00EE3376">
          <w:rPr>
            <w:noProof/>
            <w:webHidden/>
          </w:rPr>
          <w:instrText xml:space="preserve"> PAGEREF _Toc162022434 \h </w:instrText>
        </w:r>
        <w:r w:rsidR="00EE3376">
          <w:rPr>
            <w:noProof/>
            <w:webHidden/>
          </w:rPr>
        </w:r>
        <w:r w:rsidR="00EE3376">
          <w:rPr>
            <w:noProof/>
            <w:webHidden/>
          </w:rPr>
          <w:fldChar w:fldCharType="separate"/>
        </w:r>
        <w:r w:rsidR="00EE3376">
          <w:rPr>
            <w:noProof/>
            <w:webHidden/>
          </w:rPr>
          <w:t>26</w:t>
        </w:r>
        <w:r w:rsidR="00EE3376">
          <w:rPr>
            <w:noProof/>
            <w:webHidden/>
          </w:rPr>
          <w:fldChar w:fldCharType="end"/>
        </w:r>
      </w:hyperlink>
    </w:p>
    <w:p w14:paraId="046B57B8" w14:textId="667D8CE0"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35" w:history="1">
        <w:r w:rsidR="00EE3376" w:rsidRPr="00653951">
          <w:rPr>
            <w:rStyle w:val="Hyperlink"/>
            <w:noProof/>
          </w:rPr>
          <w:t>Figure 7: Notification &amp; Restricted procedure process map</w:t>
        </w:r>
        <w:r w:rsidR="00EE3376">
          <w:rPr>
            <w:noProof/>
            <w:webHidden/>
          </w:rPr>
          <w:tab/>
        </w:r>
        <w:r w:rsidR="00EE3376">
          <w:rPr>
            <w:noProof/>
            <w:webHidden/>
          </w:rPr>
          <w:fldChar w:fldCharType="begin"/>
        </w:r>
        <w:r w:rsidR="00EE3376">
          <w:rPr>
            <w:noProof/>
            <w:webHidden/>
          </w:rPr>
          <w:instrText xml:space="preserve"> PAGEREF _Toc162022435 \h </w:instrText>
        </w:r>
        <w:r w:rsidR="00EE3376">
          <w:rPr>
            <w:noProof/>
            <w:webHidden/>
          </w:rPr>
        </w:r>
        <w:r w:rsidR="00EE3376">
          <w:rPr>
            <w:noProof/>
            <w:webHidden/>
          </w:rPr>
          <w:fldChar w:fldCharType="separate"/>
        </w:r>
        <w:r w:rsidR="00EE3376">
          <w:rPr>
            <w:noProof/>
            <w:webHidden/>
          </w:rPr>
          <w:t>30</w:t>
        </w:r>
        <w:r w:rsidR="00EE3376">
          <w:rPr>
            <w:noProof/>
            <w:webHidden/>
          </w:rPr>
          <w:fldChar w:fldCharType="end"/>
        </w:r>
      </w:hyperlink>
    </w:p>
    <w:p w14:paraId="2510DC3A" w14:textId="77582BA6"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36" w:history="1">
        <w:r w:rsidR="00EE3376" w:rsidRPr="00653951">
          <w:rPr>
            <w:rStyle w:val="Hyperlink"/>
            <w:noProof/>
          </w:rPr>
          <w:t>Figure 8: Notification Process</w:t>
        </w:r>
        <w:r w:rsidR="00EE3376">
          <w:rPr>
            <w:noProof/>
            <w:webHidden/>
          </w:rPr>
          <w:tab/>
        </w:r>
        <w:r w:rsidR="00EE3376">
          <w:rPr>
            <w:noProof/>
            <w:webHidden/>
          </w:rPr>
          <w:fldChar w:fldCharType="begin"/>
        </w:r>
        <w:r w:rsidR="00EE3376">
          <w:rPr>
            <w:noProof/>
            <w:webHidden/>
          </w:rPr>
          <w:instrText xml:space="preserve"> PAGEREF _Toc162022436 \h </w:instrText>
        </w:r>
        <w:r w:rsidR="00EE3376">
          <w:rPr>
            <w:noProof/>
            <w:webHidden/>
          </w:rPr>
        </w:r>
        <w:r w:rsidR="00EE3376">
          <w:rPr>
            <w:noProof/>
            <w:webHidden/>
          </w:rPr>
          <w:fldChar w:fldCharType="separate"/>
        </w:r>
        <w:r w:rsidR="00EE3376">
          <w:rPr>
            <w:noProof/>
            <w:webHidden/>
          </w:rPr>
          <w:t>31</w:t>
        </w:r>
        <w:r w:rsidR="00EE3376">
          <w:rPr>
            <w:noProof/>
            <w:webHidden/>
          </w:rPr>
          <w:fldChar w:fldCharType="end"/>
        </w:r>
      </w:hyperlink>
    </w:p>
    <w:p w14:paraId="12DD6142" w14:textId="5B8950A0"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37" w:history="1">
        <w:r w:rsidR="00EE3376" w:rsidRPr="00653951">
          <w:rPr>
            <w:rStyle w:val="Hyperlink"/>
            <w:noProof/>
          </w:rPr>
          <w:t>Figure 9: Procurement Document Access process</w:t>
        </w:r>
        <w:r w:rsidR="00EE3376">
          <w:rPr>
            <w:noProof/>
            <w:webHidden/>
          </w:rPr>
          <w:tab/>
        </w:r>
        <w:r w:rsidR="00EE3376">
          <w:rPr>
            <w:noProof/>
            <w:webHidden/>
          </w:rPr>
          <w:fldChar w:fldCharType="begin"/>
        </w:r>
        <w:r w:rsidR="00EE3376">
          <w:rPr>
            <w:noProof/>
            <w:webHidden/>
          </w:rPr>
          <w:instrText xml:space="preserve"> PAGEREF _Toc162022437 \h </w:instrText>
        </w:r>
        <w:r w:rsidR="00EE3376">
          <w:rPr>
            <w:noProof/>
            <w:webHidden/>
          </w:rPr>
        </w:r>
        <w:r w:rsidR="00EE3376">
          <w:rPr>
            <w:noProof/>
            <w:webHidden/>
          </w:rPr>
          <w:fldChar w:fldCharType="separate"/>
        </w:r>
        <w:r w:rsidR="00EE3376">
          <w:rPr>
            <w:noProof/>
            <w:webHidden/>
          </w:rPr>
          <w:t>32</w:t>
        </w:r>
        <w:r w:rsidR="00EE3376">
          <w:rPr>
            <w:noProof/>
            <w:webHidden/>
          </w:rPr>
          <w:fldChar w:fldCharType="end"/>
        </w:r>
      </w:hyperlink>
    </w:p>
    <w:p w14:paraId="51E8DFB1" w14:textId="7DCEA39F"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38" w:history="1">
        <w:r w:rsidR="00EE3376" w:rsidRPr="00653951">
          <w:rPr>
            <w:rStyle w:val="Hyperlink"/>
            <w:noProof/>
          </w:rPr>
          <w:t>Figure 10: Qualification Process</w:t>
        </w:r>
        <w:r w:rsidR="00EE3376">
          <w:rPr>
            <w:noProof/>
            <w:webHidden/>
          </w:rPr>
          <w:tab/>
        </w:r>
        <w:r w:rsidR="00EE3376">
          <w:rPr>
            <w:noProof/>
            <w:webHidden/>
          </w:rPr>
          <w:fldChar w:fldCharType="begin"/>
        </w:r>
        <w:r w:rsidR="00EE3376">
          <w:rPr>
            <w:noProof/>
            <w:webHidden/>
          </w:rPr>
          <w:instrText xml:space="preserve"> PAGEREF _Toc162022438 \h </w:instrText>
        </w:r>
        <w:r w:rsidR="00EE3376">
          <w:rPr>
            <w:noProof/>
            <w:webHidden/>
          </w:rPr>
        </w:r>
        <w:r w:rsidR="00EE3376">
          <w:rPr>
            <w:noProof/>
            <w:webHidden/>
          </w:rPr>
          <w:fldChar w:fldCharType="separate"/>
        </w:r>
        <w:r w:rsidR="00EE3376">
          <w:rPr>
            <w:noProof/>
            <w:webHidden/>
          </w:rPr>
          <w:t>34</w:t>
        </w:r>
        <w:r w:rsidR="00EE3376">
          <w:rPr>
            <w:noProof/>
            <w:webHidden/>
          </w:rPr>
          <w:fldChar w:fldCharType="end"/>
        </w:r>
      </w:hyperlink>
    </w:p>
    <w:p w14:paraId="6DDA6469" w14:textId="25F658E4"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39" w:history="1">
        <w:r w:rsidR="00EE3376" w:rsidRPr="00653951">
          <w:rPr>
            <w:rStyle w:val="Hyperlink"/>
            <w:noProof/>
          </w:rPr>
          <w:t>Figure 11: Invitation to Tender Process</w:t>
        </w:r>
        <w:r w:rsidR="00EE3376">
          <w:rPr>
            <w:noProof/>
            <w:webHidden/>
          </w:rPr>
          <w:tab/>
        </w:r>
        <w:r w:rsidR="00EE3376">
          <w:rPr>
            <w:noProof/>
            <w:webHidden/>
          </w:rPr>
          <w:fldChar w:fldCharType="begin"/>
        </w:r>
        <w:r w:rsidR="00EE3376">
          <w:rPr>
            <w:noProof/>
            <w:webHidden/>
          </w:rPr>
          <w:instrText xml:space="preserve"> PAGEREF _Toc162022439 \h </w:instrText>
        </w:r>
        <w:r w:rsidR="00EE3376">
          <w:rPr>
            <w:noProof/>
            <w:webHidden/>
          </w:rPr>
        </w:r>
        <w:r w:rsidR="00EE3376">
          <w:rPr>
            <w:noProof/>
            <w:webHidden/>
          </w:rPr>
          <w:fldChar w:fldCharType="separate"/>
        </w:r>
        <w:r w:rsidR="00EE3376">
          <w:rPr>
            <w:noProof/>
            <w:webHidden/>
          </w:rPr>
          <w:t>35</w:t>
        </w:r>
        <w:r w:rsidR="00EE3376">
          <w:rPr>
            <w:noProof/>
            <w:webHidden/>
          </w:rPr>
          <w:fldChar w:fldCharType="end"/>
        </w:r>
      </w:hyperlink>
    </w:p>
    <w:p w14:paraId="6E4B0B8D" w14:textId="583F420F"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40" w:history="1">
        <w:r w:rsidR="00EE3376" w:rsidRPr="00653951">
          <w:rPr>
            <w:rStyle w:val="Hyperlink"/>
            <w:noProof/>
          </w:rPr>
          <w:t>Figure 12: Tender Submission process</w:t>
        </w:r>
        <w:r w:rsidR="00EE3376">
          <w:rPr>
            <w:noProof/>
            <w:webHidden/>
          </w:rPr>
          <w:tab/>
        </w:r>
        <w:r w:rsidR="00EE3376">
          <w:rPr>
            <w:noProof/>
            <w:webHidden/>
          </w:rPr>
          <w:fldChar w:fldCharType="begin"/>
        </w:r>
        <w:r w:rsidR="00EE3376">
          <w:rPr>
            <w:noProof/>
            <w:webHidden/>
          </w:rPr>
          <w:instrText xml:space="preserve"> PAGEREF _Toc162022440 \h </w:instrText>
        </w:r>
        <w:r w:rsidR="00EE3376">
          <w:rPr>
            <w:noProof/>
            <w:webHidden/>
          </w:rPr>
        </w:r>
        <w:r w:rsidR="00EE3376">
          <w:rPr>
            <w:noProof/>
            <w:webHidden/>
          </w:rPr>
          <w:fldChar w:fldCharType="separate"/>
        </w:r>
        <w:r w:rsidR="00EE3376">
          <w:rPr>
            <w:noProof/>
            <w:webHidden/>
          </w:rPr>
          <w:t>36</w:t>
        </w:r>
        <w:r w:rsidR="00EE3376">
          <w:rPr>
            <w:noProof/>
            <w:webHidden/>
          </w:rPr>
          <w:fldChar w:fldCharType="end"/>
        </w:r>
      </w:hyperlink>
    </w:p>
    <w:p w14:paraId="5007005B" w14:textId="09586A10"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41" w:history="1">
        <w:r w:rsidR="00EE3376" w:rsidRPr="00653951">
          <w:rPr>
            <w:rStyle w:val="Hyperlink"/>
            <w:noProof/>
          </w:rPr>
          <w:t>Figure 13: Awarding Process</w:t>
        </w:r>
        <w:r w:rsidR="00EE3376">
          <w:rPr>
            <w:noProof/>
            <w:webHidden/>
          </w:rPr>
          <w:tab/>
        </w:r>
        <w:r w:rsidR="00EE3376">
          <w:rPr>
            <w:noProof/>
            <w:webHidden/>
          </w:rPr>
          <w:fldChar w:fldCharType="begin"/>
        </w:r>
        <w:r w:rsidR="00EE3376">
          <w:rPr>
            <w:noProof/>
            <w:webHidden/>
          </w:rPr>
          <w:instrText xml:space="preserve"> PAGEREF _Toc162022441 \h </w:instrText>
        </w:r>
        <w:r w:rsidR="00EE3376">
          <w:rPr>
            <w:noProof/>
            <w:webHidden/>
          </w:rPr>
        </w:r>
        <w:r w:rsidR="00EE3376">
          <w:rPr>
            <w:noProof/>
            <w:webHidden/>
          </w:rPr>
          <w:fldChar w:fldCharType="separate"/>
        </w:r>
        <w:r w:rsidR="00EE3376">
          <w:rPr>
            <w:noProof/>
            <w:webHidden/>
          </w:rPr>
          <w:t>37</w:t>
        </w:r>
        <w:r w:rsidR="00EE3376">
          <w:rPr>
            <w:noProof/>
            <w:webHidden/>
          </w:rPr>
          <w:fldChar w:fldCharType="end"/>
        </w:r>
      </w:hyperlink>
    </w:p>
    <w:p w14:paraId="37A57EB2" w14:textId="1C8CA551"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42" w:history="1">
        <w:r w:rsidR="00EE3376" w:rsidRPr="00653951">
          <w:rPr>
            <w:rStyle w:val="Hyperlink"/>
            <w:noProof/>
          </w:rPr>
          <w:t>Figure 14: Business Process Tendering Message Response</w:t>
        </w:r>
        <w:r w:rsidR="00EE3376">
          <w:rPr>
            <w:noProof/>
            <w:webHidden/>
          </w:rPr>
          <w:tab/>
        </w:r>
        <w:r w:rsidR="00EE3376">
          <w:rPr>
            <w:noProof/>
            <w:webHidden/>
          </w:rPr>
          <w:fldChar w:fldCharType="begin"/>
        </w:r>
        <w:r w:rsidR="00EE3376">
          <w:rPr>
            <w:noProof/>
            <w:webHidden/>
          </w:rPr>
          <w:instrText xml:space="preserve"> PAGEREF _Toc162022442 \h </w:instrText>
        </w:r>
        <w:r w:rsidR="00EE3376">
          <w:rPr>
            <w:noProof/>
            <w:webHidden/>
          </w:rPr>
        </w:r>
        <w:r w:rsidR="00EE3376">
          <w:rPr>
            <w:noProof/>
            <w:webHidden/>
          </w:rPr>
          <w:fldChar w:fldCharType="separate"/>
        </w:r>
        <w:r w:rsidR="00EE3376">
          <w:rPr>
            <w:noProof/>
            <w:webHidden/>
          </w:rPr>
          <w:t>43</w:t>
        </w:r>
        <w:r w:rsidR="00EE3376">
          <w:rPr>
            <w:noProof/>
            <w:webHidden/>
          </w:rPr>
          <w:fldChar w:fldCharType="end"/>
        </w:r>
      </w:hyperlink>
    </w:p>
    <w:p w14:paraId="62FA521F" w14:textId="4C3B2DED"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43" w:history="1">
        <w:r w:rsidR="00EE3376" w:rsidRPr="00653951">
          <w:rPr>
            <w:rStyle w:val="Hyperlink"/>
            <w:noProof/>
          </w:rPr>
          <w:t>Figure 15: Process Map Dynamic Purchasing System</w:t>
        </w:r>
        <w:r w:rsidR="00EE3376">
          <w:rPr>
            <w:noProof/>
            <w:webHidden/>
          </w:rPr>
          <w:tab/>
        </w:r>
        <w:r w:rsidR="00EE3376">
          <w:rPr>
            <w:noProof/>
            <w:webHidden/>
          </w:rPr>
          <w:fldChar w:fldCharType="begin"/>
        </w:r>
        <w:r w:rsidR="00EE3376">
          <w:rPr>
            <w:noProof/>
            <w:webHidden/>
          </w:rPr>
          <w:instrText xml:space="preserve"> PAGEREF _Toc162022443 \h </w:instrText>
        </w:r>
        <w:r w:rsidR="00EE3376">
          <w:rPr>
            <w:noProof/>
            <w:webHidden/>
          </w:rPr>
        </w:r>
        <w:r w:rsidR="00EE3376">
          <w:rPr>
            <w:noProof/>
            <w:webHidden/>
          </w:rPr>
          <w:fldChar w:fldCharType="separate"/>
        </w:r>
        <w:r w:rsidR="00EE3376">
          <w:rPr>
            <w:noProof/>
            <w:webHidden/>
          </w:rPr>
          <w:t>50</w:t>
        </w:r>
        <w:r w:rsidR="00EE3376">
          <w:rPr>
            <w:noProof/>
            <w:webHidden/>
          </w:rPr>
          <w:fldChar w:fldCharType="end"/>
        </w:r>
      </w:hyperlink>
    </w:p>
    <w:p w14:paraId="382D58D6" w14:textId="732826D7"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44" w:history="1">
        <w:r w:rsidR="00EE3376" w:rsidRPr="00653951">
          <w:rPr>
            <w:rStyle w:val="Hyperlink"/>
            <w:noProof/>
          </w:rPr>
          <w:t>Figure 17: Process Map Competitive Dialogue</w:t>
        </w:r>
        <w:r w:rsidR="00EE3376">
          <w:rPr>
            <w:noProof/>
            <w:webHidden/>
          </w:rPr>
          <w:tab/>
        </w:r>
        <w:r w:rsidR="00EE3376">
          <w:rPr>
            <w:noProof/>
            <w:webHidden/>
          </w:rPr>
          <w:fldChar w:fldCharType="begin"/>
        </w:r>
        <w:r w:rsidR="00EE3376">
          <w:rPr>
            <w:noProof/>
            <w:webHidden/>
          </w:rPr>
          <w:instrText xml:space="preserve"> PAGEREF _Toc162022444 \h </w:instrText>
        </w:r>
        <w:r w:rsidR="00EE3376">
          <w:rPr>
            <w:noProof/>
            <w:webHidden/>
          </w:rPr>
        </w:r>
        <w:r w:rsidR="00EE3376">
          <w:rPr>
            <w:noProof/>
            <w:webHidden/>
          </w:rPr>
          <w:fldChar w:fldCharType="separate"/>
        </w:r>
        <w:r w:rsidR="00EE3376">
          <w:rPr>
            <w:noProof/>
            <w:webHidden/>
          </w:rPr>
          <w:t>54</w:t>
        </w:r>
        <w:r w:rsidR="00EE3376">
          <w:rPr>
            <w:noProof/>
            <w:webHidden/>
          </w:rPr>
          <w:fldChar w:fldCharType="end"/>
        </w:r>
      </w:hyperlink>
    </w:p>
    <w:p w14:paraId="3EB5E0F6" w14:textId="031079AC"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45" w:history="1">
        <w:r w:rsidR="00EE3376" w:rsidRPr="00653951">
          <w:rPr>
            <w:rStyle w:val="Hyperlink"/>
            <w:noProof/>
          </w:rPr>
          <w:t>Figure 16: Process Map competitive procedure with negotiation</w:t>
        </w:r>
        <w:r w:rsidR="00EE3376">
          <w:rPr>
            <w:noProof/>
            <w:webHidden/>
          </w:rPr>
          <w:tab/>
        </w:r>
        <w:r w:rsidR="00EE3376">
          <w:rPr>
            <w:noProof/>
            <w:webHidden/>
          </w:rPr>
          <w:fldChar w:fldCharType="begin"/>
        </w:r>
        <w:r w:rsidR="00EE3376">
          <w:rPr>
            <w:noProof/>
            <w:webHidden/>
          </w:rPr>
          <w:instrText xml:space="preserve"> PAGEREF _Toc162022445 \h </w:instrText>
        </w:r>
        <w:r w:rsidR="00EE3376">
          <w:rPr>
            <w:noProof/>
            <w:webHidden/>
          </w:rPr>
        </w:r>
        <w:r w:rsidR="00EE3376">
          <w:rPr>
            <w:noProof/>
            <w:webHidden/>
          </w:rPr>
          <w:fldChar w:fldCharType="separate"/>
        </w:r>
        <w:r w:rsidR="00EE3376">
          <w:rPr>
            <w:noProof/>
            <w:webHidden/>
          </w:rPr>
          <w:t>58</w:t>
        </w:r>
        <w:r w:rsidR="00EE3376">
          <w:rPr>
            <w:noProof/>
            <w:webHidden/>
          </w:rPr>
          <w:fldChar w:fldCharType="end"/>
        </w:r>
      </w:hyperlink>
    </w:p>
    <w:p w14:paraId="62840153" w14:textId="06DCB985"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46" w:history="1">
        <w:r w:rsidR="00EE3376" w:rsidRPr="00653951">
          <w:rPr>
            <w:rStyle w:val="Hyperlink"/>
            <w:noProof/>
          </w:rPr>
          <w:t>Figure 18: Process Map Innovation Partnership – Qualification and Negotiation Phase</w:t>
        </w:r>
        <w:r w:rsidR="00EE3376">
          <w:rPr>
            <w:noProof/>
            <w:webHidden/>
          </w:rPr>
          <w:tab/>
        </w:r>
        <w:r w:rsidR="00EE3376">
          <w:rPr>
            <w:noProof/>
            <w:webHidden/>
          </w:rPr>
          <w:fldChar w:fldCharType="begin"/>
        </w:r>
        <w:r w:rsidR="00EE3376">
          <w:rPr>
            <w:noProof/>
            <w:webHidden/>
          </w:rPr>
          <w:instrText xml:space="preserve"> PAGEREF _Toc162022446 \h </w:instrText>
        </w:r>
        <w:r w:rsidR="00EE3376">
          <w:rPr>
            <w:noProof/>
            <w:webHidden/>
          </w:rPr>
        </w:r>
        <w:r w:rsidR="00EE3376">
          <w:rPr>
            <w:noProof/>
            <w:webHidden/>
          </w:rPr>
          <w:fldChar w:fldCharType="separate"/>
        </w:r>
        <w:r w:rsidR="00EE3376">
          <w:rPr>
            <w:noProof/>
            <w:webHidden/>
          </w:rPr>
          <w:t>62</w:t>
        </w:r>
        <w:r w:rsidR="00EE3376">
          <w:rPr>
            <w:noProof/>
            <w:webHidden/>
          </w:rPr>
          <w:fldChar w:fldCharType="end"/>
        </w:r>
      </w:hyperlink>
    </w:p>
    <w:p w14:paraId="7D33C3AF" w14:textId="43B4F9F4"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47" w:history="1">
        <w:r w:rsidR="00EE3376" w:rsidRPr="00653951">
          <w:rPr>
            <w:rStyle w:val="Hyperlink"/>
            <w:noProof/>
          </w:rPr>
          <w:t>Figure 19: Process Map Innovation Partnerships – Innovation Partnership</w:t>
        </w:r>
        <w:r w:rsidR="00EE3376">
          <w:rPr>
            <w:noProof/>
            <w:webHidden/>
          </w:rPr>
          <w:tab/>
        </w:r>
        <w:r w:rsidR="00EE3376">
          <w:rPr>
            <w:noProof/>
            <w:webHidden/>
          </w:rPr>
          <w:fldChar w:fldCharType="begin"/>
        </w:r>
        <w:r w:rsidR="00EE3376">
          <w:rPr>
            <w:noProof/>
            <w:webHidden/>
          </w:rPr>
          <w:instrText xml:space="preserve"> PAGEREF _Toc162022447 \h </w:instrText>
        </w:r>
        <w:r w:rsidR="00EE3376">
          <w:rPr>
            <w:noProof/>
            <w:webHidden/>
          </w:rPr>
        </w:r>
        <w:r w:rsidR="00EE3376">
          <w:rPr>
            <w:noProof/>
            <w:webHidden/>
          </w:rPr>
          <w:fldChar w:fldCharType="separate"/>
        </w:r>
        <w:r w:rsidR="00EE3376">
          <w:rPr>
            <w:noProof/>
            <w:webHidden/>
          </w:rPr>
          <w:t>63</w:t>
        </w:r>
        <w:r w:rsidR="00EE3376">
          <w:rPr>
            <w:noProof/>
            <w:webHidden/>
          </w:rPr>
          <w:fldChar w:fldCharType="end"/>
        </w:r>
      </w:hyperlink>
    </w:p>
    <w:p w14:paraId="295EB9BB" w14:textId="45E71E6A" w:rsidR="00093540" w:rsidRDefault="00A045BC">
      <w:pPr>
        <w:rPr>
          <w:rFonts w:ascii="Arial" w:eastAsia="Arial" w:hAnsi="Arial" w:cs="Arial"/>
          <w:sz w:val="20"/>
          <w:szCs w:val="20"/>
        </w:rPr>
      </w:pPr>
      <w:r>
        <w:rPr>
          <w:rFonts w:ascii="Arial" w:eastAsia="Arial" w:hAnsi="Arial" w:cs="Arial"/>
          <w:sz w:val="20"/>
          <w:szCs w:val="20"/>
        </w:rPr>
        <w:fldChar w:fldCharType="end"/>
      </w:r>
    </w:p>
    <w:p w14:paraId="295EB9BC" w14:textId="77777777" w:rsidR="00093540" w:rsidRDefault="00A045BC">
      <w:pPr>
        <w:rPr>
          <w:b/>
          <w:sz w:val="36"/>
        </w:rPr>
      </w:pPr>
      <w:bookmarkStart w:id="0" w:name="_Toc354134424"/>
      <w:bookmarkStart w:id="1" w:name="_Toc354554821"/>
      <w:bookmarkStart w:id="2" w:name="_Toc354576109"/>
      <w:bookmarkStart w:id="3" w:name="_Toc355097352"/>
      <w:bookmarkStart w:id="4" w:name="_Toc355700092"/>
      <w:bookmarkStart w:id="5" w:name="_Toc355700214"/>
      <w:bookmarkStart w:id="6" w:name="_Toc356905009"/>
      <w:r>
        <w:rPr>
          <w:b/>
          <w:sz w:val="36"/>
        </w:rPr>
        <w:br w:type="page"/>
      </w:r>
    </w:p>
    <w:p w14:paraId="295EB9BD" w14:textId="77777777" w:rsidR="00093540" w:rsidRDefault="00A045BC">
      <w:pPr>
        <w:tabs>
          <w:tab w:val="left" w:pos="4170"/>
        </w:tabs>
        <w:rPr>
          <w:b/>
          <w:sz w:val="28"/>
          <w:szCs w:val="28"/>
        </w:rPr>
      </w:pPr>
      <w:r>
        <w:rPr>
          <w:b/>
          <w:sz w:val="28"/>
          <w:szCs w:val="28"/>
        </w:rPr>
        <w:lastRenderedPageBreak/>
        <w:t>Revision history</w:t>
      </w:r>
      <w:bookmarkEnd w:id="0"/>
      <w:bookmarkEnd w:id="1"/>
      <w:bookmarkEnd w:id="2"/>
      <w:bookmarkEnd w:id="3"/>
      <w:bookmarkEnd w:id="4"/>
      <w:bookmarkEnd w:id="5"/>
      <w:bookmarkEnd w:id="6"/>
    </w:p>
    <w:p w14:paraId="295EB9BE" w14:textId="77777777" w:rsidR="00093540" w:rsidRDefault="00093540">
      <w:pPr>
        <w:spacing w:line="200" w:lineRule="exact"/>
        <w:rPr>
          <w:sz w:val="20"/>
          <w:szCs w:val="20"/>
        </w:rPr>
      </w:pPr>
    </w:p>
    <w:tbl>
      <w:tblPr>
        <w:tblpPr w:leftFromText="141" w:rightFromText="141" w:vertAnchor="text" w:tblpX="102" w:tblpY="1"/>
        <w:tblW w:w="10354" w:type="dxa"/>
        <w:tblLayout w:type="fixed"/>
        <w:tblCellMar>
          <w:left w:w="0" w:type="dxa"/>
          <w:right w:w="0" w:type="dxa"/>
        </w:tblCellMar>
        <w:tblLook w:val="01E0" w:firstRow="1" w:lastRow="1" w:firstColumn="1" w:lastColumn="1" w:noHBand="0" w:noVBand="0"/>
      </w:tblPr>
      <w:tblGrid>
        <w:gridCol w:w="857"/>
        <w:gridCol w:w="1134"/>
        <w:gridCol w:w="2126"/>
        <w:gridCol w:w="2268"/>
        <w:gridCol w:w="3969"/>
      </w:tblGrid>
      <w:tr w:rsidR="00093540" w14:paraId="295EB9C4" w14:textId="77777777">
        <w:trPr>
          <w:trHeight w:hRule="exact" w:val="240"/>
        </w:trPr>
        <w:tc>
          <w:tcPr>
            <w:tcW w:w="857" w:type="dxa"/>
            <w:tcBorders>
              <w:top w:val="single" w:sz="5" w:space="0" w:color="000000"/>
              <w:left w:val="single" w:sz="5" w:space="0" w:color="000000"/>
              <w:bottom w:val="single" w:sz="5" w:space="0" w:color="000000"/>
              <w:right w:val="single" w:sz="8" w:space="0" w:color="000000"/>
            </w:tcBorders>
            <w:shd w:val="clear" w:color="C0C0C0" w:fill="C0C0C0"/>
          </w:tcPr>
          <w:p w14:paraId="295EB9BF" w14:textId="77777777" w:rsidR="00093540" w:rsidRDefault="00A045BC">
            <w:pPr>
              <w:spacing w:line="224" w:lineRule="exact"/>
              <w:ind w:left="1" w:right="-20"/>
              <w:rPr>
                <w:rFonts w:eastAsia="Arial" w:cs="Calibri"/>
                <w:sz w:val="20"/>
                <w:szCs w:val="20"/>
              </w:rPr>
            </w:pPr>
            <w:r>
              <w:rPr>
                <w:rFonts w:eastAsia="Arial" w:cs="Calibri"/>
                <w:b/>
                <w:bCs/>
                <w:spacing w:val="-1"/>
                <w:sz w:val="20"/>
                <w:szCs w:val="20"/>
              </w:rPr>
              <w:t>V</w:t>
            </w:r>
            <w:r>
              <w:rPr>
                <w:rFonts w:eastAsia="Arial" w:cs="Calibri"/>
                <w:b/>
                <w:bCs/>
                <w:sz w:val="20"/>
                <w:szCs w:val="20"/>
              </w:rPr>
              <w:t>e</w:t>
            </w:r>
            <w:r>
              <w:rPr>
                <w:rFonts w:eastAsia="Arial" w:cs="Calibri"/>
                <w:b/>
                <w:bCs/>
                <w:spacing w:val="1"/>
                <w:sz w:val="20"/>
                <w:szCs w:val="20"/>
              </w:rPr>
              <w:t>r</w:t>
            </w:r>
            <w:r>
              <w:rPr>
                <w:rFonts w:eastAsia="Arial" w:cs="Calibri"/>
                <w:b/>
                <w:bCs/>
                <w:sz w:val="20"/>
                <w:szCs w:val="20"/>
              </w:rPr>
              <w:t>sion</w:t>
            </w:r>
          </w:p>
        </w:tc>
        <w:tc>
          <w:tcPr>
            <w:tcW w:w="1134" w:type="dxa"/>
            <w:tcBorders>
              <w:top w:val="single" w:sz="5" w:space="0" w:color="000000"/>
              <w:left w:val="single" w:sz="8" w:space="0" w:color="000000"/>
              <w:bottom w:val="single" w:sz="5" w:space="0" w:color="000000"/>
              <w:right w:val="single" w:sz="5" w:space="0" w:color="000000"/>
            </w:tcBorders>
            <w:shd w:val="clear" w:color="C0C0C0" w:fill="C0C0C0"/>
          </w:tcPr>
          <w:p w14:paraId="295EB9C0" w14:textId="77777777" w:rsidR="00093540" w:rsidRDefault="00A045BC">
            <w:pPr>
              <w:spacing w:line="224" w:lineRule="exact"/>
              <w:ind w:left="-11" w:right="-20"/>
              <w:rPr>
                <w:rFonts w:eastAsia="Arial" w:cs="Calibri"/>
                <w:sz w:val="20"/>
                <w:szCs w:val="20"/>
              </w:rPr>
            </w:pPr>
            <w:r>
              <w:rPr>
                <w:rFonts w:eastAsia="Arial" w:cs="Calibri"/>
                <w:b/>
                <w:bCs/>
                <w:sz w:val="20"/>
                <w:szCs w:val="20"/>
              </w:rPr>
              <w:t>Date</w:t>
            </w:r>
          </w:p>
        </w:tc>
        <w:tc>
          <w:tcPr>
            <w:tcW w:w="2126" w:type="dxa"/>
            <w:tcBorders>
              <w:top w:val="single" w:sz="5" w:space="0" w:color="000000"/>
              <w:left w:val="single" w:sz="5" w:space="0" w:color="000000"/>
              <w:bottom w:val="single" w:sz="5" w:space="0" w:color="000000"/>
              <w:right w:val="single" w:sz="5" w:space="0" w:color="000000"/>
            </w:tcBorders>
            <w:shd w:val="clear" w:color="C0C0C0" w:fill="C0C0C0"/>
          </w:tcPr>
          <w:p w14:paraId="295EB9C1" w14:textId="77777777" w:rsidR="00093540" w:rsidRDefault="00A045BC">
            <w:pPr>
              <w:spacing w:line="224" w:lineRule="exact"/>
              <w:ind w:left="1" w:right="-20"/>
              <w:rPr>
                <w:rFonts w:eastAsia="Arial" w:cs="Calibri"/>
                <w:sz w:val="20"/>
                <w:szCs w:val="20"/>
              </w:rPr>
            </w:pPr>
            <w:r>
              <w:rPr>
                <w:rFonts w:eastAsia="Arial" w:cs="Calibri"/>
                <w:b/>
                <w:bCs/>
                <w:spacing w:val="-5"/>
                <w:sz w:val="20"/>
                <w:szCs w:val="20"/>
              </w:rPr>
              <w:t>A</w:t>
            </w:r>
            <w:r>
              <w:rPr>
                <w:rFonts w:eastAsia="Arial" w:cs="Calibri"/>
                <w:b/>
                <w:bCs/>
                <w:spacing w:val="3"/>
                <w:sz w:val="20"/>
                <w:szCs w:val="20"/>
              </w:rPr>
              <w:t>u</w:t>
            </w:r>
            <w:r>
              <w:rPr>
                <w:rFonts w:eastAsia="Arial" w:cs="Calibri"/>
                <w:b/>
                <w:bCs/>
                <w:spacing w:val="1"/>
                <w:sz w:val="20"/>
                <w:szCs w:val="20"/>
              </w:rPr>
              <w:t>t</w:t>
            </w:r>
            <w:r>
              <w:rPr>
                <w:rFonts w:eastAsia="Arial" w:cs="Calibri"/>
                <w:b/>
                <w:bCs/>
                <w:sz w:val="20"/>
                <w:szCs w:val="20"/>
              </w:rPr>
              <w:t>hor</w:t>
            </w:r>
          </w:p>
        </w:tc>
        <w:tc>
          <w:tcPr>
            <w:tcW w:w="2268" w:type="dxa"/>
            <w:tcBorders>
              <w:top w:val="single" w:sz="5" w:space="0" w:color="000000"/>
              <w:left w:val="single" w:sz="5" w:space="0" w:color="000000"/>
              <w:bottom w:val="single" w:sz="5" w:space="0" w:color="000000"/>
              <w:right w:val="single" w:sz="8" w:space="0" w:color="000000"/>
            </w:tcBorders>
            <w:shd w:val="clear" w:color="C0C0C0" w:fill="C0C0C0"/>
          </w:tcPr>
          <w:p w14:paraId="295EB9C2" w14:textId="77777777" w:rsidR="00093540" w:rsidRDefault="00A045BC">
            <w:pPr>
              <w:spacing w:line="224" w:lineRule="exact"/>
              <w:ind w:left="102" w:right="-20"/>
              <w:rPr>
                <w:rFonts w:eastAsia="Arial" w:cs="Calibri"/>
                <w:sz w:val="20"/>
                <w:szCs w:val="20"/>
              </w:rPr>
            </w:pPr>
            <w:proofErr w:type="spellStart"/>
            <w:r>
              <w:rPr>
                <w:rFonts w:eastAsia="Arial" w:cs="Calibri"/>
                <w:b/>
                <w:bCs/>
                <w:spacing w:val="1"/>
                <w:sz w:val="20"/>
                <w:szCs w:val="20"/>
              </w:rPr>
              <w:t>O</w:t>
            </w:r>
            <w:r>
              <w:rPr>
                <w:rFonts w:eastAsia="Arial" w:cs="Calibri"/>
                <w:b/>
                <w:bCs/>
                <w:spacing w:val="-1"/>
                <w:sz w:val="20"/>
                <w:szCs w:val="20"/>
              </w:rPr>
              <w:t>r</w:t>
            </w:r>
            <w:r>
              <w:rPr>
                <w:rFonts w:eastAsia="Arial" w:cs="Calibri"/>
                <w:b/>
                <w:bCs/>
                <w:sz w:val="20"/>
                <w:szCs w:val="20"/>
              </w:rPr>
              <w:t>ganisati</w:t>
            </w:r>
            <w:r>
              <w:rPr>
                <w:rFonts w:eastAsia="Arial" w:cs="Calibri"/>
                <w:b/>
                <w:bCs/>
                <w:spacing w:val="1"/>
                <w:sz w:val="20"/>
                <w:szCs w:val="20"/>
              </w:rPr>
              <w:t>o</w:t>
            </w:r>
            <w:r>
              <w:rPr>
                <w:rFonts w:eastAsia="Arial" w:cs="Calibri"/>
                <w:b/>
                <w:bCs/>
                <w:sz w:val="20"/>
                <w:szCs w:val="20"/>
              </w:rPr>
              <w:t>n</w:t>
            </w:r>
            <w:proofErr w:type="spellEnd"/>
          </w:p>
        </w:tc>
        <w:tc>
          <w:tcPr>
            <w:tcW w:w="3969" w:type="dxa"/>
            <w:tcBorders>
              <w:top w:val="single" w:sz="5" w:space="0" w:color="000000"/>
              <w:left w:val="single" w:sz="8" w:space="0" w:color="000000"/>
              <w:bottom w:val="single" w:sz="5" w:space="0" w:color="000000"/>
              <w:right w:val="single" w:sz="5" w:space="0" w:color="000000"/>
            </w:tcBorders>
            <w:shd w:val="clear" w:color="C0C0C0" w:fill="C0C0C0"/>
          </w:tcPr>
          <w:p w14:paraId="295EB9C3" w14:textId="77777777" w:rsidR="00093540" w:rsidRDefault="00A045BC">
            <w:pPr>
              <w:spacing w:line="224" w:lineRule="exact"/>
              <w:ind w:left="100" w:right="-20"/>
              <w:rPr>
                <w:rFonts w:eastAsia="Arial" w:cs="Calibri"/>
                <w:sz w:val="20"/>
                <w:szCs w:val="20"/>
              </w:rPr>
            </w:pPr>
            <w:r>
              <w:rPr>
                <w:rFonts w:eastAsia="Arial" w:cs="Calibri"/>
                <w:b/>
                <w:bCs/>
                <w:sz w:val="20"/>
                <w:szCs w:val="20"/>
              </w:rPr>
              <w:t>Des</w:t>
            </w:r>
            <w:r>
              <w:rPr>
                <w:rFonts w:eastAsia="Arial" w:cs="Calibri"/>
                <w:b/>
                <w:bCs/>
                <w:spacing w:val="1"/>
                <w:sz w:val="20"/>
                <w:szCs w:val="20"/>
              </w:rPr>
              <w:t>c</w:t>
            </w:r>
            <w:r>
              <w:rPr>
                <w:rFonts w:eastAsia="Arial" w:cs="Calibri"/>
                <w:b/>
                <w:bCs/>
                <w:spacing w:val="-1"/>
                <w:sz w:val="20"/>
                <w:szCs w:val="20"/>
              </w:rPr>
              <w:t>r</w:t>
            </w:r>
            <w:r>
              <w:rPr>
                <w:rFonts w:eastAsia="Arial" w:cs="Calibri"/>
                <w:b/>
                <w:bCs/>
                <w:sz w:val="20"/>
                <w:szCs w:val="20"/>
              </w:rPr>
              <w:t>ip</w:t>
            </w:r>
            <w:r>
              <w:rPr>
                <w:rFonts w:eastAsia="Arial" w:cs="Calibri"/>
                <w:b/>
                <w:bCs/>
                <w:spacing w:val="1"/>
                <w:sz w:val="20"/>
                <w:szCs w:val="20"/>
              </w:rPr>
              <w:t>t</w:t>
            </w:r>
            <w:r>
              <w:rPr>
                <w:rFonts w:eastAsia="Arial" w:cs="Calibri"/>
                <w:b/>
                <w:bCs/>
                <w:sz w:val="20"/>
                <w:szCs w:val="20"/>
              </w:rPr>
              <w:t>ion</w:t>
            </w:r>
          </w:p>
        </w:tc>
      </w:tr>
      <w:tr w:rsidR="00093540" w14:paraId="295EB9CA" w14:textId="77777777">
        <w:tc>
          <w:tcPr>
            <w:tcW w:w="857" w:type="dxa"/>
            <w:tcBorders>
              <w:top w:val="single" w:sz="5" w:space="0" w:color="000000"/>
              <w:left w:val="single" w:sz="5" w:space="0" w:color="000000"/>
              <w:bottom w:val="single" w:sz="5" w:space="0" w:color="000000"/>
              <w:right w:val="single" w:sz="8" w:space="0" w:color="000000"/>
            </w:tcBorders>
          </w:tcPr>
          <w:p w14:paraId="295EB9C5" w14:textId="77777777" w:rsidR="00093540" w:rsidRDefault="00A045BC">
            <w:pPr>
              <w:spacing w:line="226" w:lineRule="exact"/>
              <w:ind w:left="283" w:right="-20"/>
              <w:rPr>
                <w:rFonts w:eastAsia="Arial" w:cs="Calibri"/>
                <w:sz w:val="20"/>
                <w:szCs w:val="20"/>
              </w:rPr>
            </w:pPr>
            <w:r>
              <w:rPr>
                <w:rFonts w:eastAsia="Arial" w:cs="Calibri"/>
                <w:sz w:val="20"/>
                <w:szCs w:val="20"/>
              </w:rPr>
              <w:t xml:space="preserve">0.1   </w:t>
            </w:r>
          </w:p>
        </w:tc>
        <w:tc>
          <w:tcPr>
            <w:tcW w:w="1134" w:type="dxa"/>
            <w:tcBorders>
              <w:top w:val="single" w:sz="5" w:space="0" w:color="000000"/>
              <w:left w:val="single" w:sz="8" w:space="0" w:color="000000"/>
              <w:bottom w:val="single" w:sz="5" w:space="0" w:color="000000"/>
              <w:right w:val="single" w:sz="5" w:space="0" w:color="000000"/>
            </w:tcBorders>
          </w:tcPr>
          <w:p w14:paraId="295EB9C6" w14:textId="469E9E50" w:rsidR="00093540" w:rsidRDefault="003C64FB">
            <w:pPr>
              <w:spacing w:line="226" w:lineRule="exact"/>
              <w:ind w:left="-6" w:right="-20"/>
              <w:rPr>
                <w:rFonts w:eastAsia="Arial" w:cs="Calibri"/>
                <w:sz w:val="20"/>
                <w:szCs w:val="20"/>
              </w:rPr>
            </w:pPr>
            <w:r>
              <w:rPr>
                <w:rFonts w:eastAsia="Arial" w:cs="Calibri"/>
                <w:sz w:val="20"/>
                <w:szCs w:val="20"/>
              </w:rPr>
              <w:t>23.10.2023</w:t>
            </w:r>
          </w:p>
        </w:tc>
        <w:tc>
          <w:tcPr>
            <w:tcW w:w="2126" w:type="dxa"/>
            <w:tcBorders>
              <w:top w:val="single" w:sz="5" w:space="0" w:color="000000"/>
              <w:left w:val="single" w:sz="5" w:space="0" w:color="000000"/>
              <w:bottom w:val="single" w:sz="5" w:space="0" w:color="000000"/>
              <w:right w:val="single" w:sz="5" w:space="0" w:color="000000"/>
            </w:tcBorders>
          </w:tcPr>
          <w:p w14:paraId="295EB9C7" w14:textId="14C536F9" w:rsidR="00093540" w:rsidRDefault="003C64FB">
            <w:pPr>
              <w:spacing w:line="226" w:lineRule="exact"/>
              <w:ind w:left="1" w:right="-20"/>
              <w:rPr>
                <w:rFonts w:eastAsia="Arial" w:cs="Calibri"/>
                <w:sz w:val="20"/>
                <w:szCs w:val="20"/>
              </w:rPr>
            </w:pPr>
            <w:r>
              <w:rPr>
                <w:rFonts w:eastAsia="Arial" w:cs="Calibri"/>
                <w:sz w:val="20"/>
                <w:szCs w:val="20"/>
              </w:rPr>
              <w:t>Gabriele Dall</w:t>
            </w:r>
          </w:p>
        </w:tc>
        <w:tc>
          <w:tcPr>
            <w:tcW w:w="2268" w:type="dxa"/>
            <w:tcBorders>
              <w:top w:val="single" w:sz="5" w:space="0" w:color="000000"/>
              <w:left w:val="single" w:sz="5" w:space="0" w:color="000000"/>
              <w:bottom w:val="single" w:sz="5" w:space="0" w:color="000000"/>
              <w:right w:val="single" w:sz="8" w:space="0" w:color="000000"/>
            </w:tcBorders>
          </w:tcPr>
          <w:p w14:paraId="295EB9C8" w14:textId="62276D40" w:rsidR="00093540" w:rsidRDefault="003C64FB">
            <w:pPr>
              <w:spacing w:line="226" w:lineRule="exact"/>
              <w:ind w:left="102" w:right="-20"/>
              <w:rPr>
                <w:rFonts w:eastAsia="Arial" w:cs="Calibri"/>
                <w:sz w:val="20"/>
                <w:szCs w:val="20"/>
              </w:rPr>
            </w:pPr>
            <w:r>
              <w:rPr>
                <w:rFonts w:eastAsia="Arial" w:cs="Calibri"/>
                <w:sz w:val="20"/>
                <w:szCs w:val="20"/>
              </w:rPr>
              <w:t>Adesso SE</w:t>
            </w:r>
          </w:p>
        </w:tc>
        <w:tc>
          <w:tcPr>
            <w:tcW w:w="3969" w:type="dxa"/>
            <w:tcBorders>
              <w:top w:val="single" w:sz="5" w:space="0" w:color="000000"/>
              <w:left w:val="single" w:sz="8" w:space="0" w:color="000000"/>
              <w:bottom w:val="single" w:sz="5" w:space="0" w:color="000000"/>
              <w:right w:val="single" w:sz="5" w:space="0" w:color="000000"/>
            </w:tcBorders>
          </w:tcPr>
          <w:p w14:paraId="295EB9C9" w14:textId="5AE8AEBD" w:rsidR="00093540" w:rsidRDefault="003C64FB">
            <w:pPr>
              <w:spacing w:line="226" w:lineRule="exact"/>
              <w:ind w:left="100" w:right="-20"/>
              <w:rPr>
                <w:rFonts w:eastAsia="Arial" w:cs="Calibri"/>
                <w:sz w:val="20"/>
                <w:szCs w:val="20"/>
              </w:rPr>
            </w:pPr>
            <w:r>
              <w:rPr>
                <w:rFonts w:eastAsia="Arial" w:cs="Calibri"/>
                <w:sz w:val="20"/>
                <w:szCs w:val="20"/>
              </w:rPr>
              <w:t>First draft</w:t>
            </w:r>
          </w:p>
        </w:tc>
      </w:tr>
      <w:tr w:rsidR="00093540" w14:paraId="295EB9D0" w14:textId="77777777">
        <w:tc>
          <w:tcPr>
            <w:tcW w:w="857" w:type="dxa"/>
            <w:tcBorders>
              <w:top w:val="single" w:sz="5" w:space="0" w:color="000000"/>
              <w:left w:val="single" w:sz="5" w:space="0" w:color="000000"/>
              <w:bottom w:val="single" w:sz="5" w:space="0" w:color="000000"/>
              <w:right w:val="single" w:sz="8" w:space="0" w:color="000000"/>
            </w:tcBorders>
          </w:tcPr>
          <w:p w14:paraId="295EB9CB" w14:textId="77777777" w:rsidR="00093540" w:rsidRDefault="00A045BC">
            <w:pPr>
              <w:spacing w:line="226" w:lineRule="exact"/>
              <w:ind w:left="283" w:right="-20"/>
              <w:rPr>
                <w:rFonts w:eastAsia="Arial" w:cs="Calibri"/>
                <w:sz w:val="20"/>
                <w:szCs w:val="20"/>
              </w:rPr>
            </w:pPr>
            <w:r>
              <w:rPr>
                <w:rFonts w:eastAsia="Arial" w:cs="Calibri"/>
                <w:sz w:val="20"/>
                <w:szCs w:val="20"/>
              </w:rPr>
              <w:t>0.2</w:t>
            </w:r>
          </w:p>
        </w:tc>
        <w:tc>
          <w:tcPr>
            <w:tcW w:w="1134" w:type="dxa"/>
            <w:tcBorders>
              <w:top w:val="single" w:sz="5" w:space="0" w:color="000000"/>
              <w:left w:val="single" w:sz="8" w:space="0" w:color="000000"/>
              <w:bottom w:val="single" w:sz="5" w:space="0" w:color="000000"/>
              <w:right w:val="single" w:sz="5" w:space="0" w:color="000000"/>
            </w:tcBorders>
          </w:tcPr>
          <w:p w14:paraId="295EB9CC" w14:textId="4D1352DC" w:rsidR="00093540" w:rsidRDefault="0003047D">
            <w:pPr>
              <w:spacing w:line="226" w:lineRule="exact"/>
              <w:ind w:left="-6" w:right="-20"/>
              <w:rPr>
                <w:rFonts w:eastAsia="Arial" w:cs="Calibri"/>
                <w:sz w:val="20"/>
                <w:szCs w:val="20"/>
              </w:rPr>
            </w:pPr>
            <w:r>
              <w:rPr>
                <w:rFonts w:eastAsia="Arial" w:cs="Calibri"/>
                <w:sz w:val="20"/>
                <w:szCs w:val="20"/>
              </w:rPr>
              <w:t>18.01.202</w:t>
            </w:r>
            <w:r w:rsidR="00DE57C7">
              <w:rPr>
                <w:rFonts w:eastAsia="Arial" w:cs="Calibri"/>
                <w:sz w:val="20"/>
                <w:szCs w:val="20"/>
              </w:rPr>
              <w:t>4</w:t>
            </w:r>
          </w:p>
        </w:tc>
        <w:tc>
          <w:tcPr>
            <w:tcW w:w="2126" w:type="dxa"/>
            <w:tcBorders>
              <w:top w:val="single" w:sz="5" w:space="0" w:color="000000"/>
              <w:left w:val="single" w:sz="5" w:space="0" w:color="000000"/>
              <w:bottom w:val="single" w:sz="5" w:space="0" w:color="000000"/>
              <w:right w:val="single" w:sz="5" w:space="0" w:color="000000"/>
            </w:tcBorders>
          </w:tcPr>
          <w:p w14:paraId="295EB9CD" w14:textId="637EE638" w:rsidR="00093540" w:rsidRDefault="0003047D">
            <w:pPr>
              <w:spacing w:line="226" w:lineRule="exact"/>
              <w:ind w:left="1" w:right="-20"/>
              <w:rPr>
                <w:rFonts w:eastAsia="Arial" w:cs="Calibri"/>
                <w:sz w:val="20"/>
                <w:szCs w:val="20"/>
              </w:rPr>
            </w:pPr>
            <w:r>
              <w:rPr>
                <w:rFonts w:eastAsia="Arial" w:cs="Calibri"/>
                <w:sz w:val="20"/>
                <w:szCs w:val="20"/>
              </w:rPr>
              <w:t>Ansgar Mondorf</w:t>
            </w:r>
          </w:p>
        </w:tc>
        <w:tc>
          <w:tcPr>
            <w:tcW w:w="2268" w:type="dxa"/>
            <w:tcBorders>
              <w:top w:val="single" w:sz="5" w:space="0" w:color="000000"/>
              <w:left w:val="single" w:sz="5" w:space="0" w:color="000000"/>
              <w:bottom w:val="single" w:sz="5" w:space="0" w:color="000000"/>
              <w:right w:val="single" w:sz="8" w:space="0" w:color="000000"/>
            </w:tcBorders>
          </w:tcPr>
          <w:p w14:paraId="295EB9CE" w14:textId="5B71FD69" w:rsidR="00093540" w:rsidRDefault="0003047D">
            <w:pPr>
              <w:spacing w:line="226" w:lineRule="exact"/>
              <w:ind w:left="102" w:right="-20"/>
              <w:rPr>
                <w:rFonts w:eastAsia="Arial" w:cs="Calibri"/>
                <w:sz w:val="20"/>
                <w:szCs w:val="20"/>
              </w:rPr>
            </w:pPr>
            <w:r>
              <w:rPr>
                <w:rFonts w:eastAsia="Arial" w:cs="Calibri"/>
                <w:sz w:val="20"/>
                <w:szCs w:val="20"/>
              </w:rPr>
              <w:t>Mondorf IT</w:t>
            </w:r>
          </w:p>
        </w:tc>
        <w:tc>
          <w:tcPr>
            <w:tcW w:w="3969" w:type="dxa"/>
            <w:tcBorders>
              <w:top w:val="single" w:sz="5" w:space="0" w:color="000000"/>
              <w:left w:val="single" w:sz="8" w:space="0" w:color="000000"/>
              <w:bottom w:val="single" w:sz="5" w:space="0" w:color="000000"/>
              <w:right w:val="single" w:sz="5" w:space="0" w:color="000000"/>
            </w:tcBorders>
          </w:tcPr>
          <w:p w14:paraId="295EB9CF" w14:textId="66C1B872" w:rsidR="00093540" w:rsidRDefault="00DE57C7">
            <w:pPr>
              <w:spacing w:line="226" w:lineRule="exact"/>
              <w:ind w:left="100" w:right="-20"/>
              <w:rPr>
                <w:rFonts w:eastAsia="Arial" w:cs="Calibri"/>
                <w:sz w:val="20"/>
                <w:szCs w:val="20"/>
              </w:rPr>
            </w:pPr>
            <w:r>
              <w:rPr>
                <w:rFonts w:eastAsia="Arial" w:cs="Calibri"/>
                <w:sz w:val="20"/>
                <w:szCs w:val="20"/>
              </w:rPr>
              <w:t>Revision of Scope</w:t>
            </w:r>
          </w:p>
        </w:tc>
      </w:tr>
      <w:tr w:rsidR="00093540" w14:paraId="295EB9D6" w14:textId="77777777">
        <w:tc>
          <w:tcPr>
            <w:tcW w:w="857" w:type="dxa"/>
            <w:tcBorders>
              <w:top w:val="single" w:sz="5" w:space="0" w:color="000000"/>
              <w:left w:val="single" w:sz="5" w:space="0" w:color="000000"/>
              <w:bottom w:val="single" w:sz="5" w:space="0" w:color="000000"/>
              <w:right w:val="single" w:sz="8" w:space="0" w:color="000000"/>
            </w:tcBorders>
          </w:tcPr>
          <w:p w14:paraId="295EB9D1" w14:textId="77777777" w:rsidR="00093540" w:rsidRDefault="00A045BC">
            <w:pPr>
              <w:spacing w:line="226" w:lineRule="exact"/>
              <w:ind w:left="283" w:right="-20"/>
              <w:rPr>
                <w:rFonts w:eastAsia="Arial" w:cs="Calibri"/>
                <w:sz w:val="20"/>
                <w:szCs w:val="20"/>
              </w:rPr>
            </w:pPr>
            <w:r>
              <w:rPr>
                <w:rFonts w:eastAsia="Arial" w:cs="Calibri"/>
                <w:sz w:val="20"/>
                <w:szCs w:val="20"/>
              </w:rPr>
              <w:t>0.3</w:t>
            </w:r>
          </w:p>
        </w:tc>
        <w:tc>
          <w:tcPr>
            <w:tcW w:w="1134" w:type="dxa"/>
            <w:tcBorders>
              <w:top w:val="single" w:sz="5" w:space="0" w:color="000000"/>
              <w:left w:val="single" w:sz="8" w:space="0" w:color="000000"/>
              <w:bottom w:val="single" w:sz="5" w:space="0" w:color="000000"/>
              <w:right w:val="single" w:sz="5" w:space="0" w:color="000000"/>
            </w:tcBorders>
          </w:tcPr>
          <w:p w14:paraId="295EB9D2" w14:textId="3EC0CB8B" w:rsidR="00093540" w:rsidRDefault="00DE57C7">
            <w:pPr>
              <w:spacing w:line="226" w:lineRule="exact"/>
              <w:ind w:left="-6" w:right="-20"/>
              <w:rPr>
                <w:rFonts w:eastAsia="Arial" w:cs="Calibri"/>
                <w:sz w:val="20"/>
                <w:szCs w:val="20"/>
              </w:rPr>
            </w:pPr>
            <w:r>
              <w:rPr>
                <w:rFonts w:eastAsia="Arial" w:cs="Calibri"/>
                <w:sz w:val="20"/>
                <w:szCs w:val="20"/>
              </w:rPr>
              <w:t>19.01.2024</w:t>
            </w:r>
          </w:p>
        </w:tc>
        <w:tc>
          <w:tcPr>
            <w:tcW w:w="2126" w:type="dxa"/>
            <w:tcBorders>
              <w:top w:val="single" w:sz="5" w:space="0" w:color="000000"/>
              <w:left w:val="single" w:sz="5" w:space="0" w:color="000000"/>
              <w:bottom w:val="single" w:sz="5" w:space="0" w:color="000000"/>
              <w:right w:val="single" w:sz="5" w:space="0" w:color="000000"/>
            </w:tcBorders>
          </w:tcPr>
          <w:p w14:paraId="295EB9D3" w14:textId="1E2A198A" w:rsidR="00093540" w:rsidRDefault="00DE57C7">
            <w:pPr>
              <w:spacing w:line="226" w:lineRule="exact"/>
              <w:ind w:left="1" w:right="-20"/>
              <w:rPr>
                <w:rFonts w:eastAsia="Arial" w:cs="Calibri"/>
                <w:sz w:val="20"/>
                <w:szCs w:val="20"/>
              </w:rPr>
            </w:pPr>
            <w:r>
              <w:rPr>
                <w:rFonts w:eastAsia="Arial" w:cs="Calibri"/>
                <w:sz w:val="20"/>
                <w:szCs w:val="20"/>
              </w:rPr>
              <w:t>Ansgar Mondorf</w:t>
            </w:r>
          </w:p>
        </w:tc>
        <w:tc>
          <w:tcPr>
            <w:tcW w:w="2268" w:type="dxa"/>
            <w:tcBorders>
              <w:top w:val="single" w:sz="5" w:space="0" w:color="000000"/>
              <w:left w:val="single" w:sz="5" w:space="0" w:color="000000"/>
              <w:bottom w:val="single" w:sz="5" w:space="0" w:color="000000"/>
              <w:right w:val="single" w:sz="8" w:space="0" w:color="000000"/>
            </w:tcBorders>
          </w:tcPr>
          <w:p w14:paraId="295EB9D4" w14:textId="1B1D63DE" w:rsidR="00093540" w:rsidRDefault="00DE57C7">
            <w:pPr>
              <w:spacing w:line="226" w:lineRule="exact"/>
              <w:ind w:left="102" w:right="-20"/>
              <w:rPr>
                <w:rFonts w:eastAsia="Arial" w:cs="Calibri"/>
                <w:sz w:val="20"/>
                <w:szCs w:val="20"/>
              </w:rPr>
            </w:pPr>
            <w:r>
              <w:rPr>
                <w:rFonts w:eastAsia="Arial" w:cs="Calibri"/>
                <w:sz w:val="20"/>
                <w:szCs w:val="20"/>
              </w:rPr>
              <w:t>Mondorf IT</w:t>
            </w:r>
          </w:p>
        </w:tc>
        <w:tc>
          <w:tcPr>
            <w:tcW w:w="3969" w:type="dxa"/>
            <w:tcBorders>
              <w:top w:val="single" w:sz="5" w:space="0" w:color="000000"/>
              <w:left w:val="single" w:sz="8" w:space="0" w:color="000000"/>
              <w:bottom w:val="single" w:sz="5" w:space="0" w:color="000000"/>
              <w:right w:val="single" w:sz="5" w:space="0" w:color="000000"/>
            </w:tcBorders>
          </w:tcPr>
          <w:p w14:paraId="295EB9D5" w14:textId="01E0514C" w:rsidR="00093540" w:rsidRDefault="00DE57C7">
            <w:pPr>
              <w:spacing w:line="226" w:lineRule="exact"/>
              <w:ind w:left="100" w:right="-20"/>
              <w:rPr>
                <w:rFonts w:eastAsia="Arial" w:cs="Calibri"/>
                <w:sz w:val="20"/>
                <w:szCs w:val="20"/>
              </w:rPr>
            </w:pPr>
            <w:r>
              <w:rPr>
                <w:rFonts w:eastAsia="Arial" w:cs="Calibri"/>
                <w:sz w:val="20"/>
                <w:szCs w:val="20"/>
              </w:rPr>
              <w:t>Revision of Business Environment</w:t>
            </w:r>
          </w:p>
        </w:tc>
      </w:tr>
      <w:tr w:rsidR="00093540" w14:paraId="295EB9DC" w14:textId="77777777">
        <w:tc>
          <w:tcPr>
            <w:tcW w:w="857" w:type="dxa"/>
            <w:tcBorders>
              <w:top w:val="single" w:sz="5" w:space="0" w:color="000000"/>
              <w:left w:val="single" w:sz="5" w:space="0" w:color="000000"/>
              <w:bottom w:val="single" w:sz="5" w:space="0" w:color="000000"/>
              <w:right w:val="single" w:sz="8" w:space="0" w:color="000000"/>
            </w:tcBorders>
          </w:tcPr>
          <w:p w14:paraId="295EB9D7" w14:textId="77777777" w:rsidR="00093540" w:rsidRDefault="00A045BC">
            <w:pPr>
              <w:spacing w:line="226" w:lineRule="exact"/>
              <w:ind w:left="283" w:right="-20"/>
              <w:rPr>
                <w:rFonts w:eastAsia="Arial" w:cs="Calibri"/>
                <w:sz w:val="20"/>
                <w:szCs w:val="20"/>
              </w:rPr>
            </w:pPr>
            <w:r>
              <w:rPr>
                <w:rFonts w:eastAsia="Arial" w:cs="Calibri"/>
                <w:sz w:val="20"/>
                <w:szCs w:val="20"/>
              </w:rPr>
              <w:t>0.4</w:t>
            </w:r>
          </w:p>
        </w:tc>
        <w:tc>
          <w:tcPr>
            <w:tcW w:w="1134" w:type="dxa"/>
            <w:tcBorders>
              <w:top w:val="single" w:sz="5" w:space="0" w:color="000000"/>
              <w:left w:val="single" w:sz="8" w:space="0" w:color="000000"/>
              <w:bottom w:val="single" w:sz="5" w:space="0" w:color="000000"/>
              <w:right w:val="single" w:sz="5" w:space="0" w:color="000000"/>
            </w:tcBorders>
          </w:tcPr>
          <w:p w14:paraId="295EB9D8" w14:textId="1603D995" w:rsidR="00093540" w:rsidRDefault="00DE57C7">
            <w:pPr>
              <w:spacing w:line="226" w:lineRule="exact"/>
              <w:ind w:left="-6" w:right="-20"/>
              <w:rPr>
                <w:rFonts w:eastAsia="Arial" w:cs="Calibri"/>
                <w:sz w:val="20"/>
                <w:szCs w:val="20"/>
              </w:rPr>
            </w:pPr>
            <w:r>
              <w:rPr>
                <w:rFonts w:eastAsia="Arial" w:cs="Calibri"/>
                <w:sz w:val="20"/>
                <w:szCs w:val="20"/>
              </w:rPr>
              <w:t>23.01.2024</w:t>
            </w:r>
          </w:p>
        </w:tc>
        <w:tc>
          <w:tcPr>
            <w:tcW w:w="2126" w:type="dxa"/>
            <w:tcBorders>
              <w:top w:val="single" w:sz="5" w:space="0" w:color="000000"/>
              <w:left w:val="single" w:sz="5" w:space="0" w:color="000000"/>
              <w:bottom w:val="single" w:sz="5" w:space="0" w:color="000000"/>
              <w:right w:val="single" w:sz="5" w:space="0" w:color="000000"/>
            </w:tcBorders>
          </w:tcPr>
          <w:p w14:paraId="295EB9D9" w14:textId="502279D4" w:rsidR="00093540" w:rsidRDefault="00DE57C7">
            <w:pPr>
              <w:spacing w:line="226" w:lineRule="exact"/>
              <w:ind w:left="1" w:right="-20"/>
              <w:rPr>
                <w:rFonts w:eastAsia="Arial" w:cs="Calibri"/>
                <w:sz w:val="20"/>
                <w:szCs w:val="20"/>
              </w:rPr>
            </w:pPr>
            <w:r>
              <w:rPr>
                <w:rFonts w:eastAsia="Arial" w:cs="Calibri"/>
                <w:sz w:val="20"/>
                <w:szCs w:val="20"/>
              </w:rPr>
              <w:t>Ansgar Mondorf</w:t>
            </w:r>
          </w:p>
        </w:tc>
        <w:tc>
          <w:tcPr>
            <w:tcW w:w="2268" w:type="dxa"/>
            <w:tcBorders>
              <w:top w:val="single" w:sz="5" w:space="0" w:color="000000"/>
              <w:left w:val="single" w:sz="5" w:space="0" w:color="000000"/>
              <w:bottom w:val="single" w:sz="5" w:space="0" w:color="000000"/>
              <w:right w:val="single" w:sz="8" w:space="0" w:color="000000"/>
            </w:tcBorders>
          </w:tcPr>
          <w:p w14:paraId="295EB9DA" w14:textId="518CEBAD" w:rsidR="00093540" w:rsidRDefault="00DE57C7">
            <w:pPr>
              <w:spacing w:line="226" w:lineRule="exact"/>
              <w:ind w:left="102" w:right="-20"/>
              <w:rPr>
                <w:rFonts w:eastAsia="Arial" w:cs="Calibri"/>
                <w:sz w:val="20"/>
                <w:szCs w:val="20"/>
              </w:rPr>
            </w:pPr>
            <w:r>
              <w:rPr>
                <w:rFonts w:eastAsia="Arial" w:cs="Calibri"/>
                <w:sz w:val="20"/>
                <w:szCs w:val="20"/>
              </w:rPr>
              <w:t>Mondorf IT</w:t>
            </w:r>
          </w:p>
        </w:tc>
        <w:tc>
          <w:tcPr>
            <w:tcW w:w="3969" w:type="dxa"/>
            <w:tcBorders>
              <w:top w:val="single" w:sz="5" w:space="0" w:color="000000"/>
              <w:left w:val="single" w:sz="8" w:space="0" w:color="000000"/>
              <w:bottom w:val="single" w:sz="5" w:space="0" w:color="000000"/>
              <w:right w:val="single" w:sz="5" w:space="0" w:color="000000"/>
            </w:tcBorders>
          </w:tcPr>
          <w:p w14:paraId="295EB9DB" w14:textId="7BCA7570" w:rsidR="00093540" w:rsidRDefault="00DE57C7">
            <w:pPr>
              <w:spacing w:line="226" w:lineRule="exact"/>
              <w:ind w:left="100" w:right="-20"/>
              <w:rPr>
                <w:rFonts w:eastAsia="Arial" w:cs="Calibri"/>
                <w:sz w:val="20"/>
                <w:szCs w:val="20"/>
              </w:rPr>
            </w:pPr>
            <w:r>
              <w:rPr>
                <w:rFonts w:eastAsia="Arial" w:cs="Calibri"/>
                <w:sz w:val="20"/>
                <w:szCs w:val="20"/>
              </w:rPr>
              <w:t>Definition of Business Requirements and Key Examples</w:t>
            </w:r>
          </w:p>
        </w:tc>
      </w:tr>
      <w:tr w:rsidR="00093540" w14:paraId="295EB9E2" w14:textId="77777777">
        <w:tc>
          <w:tcPr>
            <w:tcW w:w="857" w:type="dxa"/>
            <w:tcBorders>
              <w:top w:val="single" w:sz="5" w:space="0" w:color="000000"/>
              <w:left w:val="single" w:sz="5" w:space="0" w:color="000000"/>
              <w:bottom w:val="single" w:sz="5" w:space="0" w:color="000000"/>
              <w:right w:val="single" w:sz="8" w:space="0" w:color="000000"/>
            </w:tcBorders>
          </w:tcPr>
          <w:p w14:paraId="295EB9DD" w14:textId="77777777" w:rsidR="00093540" w:rsidRDefault="00A045BC">
            <w:pPr>
              <w:spacing w:line="226" w:lineRule="exact"/>
              <w:ind w:left="283" w:right="-20"/>
              <w:rPr>
                <w:rFonts w:eastAsia="Arial" w:cs="Calibri"/>
                <w:sz w:val="20"/>
                <w:szCs w:val="20"/>
              </w:rPr>
            </w:pPr>
            <w:r>
              <w:rPr>
                <w:rFonts w:eastAsia="Arial" w:cs="Calibri"/>
                <w:sz w:val="20"/>
                <w:szCs w:val="20"/>
              </w:rPr>
              <w:t>0.5</w:t>
            </w:r>
          </w:p>
        </w:tc>
        <w:tc>
          <w:tcPr>
            <w:tcW w:w="1134" w:type="dxa"/>
            <w:tcBorders>
              <w:top w:val="single" w:sz="5" w:space="0" w:color="000000"/>
              <w:left w:val="single" w:sz="8" w:space="0" w:color="000000"/>
              <w:bottom w:val="single" w:sz="5" w:space="0" w:color="000000"/>
              <w:right w:val="single" w:sz="5" w:space="0" w:color="000000"/>
            </w:tcBorders>
          </w:tcPr>
          <w:p w14:paraId="295EB9DE" w14:textId="1344B154" w:rsidR="00093540" w:rsidRDefault="00DE57C7">
            <w:pPr>
              <w:spacing w:line="226" w:lineRule="exact"/>
              <w:ind w:left="-6" w:right="-20"/>
              <w:rPr>
                <w:rFonts w:eastAsia="Arial" w:cs="Calibri"/>
                <w:sz w:val="20"/>
                <w:szCs w:val="20"/>
              </w:rPr>
            </w:pPr>
            <w:r>
              <w:rPr>
                <w:rFonts w:eastAsia="Arial" w:cs="Calibri"/>
                <w:sz w:val="20"/>
                <w:szCs w:val="20"/>
              </w:rPr>
              <w:t>06.02.2024</w:t>
            </w:r>
          </w:p>
        </w:tc>
        <w:tc>
          <w:tcPr>
            <w:tcW w:w="2126" w:type="dxa"/>
            <w:tcBorders>
              <w:top w:val="single" w:sz="5" w:space="0" w:color="000000"/>
              <w:left w:val="single" w:sz="5" w:space="0" w:color="000000"/>
              <w:bottom w:val="single" w:sz="5" w:space="0" w:color="000000"/>
              <w:right w:val="single" w:sz="5" w:space="0" w:color="000000"/>
            </w:tcBorders>
          </w:tcPr>
          <w:p w14:paraId="295EB9DF" w14:textId="55A8AAC8" w:rsidR="00093540" w:rsidRDefault="00DE57C7">
            <w:pPr>
              <w:spacing w:line="226" w:lineRule="exact"/>
              <w:ind w:left="1" w:right="-20"/>
              <w:rPr>
                <w:rFonts w:eastAsia="Arial" w:cs="Calibri"/>
                <w:sz w:val="20"/>
                <w:szCs w:val="20"/>
                <w:lang w:val="nb-NO"/>
              </w:rPr>
            </w:pPr>
            <w:r>
              <w:rPr>
                <w:rFonts w:eastAsia="Arial" w:cs="Calibri"/>
                <w:sz w:val="20"/>
                <w:szCs w:val="20"/>
              </w:rPr>
              <w:t>Ansgar Mondorf</w:t>
            </w:r>
          </w:p>
        </w:tc>
        <w:tc>
          <w:tcPr>
            <w:tcW w:w="2268" w:type="dxa"/>
            <w:tcBorders>
              <w:top w:val="single" w:sz="5" w:space="0" w:color="000000"/>
              <w:left w:val="single" w:sz="5" w:space="0" w:color="000000"/>
              <w:bottom w:val="single" w:sz="5" w:space="0" w:color="000000"/>
              <w:right w:val="single" w:sz="8" w:space="0" w:color="000000"/>
            </w:tcBorders>
          </w:tcPr>
          <w:p w14:paraId="295EB9E0" w14:textId="263A363F" w:rsidR="00093540" w:rsidRDefault="00DE57C7">
            <w:pPr>
              <w:spacing w:line="226" w:lineRule="exact"/>
              <w:ind w:left="102" w:right="-20"/>
              <w:rPr>
                <w:rFonts w:eastAsia="Arial" w:cs="Calibri"/>
                <w:sz w:val="20"/>
                <w:szCs w:val="20"/>
                <w:lang w:val="nb-NO"/>
              </w:rPr>
            </w:pPr>
            <w:r>
              <w:rPr>
                <w:rFonts w:eastAsia="Arial" w:cs="Calibri"/>
                <w:sz w:val="20"/>
                <w:szCs w:val="20"/>
              </w:rPr>
              <w:t>Mondorf IT</w:t>
            </w:r>
          </w:p>
        </w:tc>
        <w:tc>
          <w:tcPr>
            <w:tcW w:w="3969" w:type="dxa"/>
            <w:tcBorders>
              <w:top w:val="single" w:sz="5" w:space="0" w:color="000000"/>
              <w:left w:val="single" w:sz="8" w:space="0" w:color="000000"/>
              <w:bottom w:val="single" w:sz="5" w:space="0" w:color="000000"/>
              <w:right w:val="single" w:sz="5" w:space="0" w:color="000000"/>
            </w:tcBorders>
          </w:tcPr>
          <w:p w14:paraId="295EB9E1" w14:textId="699168B3" w:rsidR="00093540" w:rsidRDefault="00DE57C7">
            <w:pPr>
              <w:spacing w:line="226" w:lineRule="exact"/>
              <w:ind w:left="100" w:right="-20"/>
              <w:rPr>
                <w:rFonts w:eastAsia="Arial" w:cs="Calibri"/>
                <w:sz w:val="20"/>
                <w:szCs w:val="20"/>
                <w:lang w:val="nb-NO"/>
              </w:rPr>
            </w:pPr>
            <w:r>
              <w:rPr>
                <w:rFonts w:eastAsia="Arial" w:cs="Calibri"/>
                <w:sz w:val="20"/>
                <w:szCs w:val="20"/>
                <w:lang w:val="nb-NO"/>
              </w:rPr>
              <w:t>Definition of Business Process</w:t>
            </w:r>
          </w:p>
        </w:tc>
      </w:tr>
      <w:tr w:rsidR="00093540" w14:paraId="295EB9E8" w14:textId="77777777">
        <w:tc>
          <w:tcPr>
            <w:tcW w:w="857" w:type="dxa"/>
            <w:tcBorders>
              <w:top w:val="single" w:sz="5" w:space="0" w:color="000000"/>
              <w:left w:val="single" w:sz="5" w:space="0" w:color="000000"/>
              <w:bottom w:val="single" w:sz="5" w:space="0" w:color="000000"/>
              <w:right w:val="single" w:sz="8" w:space="0" w:color="000000"/>
            </w:tcBorders>
          </w:tcPr>
          <w:p w14:paraId="295EB9E3" w14:textId="77777777" w:rsidR="00093540" w:rsidRDefault="00A045BC">
            <w:pPr>
              <w:spacing w:line="226" w:lineRule="exact"/>
              <w:ind w:left="283" w:right="-20"/>
              <w:rPr>
                <w:rFonts w:eastAsia="Arial" w:cs="Calibri"/>
                <w:sz w:val="20"/>
                <w:szCs w:val="20"/>
                <w:lang w:val="nb-NO"/>
              </w:rPr>
            </w:pPr>
            <w:r>
              <w:rPr>
                <w:rFonts w:eastAsia="Arial" w:cs="Calibri"/>
                <w:sz w:val="20"/>
                <w:szCs w:val="20"/>
                <w:lang w:val="nb-NO"/>
              </w:rPr>
              <w:t>0.6</w:t>
            </w:r>
          </w:p>
        </w:tc>
        <w:tc>
          <w:tcPr>
            <w:tcW w:w="1134" w:type="dxa"/>
            <w:tcBorders>
              <w:top w:val="single" w:sz="5" w:space="0" w:color="000000"/>
              <w:left w:val="single" w:sz="8" w:space="0" w:color="000000"/>
              <w:bottom w:val="single" w:sz="5" w:space="0" w:color="000000"/>
              <w:right w:val="single" w:sz="5" w:space="0" w:color="000000"/>
            </w:tcBorders>
          </w:tcPr>
          <w:p w14:paraId="295EB9E4" w14:textId="40C4EAD5" w:rsidR="00093540" w:rsidRDefault="00DE57C7">
            <w:pPr>
              <w:spacing w:line="226" w:lineRule="exact"/>
              <w:ind w:left="-6" w:right="-20"/>
              <w:rPr>
                <w:rFonts w:eastAsia="Arial" w:cs="Calibri"/>
                <w:sz w:val="20"/>
                <w:szCs w:val="20"/>
                <w:lang w:val="nb-NO"/>
              </w:rPr>
            </w:pPr>
            <w:r>
              <w:rPr>
                <w:rFonts w:eastAsia="Arial" w:cs="Calibri"/>
                <w:sz w:val="20"/>
                <w:szCs w:val="20"/>
                <w:lang w:val="nb-NO"/>
              </w:rPr>
              <w:t>16.02.2024</w:t>
            </w:r>
          </w:p>
        </w:tc>
        <w:tc>
          <w:tcPr>
            <w:tcW w:w="2126" w:type="dxa"/>
            <w:tcBorders>
              <w:top w:val="single" w:sz="5" w:space="0" w:color="000000"/>
              <w:left w:val="single" w:sz="5" w:space="0" w:color="000000"/>
              <w:bottom w:val="single" w:sz="5" w:space="0" w:color="000000"/>
              <w:right w:val="single" w:sz="5" w:space="0" w:color="000000"/>
            </w:tcBorders>
          </w:tcPr>
          <w:p w14:paraId="295EB9E5" w14:textId="42ACA2A8" w:rsidR="00093540" w:rsidRDefault="00DE57C7">
            <w:pPr>
              <w:spacing w:line="226" w:lineRule="exact"/>
              <w:ind w:left="1" w:right="-20"/>
              <w:rPr>
                <w:rFonts w:eastAsia="Arial" w:cs="Calibri"/>
                <w:sz w:val="20"/>
                <w:szCs w:val="20"/>
                <w:lang w:val="nb-NO"/>
              </w:rPr>
            </w:pPr>
            <w:r>
              <w:rPr>
                <w:rFonts w:eastAsia="Arial" w:cs="Calibri"/>
                <w:sz w:val="20"/>
                <w:szCs w:val="20"/>
              </w:rPr>
              <w:t>Ansgar Mondorf</w:t>
            </w:r>
          </w:p>
        </w:tc>
        <w:tc>
          <w:tcPr>
            <w:tcW w:w="2268" w:type="dxa"/>
            <w:tcBorders>
              <w:top w:val="single" w:sz="5" w:space="0" w:color="000000"/>
              <w:left w:val="single" w:sz="5" w:space="0" w:color="000000"/>
              <w:bottom w:val="single" w:sz="5" w:space="0" w:color="000000"/>
              <w:right w:val="single" w:sz="8" w:space="0" w:color="000000"/>
            </w:tcBorders>
          </w:tcPr>
          <w:p w14:paraId="295EB9E6" w14:textId="223FE608" w:rsidR="00093540" w:rsidRDefault="00DE57C7">
            <w:pPr>
              <w:spacing w:line="226" w:lineRule="exact"/>
              <w:ind w:left="102" w:right="-20"/>
              <w:rPr>
                <w:rFonts w:eastAsia="Arial" w:cs="Calibri"/>
                <w:sz w:val="20"/>
                <w:szCs w:val="20"/>
                <w:lang w:val="nb-NO"/>
              </w:rPr>
            </w:pPr>
            <w:r>
              <w:rPr>
                <w:rFonts w:eastAsia="Arial" w:cs="Calibri"/>
                <w:sz w:val="20"/>
                <w:szCs w:val="20"/>
              </w:rPr>
              <w:t>Mondorf IT</w:t>
            </w:r>
          </w:p>
        </w:tc>
        <w:tc>
          <w:tcPr>
            <w:tcW w:w="3969" w:type="dxa"/>
            <w:tcBorders>
              <w:top w:val="single" w:sz="5" w:space="0" w:color="000000"/>
              <w:left w:val="single" w:sz="8" w:space="0" w:color="000000"/>
              <w:bottom w:val="single" w:sz="5" w:space="0" w:color="000000"/>
              <w:right w:val="single" w:sz="5" w:space="0" w:color="000000"/>
            </w:tcBorders>
          </w:tcPr>
          <w:p w14:paraId="295EB9E7" w14:textId="4239039F" w:rsidR="00093540" w:rsidRDefault="00DE57C7">
            <w:pPr>
              <w:spacing w:line="226" w:lineRule="exact"/>
              <w:ind w:left="100" w:right="-20"/>
              <w:rPr>
                <w:rFonts w:eastAsia="Arial" w:cs="Calibri"/>
                <w:sz w:val="20"/>
                <w:szCs w:val="20"/>
              </w:rPr>
            </w:pPr>
            <w:r>
              <w:rPr>
                <w:rFonts w:eastAsia="Arial" w:cs="Calibri"/>
                <w:sz w:val="20"/>
                <w:szCs w:val="20"/>
              </w:rPr>
              <w:t>Definition of Process Variant DPS</w:t>
            </w:r>
          </w:p>
        </w:tc>
      </w:tr>
      <w:tr w:rsidR="00093540" w14:paraId="295EB9EE" w14:textId="77777777">
        <w:tc>
          <w:tcPr>
            <w:tcW w:w="857" w:type="dxa"/>
            <w:tcBorders>
              <w:top w:val="single" w:sz="5" w:space="0" w:color="000000"/>
              <w:left w:val="single" w:sz="5" w:space="0" w:color="000000"/>
              <w:bottom w:val="single" w:sz="5" w:space="0" w:color="000000"/>
              <w:right w:val="single" w:sz="8" w:space="0" w:color="000000"/>
            </w:tcBorders>
          </w:tcPr>
          <w:p w14:paraId="295EB9E9" w14:textId="77777777" w:rsidR="00093540" w:rsidRDefault="00A045BC">
            <w:pPr>
              <w:spacing w:line="226" w:lineRule="exact"/>
              <w:ind w:left="283" w:right="-20"/>
              <w:rPr>
                <w:rFonts w:eastAsia="Arial" w:cs="Calibri"/>
                <w:sz w:val="20"/>
                <w:szCs w:val="20"/>
              </w:rPr>
            </w:pPr>
            <w:r>
              <w:rPr>
                <w:rFonts w:eastAsia="Arial" w:cs="Calibri"/>
                <w:sz w:val="20"/>
                <w:szCs w:val="20"/>
              </w:rPr>
              <w:t>0.7</w:t>
            </w:r>
          </w:p>
        </w:tc>
        <w:tc>
          <w:tcPr>
            <w:tcW w:w="1134" w:type="dxa"/>
            <w:tcBorders>
              <w:top w:val="single" w:sz="5" w:space="0" w:color="000000"/>
              <w:left w:val="single" w:sz="8" w:space="0" w:color="000000"/>
              <w:bottom w:val="single" w:sz="5" w:space="0" w:color="000000"/>
              <w:right w:val="single" w:sz="5" w:space="0" w:color="000000"/>
            </w:tcBorders>
          </w:tcPr>
          <w:p w14:paraId="295EB9EA" w14:textId="4FCE30DA" w:rsidR="00093540" w:rsidRDefault="00DE57C7">
            <w:pPr>
              <w:spacing w:line="226" w:lineRule="exact"/>
              <w:ind w:left="-6" w:right="-20"/>
              <w:rPr>
                <w:rFonts w:eastAsia="Arial" w:cs="Calibri"/>
                <w:sz w:val="20"/>
                <w:szCs w:val="20"/>
              </w:rPr>
            </w:pPr>
            <w:r>
              <w:rPr>
                <w:rFonts w:eastAsia="Arial" w:cs="Calibri"/>
                <w:sz w:val="20"/>
                <w:szCs w:val="20"/>
              </w:rPr>
              <w:t>17.02.2024</w:t>
            </w:r>
          </w:p>
        </w:tc>
        <w:tc>
          <w:tcPr>
            <w:tcW w:w="2126" w:type="dxa"/>
            <w:tcBorders>
              <w:top w:val="single" w:sz="5" w:space="0" w:color="000000"/>
              <w:left w:val="single" w:sz="5" w:space="0" w:color="000000"/>
              <w:bottom w:val="single" w:sz="5" w:space="0" w:color="000000"/>
              <w:right w:val="single" w:sz="5" w:space="0" w:color="000000"/>
            </w:tcBorders>
          </w:tcPr>
          <w:p w14:paraId="295EB9EB" w14:textId="73E8E55D" w:rsidR="00093540" w:rsidRDefault="00DE57C7">
            <w:pPr>
              <w:spacing w:line="226" w:lineRule="exact"/>
              <w:ind w:left="1" w:right="-20"/>
              <w:rPr>
                <w:rFonts w:eastAsia="Arial" w:cs="Calibri"/>
                <w:sz w:val="20"/>
                <w:szCs w:val="20"/>
              </w:rPr>
            </w:pPr>
            <w:r>
              <w:rPr>
                <w:rFonts w:eastAsia="Arial" w:cs="Calibri"/>
                <w:sz w:val="20"/>
                <w:szCs w:val="20"/>
              </w:rPr>
              <w:t>Ansgar Mondorf</w:t>
            </w:r>
          </w:p>
        </w:tc>
        <w:tc>
          <w:tcPr>
            <w:tcW w:w="2268" w:type="dxa"/>
            <w:tcBorders>
              <w:top w:val="single" w:sz="5" w:space="0" w:color="000000"/>
              <w:left w:val="single" w:sz="5" w:space="0" w:color="000000"/>
              <w:bottom w:val="single" w:sz="5" w:space="0" w:color="000000"/>
              <w:right w:val="single" w:sz="8" w:space="0" w:color="000000"/>
            </w:tcBorders>
          </w:tcPr>
          <w:p w14:paraId="295EB9EC" w14:textId="08687DE7" w:rsidR="00093540" w:rsidRDefault="00DE57C7">
            <w:pPr>
              <w:spacing w:line="226" w:lineRule="exact"/>
              <w:ind w:left="102" w:right="-20"/>
              <w:rPr>
                <w:rFonts w:eastAsia="Arial" w:cs="Calibri"/>
                <w:sz w:val="20"/>
                <w:szCs w:val="20"/>
              </w:rPr>
            </w:pPr>
            <w:r>
              <w:rPr>
                <w:rFonts w:eastAsia="Arial" w:cs="Calibri"/>
                <w:sz w:val="20"/>
                <w:szCs w:val="20"/>
              </w:rPr>
              <w:t>Mondorf IT</w:t>
            </w:r>
          </w:p>
        </w:tc>
        <w:tc>
          <w:tcPr>
            <w:tcW w:w="3969" w:type="dxa"/>
            <w:tcBorders>
              <w:top w:val="single" w:sz="5" w:space="0" w:color="000000"/>
              <w:left w:val="single" w:sz="8" w:space="0" w:color="000000"/>
              <w:bottom w:val="single" w:sz="5" w:space="0" w:color="000000"/>
              <w:right w:val="single" w:sz="5" w:space="0" w:color="000000"/>
            </w:tcBorders>
          </w:tcPr>
          <w:p w14:paraId="295EB9ED" w14:textId="04426216" w:rsidR="00093540" w:rsidRDefault="00DE57C7">
            <w:pPr>
              <w:spacing w:line="226" w:lineRule="exact"/>
              <w:ind w:left="100" w:right="-20"/>
              <w:rPr>
                <w:rFonts w:eastAsia="Arial" w:cs="Calibri"/>
                <w:sz w:val="20"/>
                <w:szCs w:val="20"/>
              </w:rPr>
            </w:pPr>
            <w:r>
              <w:rPr>
                <w:rFonts w:eastAsia="Arial" w:cs="Calibri"/>
                <w:sz w:val="20"/>
                <w:szCs w:val="20"/>
              </w:rPr>
              <w:t>Alignment and cross checking of references and links</w:t>
            </w:r>
          </w:p>
        </w:tc>
      </w:tr>
      <w:tr w:rsidR="00093540" w14:paraId="295EB9F4" w14:textId="77777777">
        <w:tc>
          <w:tcPr>
            <w:tcW w:w="857" w:type="dxa"/>
            <w:tcBorders>
              <w:top w:val="single" w:sz="5" w:space="0" w:color="000000"/>
              <w:left w:val="single" w:sz="5" w:space="0" w:color="000000"/>
              <w:bottom w:val="single" w:sz="5" w:space="0" w:color="000000"/>
              <w:right w:val="single" w:sz="8" w:space="0" w:color="000000"/>
            </w:tcBorders>
          </w:tcPr>
          <w:p w14:paraId="295EB9EF" w14:textId="77777777" w:rsidR="00093540" w:rsidRDefault="00A045BC">
            <w:pPr>
              <w:spacing w:line="226" w:lineRule="exact"/>
              <w:ind w:left="283" w:right="-20"/>
              <w:rPr>
                <w:rFonts w:eastAsia="Arial" w:cs="Calibri"/>
                <w:sz w:val="20"/>
                <w:szCs w:val="20"/>
              </w:rPr>
            </w:pPr>
            <w:r>
              <w:rPr>
                <w:rFonts w:eastAsia="Arial" w:cs="Calibri"/>
                <w:sz w:val="20"/>
                <w:szCs w:val="20"/>
              </w:rPr>
              <w:t>0.8</w:t>
            </w:r>
          </w:p>
        </w:tc>
        <w:tc>
          <w:tcPr>
            <w:tcW w:w="1134" w:type="dxa"/>
            <w:tcBorders>
              <w:top w:val="single" w:sz="5" w:space="0" w:color="000000"/>
              <w:left w:val="single" w:sz="8" w:space="0" w:color="000000"/>
              <w:bottom w:val="single" w:sz="5" w:space="0" w:color="000000"/>
              <w:right w:val="single" w:sz="5" w:space="0" w:color="000000"/>
            </w:tcBorders>
          </w:tcPr>
          <w:p w14:paraId="295EB9F0" w14:textId="3EAFF486" w:rsidR="00093540" w:rsidRDefault="0075498F" w:rsidP="002913B5">
            <w:pPr>
              <w:spacing w:line="226" w:lineRule="exact"/>
              <w:ind w:left="-6" w:right="-20"/>
              <w:rPr>
                <w:rFonts w:eastAsia="Arial" w:cs="Calibri"/>
                <w:sz w:val="20"/>
                <w:szCs w:val="20"/>
              </w:rPr>
            </w:pPr>
            <w:r>
              <w:rPr>
                <w:rFonts w:eastAsia="Arial" w:cs="Calibri"/>
                <w:sz w:val="20"/>
                <w:szCs w:val="20"/>
              </w:rPr>
              <w:t>2</w:t>
            </w:r>
            <w:r w:rsidR="002913B5">
              <w:rPr>
                <w:rFonts w:eastAsia="Arial" w:cs="Calibri"/>
                <w:sz w:val="20"/>
                <w:szCs w:val="20"/>
              </w:rPr>
              <w:t>2</w:t>
            </w:r>
            <w:r>
              <w:rPr>
                <w:rFonts w:eastAsia="Arial" w:cs="Calibri"/>
                <w:sz w:val="20"/>
                <w:szCs w:val="20"/>
              </w:rPr>
              <w:t>.02.2024</w:t>
            </w:r>
          </w:p>
        </w:tc>
        <w:tc>
          <w:tcPr>
            <w:tcW w:w="2126" w:type="dxa"/>
            <w:tcBorders>
              <w:top w:val="single" w:sz="5" w:space="0" w:color="000000"/>
              <w:left w:val="single" w:sz="5" w:space="0" w:color="000000"/>
              <w:bottom w:val="single" w:sz="5" w:space="0" w:color="000000"/>
              <w:right w:val="single" w:sz="5" w:space="0" w:color="000000"/>
            </w:tcBorders>
          </w:tcPr>
          <w:p w14:paraId="295EB9F1" w14:textId="06B11248" w:rsidR="00093540" w:rsidRDefault="0075498F">
            <w:pPr>
              <w:spacing w:line="226" w:lineRule="exact"/>
              <w:ind w:left="1" w:right="-20"/>
              <w:rPr>
                <w:rFonts w:eastAsia="Arial" w:cs="Calibri"/>
                <w:sz w:val="20"/>
                <w:szCs w:val="20"/>
              </w:rPr>
            </w:pPr>
            <w:r>
              <w:rPr>
                <w:rFonts w:eastAsia="Arial" w:cs="Calibri"/>
                <w:sz w:val="20"/>
                <w:szCs w:val="20"/>
              </w:rPr>
              <w:t>Gabriele Dall</w:t>
            </w:r>
          </w:p>
        </w:tc>
        <w:tc>
          <w:tcPr>
            <w:tcW w:w="2268" w:type="dxa"/>
            <w:tcBorders>
              <w:top w:val="single" w:sz="5" w:space="0" w:color="000000"/>
              <w:left w:val="single" w:sz="5" w:space="0" w:color="000000"/>
              <w:bottom w:val="single" w:sz="5" w:space="0" w:color="000000"/>
              <w:right w:val="single" w:sz="8" w:space="0" w:color="000000"/>
            </w:tcBorders>
          </w:tcPr>
          <w:p w14:paraId="295EB9F2" w14:textId="78FF9127" w:rsidR="00093540" w:rsidRDefault="0075498F">
            <w:pPr>
              <w:spacing w:line="226" w:lineRule="exact"/>
              <w:ind w:left="102" w:right="-20"/>
              <w:rPr>
                <w:rFonts w:eastAsia="Arial" w:cs="Calibri"/>
                <w:sz w:val="20"/>
                <w:szCs w:val="20"/>
              </w:rPr>
            </w:pPr>
            <w:r>
              <w:rPr>
                <w:rFonts w:eastAsia="Arial" w:cs="Calibri"/>
                <w:sz w:val="20"/>
                <w:szCs w:val="20"/>
              </w:rPr>
              <w:t>Adesso SE</w:t>
            </w:r>
          </w:p>
        </w:tc>
        <w:tc>
          <w:tcPr>
            <w:tcW w:w="3969" w:type="dxa"/>
            <w:tcBorders>
              <w:top w:val="single" w:sz="5" w:space="0" w:color="000000"/>
              <w:left w:val="single" w:sz="8" w:space="0" w:color="000000"/>
              <w:bottom w:val="single" w:sz="5" w:space="0" w:color="000000"/>
              <w:right w:val="single" w:sz="5" w:space="0" w:color="000000"/>
            </w:tcBorders>
          </w:tcPr>
          <w:p w14:paraId="295EB9F3" w14:textId="27FD96A2" w:rsidR="00093540" w:rsidRDefault="00834861">
            <w:pPr>
              <w:spacing w:line="226" w:lineRule="exact"/>
              <w:ind w:left="100" w:right="-20"/>
              <w:rPr>
                <w:rFonts w:eastAsia="Arial" w:cs="Calibri"/>
                <w:sz w:val="20"/>
                <w:szCs w:val="20"/>
              </w:rPr>
            </w:pPr>
            <w:r>
              <w:rPr>
                <w:rFonts w:eastAsia="Arial" w:cs="Calibri"/>
                <w:sz w:val="20"/>
                <w:szCs w:val="20"/>
              </w:rPr>
              <w:t xml:space="preserve">Further adaptions to </w:t>
            </w:r>
            <w:r w:rsidR="0088364F">
              <w:rPr>
                <w:rFonts w:eastAsia="Arial" w:cs="Calibri"/>
                <w:sz w:val="20"/>
                <w:szCs w:val="20"/>
              </w:rPr>
              <w:t>process models after g</w:t>
            </w:r>
            <w:r w:rsidR="002913B5">
              <w:rPr>
                <w:rFonts w:eastAsia="Arial" w:cs="Calibri"/>
                <w:sz w:val="20"/>
                <w:szCs w:val="20"/>
              </w:rPr>
              <w:t>r</w:t>
            </w:r>
            <w:r w:rsidR="0088364F">
              <w:rPr>
                <w:rFonts w:eastAsia="Arial" w:cs="Calibri"/>
                <w:sz w:val="20"/>
                <w:szCs w:val="20"/>
              </w:rPr>
              <w:t xml:space="preserve">oupwise discussion, adding </w:t>
            </w:r>
            <w:r w:rsidR="002913B5">
              <w:rPr>
                <w:rFonts w:eastAsia="Arial" w:cs="Calibri"/>
                <w:sz w:val="20"/>
                <w:szCs w:val="20"/>
              </w:rPr>
              <w:t>negotiation procedure description and process overview</w:t>
            </w:r>
          </w:p>
        </w:tc>
      </w:tr>
      <w:tr w:rsidR="00093540" w14:paraId="295EB9FA" w14:textId="77777777">
        <w:trPr>
          <w:trHeight w:val="308"/>
        </w:trPr>
        <w:tc>
          <w:tcPr>
            <w:tcW w:w="857" w:type="dxa"/>
            <w:tcBorders>
              <w:top w:val="single" w:sz="5" w:space="0" w:color="000000"/>
              <w:left w:val="single" w:sz="5" w:space="0" w:color="000000"/>
              <w:bottom w:val="single" w:sz="5" w:space="0" w:color="000000"/>
              <w:right w:val="single" w:sz="8" w:space="0" w:color="000000"/>
            </w:tcBorders>
          </w:tcPr>
          <w:p w14:paraId="295EB9F5" w14:textId="77777777" w:rsidR="00093540" w:rsidRDefault="00A045BC">
            <w:pPr>
              <w:spacing w:line="226" w:lineRule="exact"/>
              <w:ind w:left="283" w:right="-20"/>
              <w:rPr>
                <w:rFonts w:eastAsia="Arial" w:cs="Calibri"/>
                <w:sz w:val="20"/>
                <w:szCs w:val="20"/>
              </w:rPr>
            </w:pPr>
            <w:r>
              <w:rPr>
                <w:rFonts w:eastAsia="Arial" w:cs="Calibri"/>
                <w:sz w:val="20"/>
                <w:szCs w:val="20"/>
              </w:rPr>
              <w:t>0.9</w:t>
            </w:r>
          </w:p>
        </w:tc>
        <w:tc>
          <w:tcPr>
            <w:tcW w:w="1134" w:type="dxa"/>
            <w:tcBorders>
              <w:top w:val="single" w:sz="5" w:space="0" w:color="000000"/>
              <w:left w:val="single" w:sz="8" w:space="0" w:color="000000"/>
              <w:bottom w:val="single" w:sz="5" w:space="0" w:color="000000"/>
              <w:right w:val="single" w:sz="5" w:space="0" w:color="000000"/>
            </w:tcBorders>
          </w:tcPr>
          <w:p w14:paraId="295EB9F6" w14:textId="5B74880E" w:rsidR="00093540" w:rsidRDefault="00EE3376">
            <w:pPr>
              <w:spacing w:line="226" w:lineRule="exact"/>
              <w:ind w:left="-6" w:right="-20"/>
              <w:rPr>
                <w:rFonts w:eastAsia="Arial" w:cs="Calibri"/>
                <w:sz w:val="20"/>
                <w:szCs w:val="20"/>
              </w:rPr>
            </w:pPr>
            <w:r>
              <w:rPr>
                <w:rFonts w:eastAsia="Arial" w:cs="Calibri"/>
                <w:sz w:val="20"/>
                <w:szCs w:val="20"/>
              </w:rPr>
              <w:t>15.03.2024</w:t>
            </w:r>
          </w:p>
        </w:tc>
        <w:tc>
          <w:tcPr>
            <w:tcW w:w="2126" w:type="dxa"/>
            <w:tcBorders>
              <w:top w:val="single" w:sz="5" w:space="0" w:color="000000"/>
              <w:left w:val="single" w:sz="5" w:space="0" w:color="000000"/>
              <w:bottom w:val="single" w:sz="5" w:space="0" w:color="000000"/>
              <w:right w:val="single" w:sz="5" w:space="0" w:color="000000"/>
            </w:tcBorders>
          </w:tcPr>
          <w:p w14:paraId="295EB9F7" w14:textId="7590D77C" w:rsidR="00093540" w:rsidRDefault="00EE3376">
            <w:pPr>
              <w:spacing w:line="226" w:lineRule="exact"/>
              <w:ind w:left="1" w:right="-20"/>
              <w:rPr>
                <w:rFonts w:eastAsia="Arial" w:cs="Calibri"/>
                <w:sz w:val="20"/>
                <w:szCs w:val="20"/>
              </w:rPr>
            </w:pPr>
            <w:r>
              <w:rPr>
                <w:rFonts w:eastAsia="Arial" w:cs="Calibri"/>
                <w:sz w:val="20"/>
                <w:szCs w:val="20"/>
              </w:rPr>
              <w:t>Ansgar Mondorf</w:t>
            </w:r>
          </w:p>
        </w:tc>
        <w:tc>
          <w:tcPr>
            <w:tcW w:w="2268" w:type="dxa"/>
            <w:tcBorders>
              <w:top w:val="single" w:sz="5" w:space="0" w:color="000000"/>
              <w:left w:val="single" w:sz="5" w:space="0" w:color="000000"/>
              <w:bottom w:val="single" w:sz="5" w:space="0" w:color="000000"/>
              <w:right w:val="single" w:sz="8" w:space="0" w:color="000000"/>
            </w:tcBorders>
          </w:tcPr>
          <w:p w14:paraId="295EB9F8" w14:textId="49559946" w:rsidR="00093540" w:rsidRDefault="00EE3376">
            <w:pPr>
              <w:spacing w:line="226" w:lineRule="exact"/>
              <w:ind w:left="102" w:right="-20"/>
              <w:rPr>
                <w:rFonts w:eastAsia="Arial" w:cs="Calibri"/>
                <w:sz w:val="20"/>
                <w:szCs w:val="20"/>
              </w:rPr>
            </w:pPr>
            <w:r>
              <w:rPr>
                <w:rFonts w:eastAsia="Arial" w:cs="Calibri"/>
                <w:sz w:val="20"/>
                <w:szCs w:val="20"/>
              </w:rPr>
              <w:t>Mondorf IT</w:t>
            </w:r>
          </w:p>
        </w:tc>
        <w:tc>
          <w:tcPr>
            <w:tcW w:w="3969" w:type="dxa"/>
            <w:tcBorders>
              <w:top w:val="single" w:sz="5" w:space="0" w:color="000000"/>
              <w:left w:val="single" w:sz="8" w:space="0" w:color="000000"/>
              <w:bottom w:val="single" w:sz="5" w:space="0" w:color="000000"/>
              <w:right w:val="single" w:sz="5" w:space="0" w:color="000000"/>
            </w:tcBorders>
          </w:tcPr>
          <w:p w14:paraId="295EB9F9" w14:textId="2D6A6BB7" w:rsidR="00093540" w:rsidRDefault="00EE3376">
            <w:pPr>
              <w:spacing w:line="226" w:lineRule="exact"/>
              <w:ind w:left="100" w:right="-20"/>
              <w:rPr>
                <w:rFonts w:eastAsia="Arial" w:cs="Calibri"/>
                <w:sz w:val="20"/>
                <w:szCs w:val="20"/>
              </w:rPr>
            </w:pPr>
            <w:r>
              <w:rPr>
                <w:rFonts w:eastAsia="Arial" w:cs="Calibri"/>
                <w:sz w:val="20"/>
                <w:szCs w:val="20"/>
              </w:rPr>
              <w:t>Refine and approve business process descriptions for variants</w:t>
            </w:r>
          </w:p>
        </w:tc>
      </w:tr>
      <w:tr w:rsidR="00093540" w14:paraId="295EBA00" w14:textId="77777777">
        <w:trPr>
          <w:trHeight w:val="308"/>
        </w:trPr>
        <w:tc>
          <w:tcPr>
            <w:tcW w:w="857" w:type="dxa"/>
            <w:tcBorders>
              <w:top w:val="single" w:sz="5" w:space="0" w:color="000000"/>
              <w:left w:val="single" w:sz="5" w:space="0" w:color="000000"/>
              <w:bottom w:val="single" w:sz="5" w:space="0" w:color="000000"/>
              <w:right w:val="single" w:sz="8" w:space="0" w:color="000000"/>
            </w:tcBorders>
          </w:tcPr>
          <w:p w14:paraId="295EB9FB" w14:textId="77777777" w:rsidR="00093540" w:rsidRDefault="00A045BC">
            <w:pPr>
              <w:spacing w:line="226" w:lineRule="exact"/>
              <w:ind w:left="283" w:right="-20"/>
              <w:rPr>
                <w:rFonts w:eastAsia="Arial" w:cs="Calibri"/>
                <w:sz w:val="20"/>
                <w:szCs w:val="20"/>
              </w:rPr>
            </w:pPr>
            <w:r>
              <w:rPr>
                <w:rFonts w:eastAsia="Arial" w:cs="Calibri"/>
                <w:sz w:val="20"/>
                <w:szCs w:val="20"/>
              </w:rPr>
              <w:t>0.95</w:t>
            </w:r>
          </w:p>
        </w:tc>
        <w:tc>
          <w:tcPr>
            <w:tcW w:w="1134" w:type="dxa"/>
            <w:tcBorders>
              <w:top w:val="single" w:sz="5" w:space="0" w:color="000000"/>
              <w:left w:val="single" w:sz="8" w:space="0" w:color="000000"/>
              <w:bottom w:val="single" w:sz="5" w:space="0" w:color="000000"/>
              <w:right w:val="single" w:sz="5" w:space="0" w:color="000000"/>
            </w:tcBorders>
          </w:tcPr>
          <w:p w14:paraId="295EB9FC" w14:textId="576DD327" w:rsidR="00093540" w:rsidRDefault="00EE3376">
            <w:pPr>
              <w:spacing w:line="226" w:lineRule="exact"/>
              <w:ind w:left="-6" w:right="-20"/>
              <w:rPr>
                <w:rFonts w:eastAsia="Arial" w:cs="Calibri"/>
                <w:sz w:val="20"/>
                <w:szCs w:val="20"/>
              </w:rPr>
            </w:pPr>
            <w:r>
              <w:rPr>
                <w:rFonts w:eastAsia="Arial" w:cs="Calibri"/>
                <w:sz w:val="20"/>
                <w:szCs w:val="20"/>
              </w:rPr>
              <w:t>22.03.2024</w:t>
            </w:r>
          </w:p>
        </w:tc>
        <w:tc>
          <w:tcPr>
            <w:tcW w:w="2126" w:type="dxa"/>
            <w:tcBorders>
              <w:top w:val="single" w:sz="5" w:space="0" w:color="000000"/>
              <w:left w:val="single" w:sz="5" w:space="0" w:color="000000"/>
              <w:bottom w:val="single" w:sz="5" w:space="0" w:color="000000"/>
              <w:right w:val="single" w:sz="5" w:space="0" w:color="000000"/>
            </w:tcBorders>
          </w:tcPr>
          <w:p w14:paraId="295EB9FD" w14:textId="248B47BE" w:rsidR="00093540" w:rsidRDefault="00EE3376">
            <w:pPr>
              <w:spacing w:line="226" w:lineRule="exact"/>
              <w:ind w:left="1" w:right="-20"/>
              <w:rPr>
                <w:rFonts w:eastAsia="Arial" w:cs="Calibri"/>
                <w:sz w:val="20"/>
                <w:szCs w:val="20"/>
              </w:rPr>
            </w:pPr>
            <w:r>
              <w:rPr>
                <w:rFonts w:eastAsia="Arial" w:cs="Calibri"/>
                <w:sz w:val="20"/>
                <w:szCs w:val="20"/>
              </w:rPr>
              <w:t>Ansgar Mondorf</w:t>
            </w:r>
          </w:p>
        </w:tc>
        <w:tc>
          <w:tcPr>
            <w:tcW w:w="2268" w:type="dxa"/>
            <w:tcBorders>
              <w:top w:val="single" w:sz="5" w:space="0" w:color="000000"/>
              <w:left w:val="single" w:sz="5" w:space="0" w:color="000000"/>
              <w:bottom w:val="single" w:sz="5" w:space="0" w:color="000000"/>
              <w:right w:val="single" w:sz="8" w:space="0" w:color="000000"/>
            </w:tcBorders>
          </w:tcPr>
          <w:p w14:paraId="295EB9FE" w14:textId="73E5F016" w:rsidR="00093540" w:rsidRDefault="00EE3376">
            <w:pPr>
              <w:spacing w:line="226" w:lineRule="exact"/>
              <w:ind w:left="102" w:right="-20"/>
              <w:rPr>
                <w:rFonts w:eastAsia="Arial" w:cs="Calibri"/>
                <w:sz w:val="20"/>
                <w:szCs w:val="20"/>
              </w:rPr>
            </w:pPr>
            <w:r>
              <w:rPr>
                <w:rFonts w:eastAsia="Arial" w:cs="Calibri"/>
                <w:sz w:val="20"/>
                <w:szCs w:val="20"/>
              </w:rPr>
              <w:t>Mondorf IT</w:t>
            </w:r>
          </w:p>
        </w:tc>
        <w:tc>
          <w:tcPr>
            <w:tcW w:w="3969" w:type="dxa"/>
            <w:tcBorders>
              <w:top w:val="single" w:sz="5" w:space="0" w:color="000000"/>
              <w:left w:val="single" w:sz="8" w:space="0" w:color="000000"/>
              <w:bottom w:val="single" w:sz="5" w:space="0" w:color="000000"/>
              <w:right w:val="single" w:sz="5" w:space="0" w:color="000000"/>
            </w:tcBorders>
          </w:tcPr>
          <w:p w14:paraId="295EB9FF" w14:textId="1C344779" w:rsidR="00093540" w:rsidRDefault="00EE3376">
            <w:pPr>
              <w:spacing w:line="226" w:lineRule="exact"/>
              <w:ind w:left="100" w:right="-20"/>
              <w:rPr>
                <w:rFonts w:eastAsia="Arial" w:cs="Calibri"/>
                <w:sz w:val="20"/>
                <w:szCs w:val="20"/>
              </w:rPr>
            </w:pPr>
            <w:r>
              <w:rPr>
                <w:rFonts w:eastAsia="Arial" w:cs="Calibri"/>
                <w:sz w:val="20"/>
                <w:szCs w:val="20"/>
              </w:rPr>
              <w:t>Include description of business process and legal framework to variants</w:t>
            </w:r>
          </w:p>
        </w:tc>
      </w:tr>
      <w:tr w:rsidR="00093540" w14:paraId="295EBA06" w14:textId="77777777">
        <w:trPr>
          <w:trHeight w:val="266"/>
        </w:trPr>
        <w:tc>
          <w:tcPr>
            <w:tcW w:w="857" w:type="dxa"/>
            <w:tcBorders>
              <w:top w:val="single" w:sz="5" w:space="0" w:color="000000"/>
              <w:left w:val="single" w:sz="5" w:space="0" w:color="000000"/>
              <w:bottom w:val="single" w:sz="5" w:space="0" w:color="000000"/>
              <w:right w:val="single" w:sz="8" w:space="0" w:color="000000"/>
            </w:tcBorders>
          </w:tcPr>
          <w:p w14:paraId="295EBA01" w14:textId="2F35B97C" w:rsidR="00093540" w:rsidRDefault="003E4518">
            <w:pPr>
              <w:spacing w:line="226" w:lineRule="exact"/>
              <w:ind w:left="283" w:right="-20"/>
              <w:rPr>
                <w:rFonts w:eastAsia="Arial" w:cs="Calibri"/>
                <w:sz w:val="20"/>
                <w:szCs w:val="20"/>
              </w:rPr>
            </w:pPr>
            <w:r>
              <w:rPr>
                <w:rFonts w:eastAsia="Arial" w:cs="Calibri"/>
                <w:sz w:val="20"/>
                <w:szCs w:val="20"/>
              </w:rPr>
              <w:t>0</w:t>
            </w:r>
            <w:r w:rsidR="00A045BC">
              <w:rPr>
                <w:rFonts w:eastAsia="Arial" w:cs="Calibri"/>
                <w:sz w:val="20"/>
                <w:szCs w:val="20"/>
              </w:rPr>
              <w:t>.</w:t>
            </w:r>
            <w:r>
              <w:rPr>
                <w:rFonts w:eastAsia="Arial" w:cs="Calibri"/>
                <w:sz w:val="20"/>
                <w:szCs w:val="20"/>
              </w:rPr>
              <w:t>98</w:t>
            </w:r>
          </w:p>
        </w:tc>
        <w:tc>
          <w:tcPr>
            <w:tcW w:w="1134" w:type="dxa"/>
            <w:tcBorders>
              <w:top w:val="single" w:sz="5" w:space="0" w:color="000000"/>
              <w:left w:val="single" w:sz="8" w:space="0" w:color="000000"/>
              <w:bottom w:val="single" w:sz="5" w:space="0" w:color="000000"/>
              <w:right w:val="single" w:sz="5" w:space="0" w:color="000000"/>
            </w:tcBorders>
          </w:tcPr>
          <w:p w14:paraId="295EBA02" w14:textId="7BB89A43" w:rsidR="00093540" w:rsidRDefault="00093540">
            <w:pPr>
              <w:spacing w:line="226" w:lineRule="exact"/>
              <w:ind w:left="-6" w:right="-20"/>
              <w:rPr>
                <w:rFonts w:eastAsia="Arial" w:cs="Calibri"/>
                <w:sz w:val="20"/>
                <w:szCs w:val="20"/>
              </w:rPr>
            </w:pPr>
          </w:p>
        </w:tc>
        <w:tc>
          <w:tcPr>
            <w:tcW w:w="2126" w:type="dxa"/>
            <w:tcBorders>
              <w:top w:val="single" w:sz="5" w:space="0" w:color="000000"/>
              <w:left w:val="single" w:sz="5" w:space="0" w:color="000000"/>
              <w:bottom w:val="single" w:sz="5" w:space="0" w:color="000000"/>
              <w:right w:val="single" w:sz="5" w:space="0" w:color="000000"/>
            </w:tcBorders>
          </w:tcPr>
          <w:p w14:paraId="295EBA03" w14:textId="60A6D7FB" w:rsidR="00093540" w:rsidRDefault="00093540">
            <w:pPr>
              <w:spacing w:line="226" w:lineRule="exact"/>
              <w:ind w:left="1" w:right="-20"/>
              <w:rPr>
                <w:rFonts w:eastAsia="Arial" w:cs="Calibri"/>
                <w:sz w:val="20"/>
                <w:szCs w:val="20"/>
              </w:rPr>
            </w:pPr>
          </w:p>
        </w:tc>
        <w:tc>
          <w:tcPr>
            <w:tcW w:w="2268" w:type="dxa"/>
            <w:tcBorders>
              <w:top w:val="single" w:sz="5" w:space="0" w:color="000000"/>
              <w:left w:val="single" w:sz="5" w:space="0" w:color="000000"/>
              <w:bottom w:val="single" w:sz="5" w:space="0" w:color="000000"/>
              <w:right w:val="single" w:sz="8" w:space="0" w:color="000000"/>
            </w:tcBorders>
          </w:tcPr>
          <w:p w14:paraId="295EBA04" w14:textId="2B4A68E5" w:rsidR="00093540" w:rsidRDefault="00093540">
            <w:pPr>
              <w:spacing w:line="226" w:lineRule="exact"/>
              <w:ind w:left="102" w:right="-20"/>
              <w:rPr>
                <w:rFonts w:eastAsia="Arial" w:cs="Calibri"/>
                <w:sz w:val="20"/>
                <w:szCs w:val="20"/>
                <w:lang w:val="de-DE"/>
              </w:rPr>
            </w:pPr>
          </w:p>
        </w:tc>
        <w:tc>
          <w:tcPr>
            <w:tcW w:w="3969" w:type="dxa"/>
            <w:tcBorders>
              <w:top w:val="single" w:sz="5" w:space="0" w:color="000000"/>
              <w:left w:val="single" w:sz="8" w:space="0" w:color="000000"/>
              <w:bottom w:val="single" w:sz="5" w:space="0" w:color="000000"/>
              <w:right w:val="single" w:sz="5" w:space="0" w:color="000000"/>
            </w:tcBorders>
          </w:tcPr>
          <w:p w14:paraId="295EBA05" w14:textId="7014FE9E" w:rsidR="00093540" w:rsidRDefault="00093540">
            <w:pPr>
              <w:spacing w:line="226" w:lineRule="exact"/>
              <w:ind w:left="100" w:right="-20"/>
              <w:rPr>
                <w:rFonts w:eastAsia="Arial" w:cs="Calibri"/>
                <w:sz w:val="20"/>
                <w:szCs w:val="20"/>
                <w:lang w:val="de-DE"/>
              </w:rPr>
            </w:pPr>
          </w:p>
        </w:tc>
      </w:tr>
      <w:tr w:rsidR="003E4518" w14:paraId="0845A685" w14:textId="77777777">
        <w:trPr>
          <w:trHeight w:val="266"/>
        </w:trPr>
        <w:tc>
          <w:tcPr>
            <w:tcW w:w="857" w:type="dxa"/>
            <w:tcBorders>
              <w:top w:val="single" w:sz="5" w:space="0" w:color="000000"/>
              <w:left w:val="single" w:sz="5" w:space="0" w:color="000000"/>
              <w:bottom w:val="single" w:sz="5" w:space="0" w:color="000000"/>
              <w:right w:val="single" w:sz="8" w:space="0" w:color="000000"/>
            </w:tcBorders>
          </w:tcPr>
          <w:p w14:paraId="39F4261D" w14:textId="6BCEDC49" w:rsidR="003E4518" w:rsidRDefault="003E4518">
            <w:pPr>
              <w:spacing w:line="226" w:lineRule="exact"/>
              <w:ind w:left="283" w:right="-20"/>
              <w:rPr>
                <w:rFonts w:eastAsia="Arial" w:cs="Calibri"/>
                <w:sz w:val="20"/>
                <w:szCs w:val="20"/>
              </w:rPr>
            </w:pPr>
            <w:r>
              <w:rPr>
                <w:rFonts w:eastAsia="Arial" w:cs="Calibri"/>
                <w:sz w:val="20"/>
                <w:szCs w:val="20"/>
              </w:rPr>
              <w:t>1.0</w:t>
            </w:r>
          </w:p>
        </w:tc>
        <w:tc>
          <w:tcPr>
            <w:tcW w:w="1134" w:type="dxa"/>
            <w:tcBorders>
              <w:top w:val="single" w:sz="5" w:space="0" w:color="000000"/>
              <w:left w:val="single" w:sz="8" w:space="0" w:color="000000"/>
              <w:bottom w:val="single" w:sz="5" w:space="0" w:color="000000"/>
              <w:right w:val="single" w:sz="5" w:space="0" w:color="000000"/>
            </w:tcBorders>
          </w:tcPr>
          <w:p w14:paraId="6666FC67" w14:textId="111C1D7D" w:rsidR="003E4518" w:rsidRDefault="003E4518">
            <w:pPr>
              <w:spacing w:line="226" w:lineRule="exact"/>
              <w:ind w:left="-6" w:right="-20"/>
              <w:rPr>
                <w:rFonts w:eastAsia="Arial" w:cs="Calibri"/>
                <w:sz w:val="20"/>
                <w:szCs w:val="20"/>
              </w:rPr>
            </w:pPr>
          </w:p>
        </w:tc>
        <w:tc>
          <w:tcPr>
            <w:tcW w:w="2126" w:type="dxa"/>
            <w:tcBorders>
              <w:top w:val="single" w:sz="5" w:space="0" w:color="000000"/>
              <w:left w:val="single" w:sz="5" w:space="0" w:color="000000"/>
              <w:bottom w:val="single" w:sz="5" w:space="0" w:color="000000"/>
              <w:right w:val="single" w:sz="5" w:space="0" w:color="000000"/>
            </w:tcBorders>
          </w:tcPr>
          <w:p w14:paraId="17EDDB67" w14:textId="22722C59" w:rsidR="003E4518" w:rsidRDefault="003E4518">
            <w:pPr>
              <w:spacing w:line="226" w:lineRule="exact"/>
              <w:ind w:left="1" w:right="-20"/>
              <w:rPr>
                <w:rFonts w:eastAsia="Arial" w:cs="Calibri"/>
                <w:sz w:val="20"/>
                <w:szCs w:val="20"/>
              </w:rPr>
            </w:pPr>
          </w:p>
        </w:tc>
        <w:tc>
          <w:tcPr>
            <w:tcW w:w="2268" w:type="dxa"/>
            <w:tcBorders>
              <w:top w:val="single" w:sz="5" w:space="0" w:color="000000"/>
              <w:left w:val="single" w:sz="5" w:space="0" w:color="000000"/>
              <w:bottom w:val="single" w:sz="5" w:space="0" w:color="000000"/>
              <w:right w:val="single" w:sz="8" w:space="0" w:color="000000"/>
            </w:tcBorders>
          </w:tcPr>
          <w:p w14:paraId="1B06CC0C" w14:textId="7CDF6D54" w:rsidR="003E4518" w:rsidRDefault="003E4518">
            <w:pPr>
              <w:spacing w:line="226" w:lineRule="exact"/>
              <w:ind w:left="102" w:right="-20"/>
              <w:rPr>
                <w:rFonts w:eastAsia="Arial" w:cs="Calibri"/>
                <w:sz w:val="20"/>
                <w:szCs w:val="20"/>
                <w:lang w:val="de-DE"/>
              </w:rPr>
            </w:pPr>
          </w:p>
        </w:tc>
        <w:tc>
          <w:tcPr>
            <w:tcW w:w="3969" w:type="dxa"/>
            <w:tcBorders>
              <w:top w:val="single" w:sz="5" w:space="0" w:color="000000"/>
              <w:left w:val="single" w:sz="8" w:space="0" w:color="000000"/>
              <w:bottom w:val="single" w:sz="5" w:space="0" w:color="000000"/>
              <w:right w:val="single" w:sz="5" w:space="0" w:color="000000"/>
            </w:tcBorders>
          </w:tcPr>
          <w:p w14:paraId="6ECEA2BA" w14:textId="2E152955" w:rsidR="003E4518" w:rsidRPr="00AD0E1B" w:rsidRDefault="003E4518">
            <w:pPr>
              <w:spacing w:line="226" w:lineRule="exact"/>
              <w:ind w:left="100" w:right="-20"/>
              <w:rPr>
                <w:rFonts w:eastAsia="Arial" w:cs="Calibri"/>
                <w:sz w:val="20"/>
                <w:szCs w:val="20"/>
                <w:lang w:val="en-GB"/>
              </w:rPr>
            </w:pPr>
          </w:p>
        </w:tc>
      </w:tr>
    </w:tbl>
    <w:p w14:paraId="295EBA07" w14:textId="77777777" w:rsidR="00093540" w:rsidRPr="00AD0E1B" w:rsidRDefault="00093540">
      <w:pPr>
        <w:spacing w:line="200" w:lineRule="exact"/>
        <w:rPr>
          <w:sz w:val="20"/>
          <w:szCs w:val="20"/>
          <w:lang w:val="en-GB"/>
        </w:rPr>
      </w:pPr>
    </w:p>
    <w:p w14:paraId="295EBA08" w14:textId="77777777" w:rsidR="00093540" w:rsidRDefault="00A045BC">
      <w:pPr>
        <w:tabs>
          <w:tab w:val="left" w:pos="4170"/>
        </w:tabs>
        <w:rPr>
          <w:b/>
          <w:sz w:val="28"/>
          <w:szCs w:val="28"/>
        </w:rPr>
      </w:pPr>
      <w:bookmarkStart w:id="7" w:name="_Toc354134425"/>
      <w:bookmarkStart w:id="8" w:name="_Toc354554822"/>
      <w:bookmarkStart w:id="9" w:name="_Toc354576110"/>
      <w:bookmarkStart w:id="10" w:name="_Toc355097353"/>
      <w:bookmarkStart w:id="11" w:name="_Toc355700093"/>
      <w:bookmarkStart w:id="12" w:name="_Toc355700215"/>
      <w:bookmarkStart w:id="13" w:name="_Toc356905010"/>
      <w:r>
        <w:rPr>
          <w:b/>
          <w:sz w:val="28"/>
          <w:szCs w:val="28"/>
        </w:rPr>
        <w:t>Contributors</w:t>
      </w:r>
      <w:bookmarkEnd w:id="7"/>
      <w:bookmarkEnd w:id="8"/>
      <w:bookmarkEnd w:id="9"/>
      <w:bookmarkEnd w:id="10"/>
      <w:bookmarkEnd w:id="11"/>
      <w:bookmarkEnd w:id="12"/>
      <w:bookmarkEnd w:id="13"/>
    </w:p>
    <w:tbl>
      <w:tblPr>
        <w:tblW w:w="10495" w:type="dxa"/>
        <w:tblInd w:w="65" w:type="dxa"/>
        <w:tblCellMar>
          <w:left w:w="70" w:type="dxa"/>
          <w:right w:w="70" w:type="dxa"/>
        </w:tblCellMar>
        <w:tblLook w:val="0000" w:firstRow="0" w:lastRow="0" w:firstColumn="0" w:lastColumn="0" w:noHBand="0" w:noVBand="0"/>
      </w:tblPr>
      <w:tblGrid>
        <w:gridCol w:w="846"/>
        <w:gridCol w:w="2274"/>
        <w:gridCol w:w="7375"/>
      </w:tblGrid>
      <w:tr w:rsidR="00093540" w14:paraId="295EBA0C" w14:textId="77777777">
        <w:trPr>
          <w:trHeight w:val="570"/>
        </w:trPr>
        <w:tc>
          <w:tcPr>
            <w:tcW w:w="846" w:type="dxa"/>
            <w:tcBorders>
              <w:top w:val="single" w:sz="4" w:space="0" w:color="auto"/>
              <w:left w:val="single" w:sz="4" w:space="0" w:color="auto"/>
              <w:bottom w:val="single" w:sz="4" w:space="0" w:color="auto"/>
              <w:right w:val="none" w:sz="4" w:space="0" w:color="000000"/>
            </w:tcBorders>
            <w:shd w:val="clear" w:color="D9D9D9" w:fill="D9D9D9" w:themeFill="background1" w:themeFillShade="D9"/>
            <w:vAlign w:val="bottom"/>
          </w:tcPr>
          <w:p w14:paraId="295EBA09" w14:textId="77777777" w:rsidR="00093540" w:rsidRDefault="00A045BC">
            <w:pPr>
              <w:pStyle w:val="KeinLeerraum"/>
              <w:rPr>
                <w:sz w:val="20"/>
                <w:szCs w:val="20"/>
                <w:lang w:val="en-GB" w:eastAsia="nl-NL"/>
              </w:rPr>
            </w:pPr>
            <w:bookmarkStart w:id="14" w:name="_Hlk90381201"/>
            <w:r>
              <w:rPr>
                <w:sz w:val="20"/>
                <w:szCs w:val="20"/>
                <w:lang w:val="en-GB" w:eastAsia="nl-NL"/>
              </w:rPr>
              <w:t>Country</w:t>
            </w:r>
          </w:p>
        </w:tc>
        <w:tc>
          <w:tcPr>
            <w:tcW w:w="2274" w:type="dxa"/>
            <w:tcBorders>
              <w:top w:val="single" w:sz="4" w:space="0" w:color="auto"/>
              <w:left w:val="single" w:sz="4" w:space="0" w:color="000000"/>
              <w:bottom w:val="single" w:sz="4" w:space="0" w:color="auto"/>
              <w:right w:val="none" w:sz="4" w:space="0" w:color="000000"/>
            </w:tcBorders>
            <w:shd w:val="clear" w:color="D9D9D9" w:fill="D9D9D9" w:themeFill="background1" w:themeFillShade="D9"/>
            <w:noWrap/>
            <w:vAlign w:val="bottom"/>
          </w:tcPr>
          <w:p w14:paraId="295EBA0A" w14:textId="77777777" w:rsidR="00093540" w:rsidRDefault="00A045BC">
            <w:pPr>
              <w:pStyle w:val="KeinLeerraum"/>
              <w:rPr>
                <w:sz w:val="20"/>
                <w:szCs w:val="20"/>
                <w:lang w:val="en-GB" w:eastAsia="nl-NL"/>
              </w:rPr>
            </w:pPr>
            <w:r>
              <w:rPr>
                <w:sz w:val="20"/>
                <w:szCs w:val="20"/>
                <w:lang w:val="en-GB" w:eastAsia="nl-NL"/>
              </w:rPr>
              <w:t>Name</w:t>
            </w:r>
          </w:p>
        </w:tc>
        <w:tc>
          <w:tcPr>
            <w:tcW w:w="7375" w:type="dxa"/>
            <w:tcBorders>
              <w:top w:val="single" w:sz="4" w:space="0" w:color="auto"/>
              <w:left w:val="single" w:sz="4" w:space="0" w:color="000000"/>
              <w:bottom w:val="single" w:sz="4" w:space="0" w:color="auto"/>
              <w:right w:val="single" w:sz="4" w:space="0" w:color="auto"/>
            </w:tcBorders>
            <w:shd w:val="clear" w:color="D9D9D9" w:fill="D9D9D9" w:themeFill="background1" w:themeFillShade="D9"/>
            <w:vAlign w:val="bottom"/>
          </w:tcPr>
          <w:p w14:paraId="295EBA0B" w14:textId="77777777" w:rsidR="00093540" w:rsidRDefault="00A045BC">
            <w:pPr>
              <w:pStyle w:val="KeinLeerraum"/>
              <w:rPr>
                <w:sz w:val="20"/>
                <w:szCs w:val="20"/>
                <w:lang w:val="en-GB" w:eastAsia="nl-NL"/>
              </w:rPr>
            </w:pPr>
            <w:r>
              <w:rPr>
                <w:sz w:val="20"/>
                <w:szCs w:val="20"/>
                <w:lang w:val="en-GB" w:eastAsia="nl-NL"/>
              </w:rPr>
              <w:t>Organization (= Beneficiary – Organization in national consortium – Subcontractor)</w:t>
            </w:r>
          </w:p>
        </w:tc>
      </w:tr>
      <w:tr w:rsidR="00093540" w14:paraId="295EBA10" w14:textId="77777777">
        <w:trPr>
          <w:trHeight w:val="262"/>
        </w:trPr>
        <w:tc>
          <w:tcPr>
            <w:tcW w:w="846" w:type="dxa"/>
            <w:tcBorders>
              <w:top w:val="single" w:sz="4" w:space="0" w:color="auto"/>
              <w:left w:val="single" w:sz="4" w:space="0" w:color="auto"/>
              <w:bottom w:val="single" w:sz="4" w:space="0" w:color="auto"/>
              <w:right w:val="single" w:sz="4" w:space="0" w:color="auto"/>
            </w:tcBorders>
            <w:shd w:val="clear" w:color="auto" w:fill="auto"/>
            <w:vAlign w:val="bottom"/>
          </w:tcPr>
          <w:p w14:paraId="295EBA0D" w14:textId="77777777" w:rsidR="00093540" w:rsidRDefault="00A045BC">
            <w:pPr>
              <w:rPr>
                <w:rFonts w:cs="Calibri"/>
                <w:sz w:val="20"/>
                <w:szCs w:val="20"/>
                <w:lang w:val="en-GB" w:eastAsia="de-DE"/>
              </w:rPr>
            </w:pPr>
            <w:r>
              <w:rPr>
                <w:rFonts w:cs="Calibri"/>
                <w:sz w:val="20"/>
                <w:szCs w:val="20"/>
                <w:lang w:val="en-GB" w:eastAsia="de-DE"/>
              </w:rPr>
              <w:t>DE</w:t>
            </w:r>
          </w:p>
        </w:tc>
        <w:tc>
          <w:tcPr>
            <w:tcW w:w="2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5EBA0E" w14:textId="77777777" w:rsidR="00093540" w:rsidRDefault="00A045BC">
            <w:pPr>
              <w:rPr>
                <w:rFonts w:cs="Calibri"/>
                <w:sz w:val="20"/>
                <w:szCs w:val="20"/>
                <w:lang w:val="en-GB" w:eastAsia="de-DE"/>
              </w:rPr>
            </w:pPr>
            <w:r>
              <w:rPr>
                <w:rFonts w:cs="Calibri"/>
                <w:sz w:val="20"/>
                <w:szCs w:val="20"/>
                <w:lang w:val="en-GB" w:eastAsia="de-DE"/>
              </w:rPr>
              <w:t>Ansgar Mondorf</w:t>
            </w:r>
          </w:p>
        </w:tc>
        <w:tc>
          <w:tcPr>
            <w:tcW w:w="7375" w:type="dxa"/>
            <w:tcBorders>
              <w:top w:val="single" w:sz="4" w:space="0" w:color="auto"/>
              <w:left w:val="single" w:sz="4" w:space="0" w:color="auto"/>
              <w:bottom w:val="single" w:sz="4" w:space="0" w:color="auto"/>
              <w:right w:val="single" w:sz="4" w:space="0" w:color="auto"/>
            </w:tcBorders>
            <w:shd w:val="clear" w:color="auto" w:fill="auto"/>
            <w:vAlign w:val="bottom"/>
          </w:tcPr>
          <w:p w14:paraId="295EBA0F" w14:textId="2BB2B4DA" w:rsidR="00093540" w:rsidRDefault="00FD0B3B">
            <w:pPr>
              <w:rPr>
                <w:rFonts w:cs="Calibri"/>
                <w:sz w:val="20"/>
                <w:szCs w:val="20"/>
                <w:lang w:val="en-GB" w:eastAsia="de-DE"/>
              </w:rPr>
            </w:pPr>
            <w:r>
              <w:rPr>
                <w:rFonts w:cs="Calibri"/>
                <w:sz w:val="20"/>
                <w:szCs w:val="20"/>
                <w:lang w:val="en-GB" w:eastAsia="de-DE"/>
              </w:rPr>
              <w:t>Mondorf IT</w:t>
            </w:r>
          </w:p>
        </w:tc>
      </w:tr>
      <w:tr w:rsidR="00093540" w14:paraId="295EBA14" w14:textId="77777777">
        <w:trPr>
          <w:trHeight w:val="262"/>
        </w:trPr>
        <w:tc>
          <w:tcPr>
            <w:tcW w:w="846" w:type="dxa"/>
            <w:tcBorders>
              <w:top w:val="single" w:sz="4" w:space="0" w:color="auto"/>
              <w:left w:val="single" w:sz="4" w:space="0" w:color="auto"/>
              <w:bottom w:val="single" w:sz="4" w:space="0" w:color="auto"/>
              <w:right w:val="single" w:sz="4" w:space="0" w:color="auto"/>
            </w:tcBorders>
            <w:shd w:val="clear" w:color="auto" w:fill="auto"/>
            <w:vAlign w:val="bottom"/>
          </w:tcPr>
          <w:p w14:paraId="295EBA11" w14:textId="77777777" w:rsidR="00093540" w:rsidRDefault="00A045BC">
            <w:pPr>
              <w:rPr>
                <w:rFonts w:cs="Calibri"/>
                <w:sz w:val="20"/>
                <w:szCs w:val="20"/>
                <w:lang w:val="en-GB" w:eastAsia="de-DE"/>
              </w:rPr>
            </w:pPr>
            <w:r>
              <w:rPr>
                <w:rFonts w:cs="Calibri"/>
                <w:sz w:val="20"/>
                <w:szCs w:val="20"/>
                <w:lang w:val="en-GB" w:eastAsia="de-DE"/>
              </w:rPr>
              <w:t>DE</w:t>
            </w:r>
          </w:p>
        </w:tc>
        <w:tc>
          <w:tcPr>
            <w:tcW w:w="2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5EBA12" w14:textId="77777777" w:rsidR="00093540" w:rsidRDefault="00A045BC">
            <w:pPr>
              <w:rPr>
                <w:rFonts w:cs="Calibri"/>
                <w:sz w:val="20"/>
                <w:szCs w:val="20"/>
                <w:lang w:val="en-GB" w:eastAsia="de-DE"/>
              </w:rPr>
            </w:pPr>
            <w:r>
              <w:rPr>
                <w:rFonts w:cs="Calibri"/>
                <w:sz w:val="20"/>
                <w:szCs w:val="20"/>
                <w:lang w:val="en-GB" w:eastAsia="de-DE"/>
              </w:rPr>
              <w:t>Andreas Schmitz</w:t>
            </w:r>
          </w:p>
        </w:tc>
        <w:tc>
          <w:tcPr>
            <w:tcW w:w="7375" w:type="dxa"/>
            <w:tcBorders>
              <w:top w:val="single" w:sz="4" w:space="0" w:color="auto"/>
              <w:left w:val="single" w:sz="4" w:space="0" w:color="auto"/>
              <w:bottom w:val="single" w:sz="4" w:space="0" w:color="auto"/>
              <w:right w:val="single" w:sz="4" w:space="0" w:color="auto"/>
            </w:tcBorders>
            <w:shd w:val="clear" w:color="auto" w:fill="auto"/>
            <w:vAlign w:val="bottom"/>
          </w:tcPr>
          <w:p w14:paraId="295EBA13" w14:textId="77777777" w:rsidR="00093540" w:rsidRDefault="00A045BC">
            <w:pPr>
              <w:rPr>
                <w:rFonts w:cs="Calibri"/>
                <w:sz w:val="20"/>
                <w:szCs w:val="20"/>
                <w:lang w:val="en-GB" w:eastAsia="de-DE"/>
              </w:rPr>
            </w:pPr>
            <w:r>
              <w:rPr>
                <w:rFonts w:cs="Calibri"/>
                <w:sz w:val="20"/>
                <w:szCs w:val="20"/>
                <w:lang w:val="en-GB" w:eastAsia="de-DE"/>
              </w:rPr>
              <w:t>University of Koblenz-Landau</w:t>
            </w:r>
          </w:p>
        </w:tc>
      </w:tr>
      <w:tr w:rsidR="00093540" w14:paraId="295EBA18" w14:textId="77777777">
        <w:trPr>
          <w:trHeight w:val="262"/>
        </w:trPr>
        <w:tc>
          <w:tcPr>
            <w:tcW w:w="846" w:type="dxa"/>
            <w:tcBorders>
              <w:top w:val="single" w:sz="4" w:space="0" w:color="auto"/>
              <w:left w:val="single" w:sz="4" w:space="0" w:color="auto"/>
              <w:bottom w:val="single" w:sz="4" w:space="0" w:color="auto"/>
              <w:right w:val="single" w:sz="4" w:space="0" w:color="auto"/>
            </w:tcBorders>
            <w:shd w:val="clear" w:color="auto" w:fill="auto"/>
            <w:vAlign w:val="bottom"/>
          </w:tcPr>
          <w:p w14:paraId="295EBA15" w14:textId="77777777" w:rsidR="00093540" w:rsidRDefault="00A045BC">
            <w:pPr>
              <w:rPr>
                <w:rFonts w:cs="Calibri"/>
                <w:sz w:val="20"/>
                <w:szCs w:val="20"/>
                <w:lang w:val="en-GB" w:eastAsia="de-DE"/>
              </w:rPr>
            </w:pPr>
            <w:r>
              <w:rPr>
                <w:rFonts w:cs="Calibri"/>
                <w:sz w:val="20"/>
                <w:szCs w:val="20"/>
                <w:lang w:val="en-GB" w:eastAsia="de-DE"/>
              </w:rPr>
              <w:t>DE</w:t>
            </w:r>
          </w:p>
        </w:tc>
        <w:tc>
          <w:tcPr>
            <w:tcW w:w="2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5EBA16" w14:textId="4DA131A1" w:rsidR="00093540" w:rsidRDefault="003C64FB">
            <w:pPr>
              <w:rPr>
                <w:rFonts w:cs="Calibri"/>
                <w:sz w:val="20"/>
                <w:szCs w:val="20"/>
                <w:lang w:val="en-GB" w:eastAsia="de-DE"/>
              </w:rPr>
            </w:pPr>
            <w:r>
              <w:rPr>
                <w:rFonts w:cs="Calibri"/>
                <w:sz w:val="20"/>
                <w:szCs w:val="20"/>
                <w:lang w:val="en-GB" w:eastAsia="de-DE"/>
              </w:rPr>
              <w:t>Gabriele Dall</w:t>
            </w:r>
          </w:p>
        </w:tc>
        <w:tc>
          <w:tcPr>
            <w:tcW w:w="7375" w:type="dxa"/>
            <w:tcBorders>
              <w:top w:val="single" w:sz="4" w:space="0" w:color="auto"/>
              <w:left w:val="single" w:sz="4" w:space="0" w:color="auto"/>
              <w:bottom w:val="single" w:sz="4" w:space="0" w:color="auto"/>
              <w:right w:val="single" w:sz="4" w:space="0" w:color="auto"/>
            </w:tcBorders>
            <w:shd w:val="clear" w:color="auto" w:fill="auto"/>
            <w:vAlign w:val="bottom"/>
          </w:tcPr>
          <w:p w14:paraId="295EBA17" w14:textId="77777777" w:rsidR="00093540" w:rsidRDefault="00A045BC">
            <w:pPr>
              <w:rPr>
                <w:rFonts w:cs="Calibri"/>
                <w:sz w:val="20"/>
                <w:szCs w:val="20"/>
                <w:lang w:val="en-GB" w:eastAsia="de-DE"/>
              </w:rPr>
            </w:pPr>
            <w:r>
              <w:rPr>
                <w:rFonts w:cs="Calibri"/>
                <w:sz w:val="20"/>
                <w:szCs w:val="20"/>
                <w:lang w:val="en-GB" w:eastAsia="de-DE"/>
              </w:rPr>
              <w:t>adesso SE</w:t>
            </w:r>
          </w:p>
        </w:tc>
      </w:tr>
      <w:tr w:rsidR="00093540" w14:paraId="295EBA1C" w14:textId="77777777">
        <w:trPr>
          <w:trHeight w:val="262"/>
        </w:trPr>
        <w:tc>
          <w:tcPr>
            <w:tcW w:w="846" w:type="dxa"/>
            <w:tcBorders>
              <w:top w:val="single" w:sz="4" w:space="0" w:color="auto"/>
              <w:left w:val="single" w:sz="4" w:space="0" w:color="auto"/>
              <w:bottom w:val="single" w:sz="4" w:space="0" w:color="auto"/>
              <w:right w:val="single" w:sz="4" w:space="0" w:color="auto"/>
            </w:tcBorders>
            <w:shd w:val="clear" w:color="auto" w:fill="auto"/>
            <w:vAlign w:val="bottom"/>
          </w:tcPr>
          <w:p w14:paraId="295EBA19" w14:textId="77777777" w:rsidR="00093540" w:rsidRDefault="00A045BC">
            <w:pPr>
              <w:rPr>
                <w:rFonts w:cs="Calibri"/>
                <w:sz w:val="20"/>
                <w:szCs w:val="20"/>
                <w:lang w:val="en-GB" w:eastAsia="de-DE"/>
              </w:rPr>
            </w:pPr>
            <w:r>
              <w:rPr>
                <w:rFonts w:cs="Calibri"/>
                <w:sz w:val="20"/>
                <w:szCs w:val="20"/>
                <w:lang w:val="en-GB" w:eastAsia="de-DE"/>
              </w:rPr>
              <w:t>DE</w:t>
            </w:r>
          </w:p>
        </w:tc>
        <w:tc>
          <w:tcPr>
            <w:tcW w:w="2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5EBA1A" w14:textId="77777777" w:rsidR="00093540" w:rsidRDefault="00A045BC">
            <w:pPr>
              <w:rPr>
                <w:rFonts w:cs="Calibri"/>
                <w:sz w:val="20"/>
                <w:szCs w:val="20"/>
                <w:lang w:val="en-GB" w:eastAsia="de-DE"/>
              </w:rPr>
            </w:pPr>
            <w:r>
              <w:rPr>
                <w:rFonts w:cs="Calibri"/>
                <w:sz w:val="20"/>
                <w:szCs w:val="20"/>
                <w:lang w:val="en-GB" w:eastAsia="de-DE"/>
              </w:rPr>
              <w:t>Rolf Kewitz</w:t>
            </w:r>
          </w:p>
        </w:tc>
        <w:tc>
          <w:tcPr>
            <w:tcW w:w="7375" w:type="dxa"/>
            <w:tcBorders>
              <w:top w:val="single" w:sz="4" w:space="0" w:color="auto"/>
              <w:left w:val="single" w:sz="4" w:space="0" w:color="auto"/>
              <w:bottom w:val="single" w:sz="4" w:space="0" w:color="auto"/>
              <w:right w:val="single" w:sz="4" w:space="0" w:color="auto"/>
            </w:tcBorders>
            <w:shd w:val="clear" w:color="auto" w:fill="auto"/>
            <w:vAlign w:val="bottom"/>
          </w:tcPr>
          <w:p w14:paraId="295EBA1B" w14:textId="77777777" w:rsidR="00093540" w:rsidRDefault="00A045BC">
            <w:pPr>
              <w:rPr>
                <w:rFonts w:cs="Calibri"/>
                <w:sz w:val="20"/>
                <w:szCs w:val="20"/>
                <w:lang w:val="de-DE" w:eastAsia="de-DE"/>
              </w:rPr>
            </w:pPr>
            <w:r>
              <w:rPr>
                <w:rFonts w:cs="Calibri"/>
                <w:sz w:val="20"/>
                <w:szCs w:val="20"/>
                <w:lang w:val="nl-NL" w:eastAsia="de-DE"/>
              </w:rPr>
              <w:t>Beschaffungsamt des BMI</w:t>
            </w:r>
            <w:bookmarkEnd w:id="14"/>
          </w:p>
        </w:tc>
      </w:tr>
    </w:tbl>
    <w:p w14:paraId="295EBA1D" w14:textId="77777777" w:rsidR="00093540" w:rsidRDefault="00093540">
      <w:pPr>
        <w:rPr>
          <w:lang w:val="nb-NO"/>
        </w:rPr>
      </w:pPr>
    </w:p>
    <w:p w14:paraId="295EBA1E" w14:textId="77777777" w:rsidR="00093540" w:rsidRDefault="00A045BC">
      <w:pPr>
        <w:tabs>
          <w:tab w:val="left" w:pos="4170"/>
        </w:tabs>
        <w:rPr>
          <w:b/>
          <w:sz w:val="36"/>
        </w:rPr>
      </w:pPr>
      <w:r>
        <w:rPr>
          <w:b/>
          <w:sz w:val="28"/>
          <w:szCs w:val="28"/>
        </w:rPr>
        <w:t>Abbreviations</w:t>
      </w:r>
    </w:p>
    <w:p w14:paraId="295EBA1F" w14:textId="77777777" w:rsidR="00093540" w:rsidRDefault="00093540">
      <w:pPr>
        <w:spacing w:line="200" w:lineRule="exact"/>
        <w:rPr>
          <w:sz w:val="20"/>
          <w:szCs w:val="20"/>
        </w:rPr>
      </w:pPr>
    </w:p>
    <w:tbl>
      <w:tblPr>
        <w:tblpPr w:leftFromText="141" w:rightFromText="141" w:vertAnchor="text" w:tblpX="102" w:tblpY="1"/>
        <w:tblW w:w="10484" w:type="dxa"/>
        <w:tblLayout w:type="fixed"/>
        <w:tblCellMar>
          <w:left w:w="0" w:type="dxa"/>
          <w:right w:w="0" w:type="dxa"/>
        </w:tblCellMar>
        <w:tblLook w:val="01E0" w:firstRow="1" w:lastRow="1" w:firstColumn="1" w:lastColumn="1" w:noHBand="0" w:noVBand="0"/>
      </w:tblPr>
      <w:tblGrid>
        <w:gridCol w:w="1979"/>
        <w:gridCol w:w="8505"/>
      </w:tblGrid>
      <w:tr w:rsidR="00093540" w14:paraId="295EBA22" w14:textId="77777777">
        <w:trPr>
          <w:trHeight w:hRule="exact" w:val="240"/>
        </w:trPr>
        <w:tc>
          <w:tcPr>
            <w:tcW w:w="1979" w:type="dxa"/>
            <w:tcBorders>
              <w:top w:val="single" w:sz="5" w:space="0" w:color="000000"/>
              <w:left w:val="single" w:sz="5" w:space="0" w:color="000000"/>
              <w:bottom w:val="single" w:sz="5" w:space="0" w:color="000000"/>
              <w:right w:val="single" w:sz="8" w:space="0" w:color="000000"/>
            </w:tcBorders>
            <w:shd w:val="clear" w:color="C0C0C0" w:fill="C0C0C0"/>
          </w:tcPr>
          <w:p w14:paraId="295EBA20" w14:textId="77777777" w:rsidR="00093540" w:rsidRDefault="00A045BC">
            <w:pPr>
              <w:spacing w:line="224" w:lineRule="exact"/>
              <w:ind w:left="1" w:right="-20"/>
              <w:rPr>
                <w:rFonts w:eastAsia="Arial" w:cs="Calibri"/>
                <w:sz w:val="20"/>
                <w:szCs w:val="20"/>
              </w:rPr>
            </w:pPr>
            <w:r>
              <w:rPr>
                <w:rFonts w:eastAsia="Arial" w:cs="Calibri"/>
                <w:b/>
                <w:bCs/>
                <w:spacing w:val="-1"/>
                <w:sz w:val="20"/>
                <w:szCs w:val="20"/>
              </w:rPr>
              <w:t>Abbreviation</w:t>
            </w:r>
          </w:p>
        </w:tc>
        <w:tc>
          <w:tcPr>
            <w:tcW w:w="8505" w:type="dxa"/>
            <w:tcBorders>
              <w:top w:val="single" w:sz="5" w:space="0" w:color="000000"/>
              <w:left w:val="single" w:sz="8" w:space="0" w:color="000000"/>
              <w:bottom w:val="single" w:sz="5" w:space="0" w:color="000000"/>
              <w:right w:val="single" w:sz="5" w:space="0" w:color="000000"/>
            </w:tcBorders>
            <w:shd w:val="clear" w:color="C0C0C0" w:fill="C0C0C0"/>
          </w:tcPr>
          <w:p w14:paraId="295EBA21" w14:textId="77777777" w:rsidR="00093540" w:rsidRDefault="00A045BC">
            <w:pPr>
              <w:spacing w:line="224" w:lineRule="exact"/>
              <w:ind w:left="100" w:right="-20"/>
              <w:rPr>
                <w:rFonts w:eastAsia="Arial" w:cs="Calibri"/>
                <w:sz w:val="20"/>
                <w:szCs w:val="20"/>
              </w:rPr>
            </w:pPr>
            <w:r>
              <w:rPr>
                <w:rFonts w:eastAsia="Arial" w:cs="Calibri"/>
                <w:b/>
                <w:bCs/>
                <w:sz w:val="20"/>
                <w:szCs w:val="20"/>
              </w:rPr>
              <w:t>Des</w:t>
            </w:r>
            <w:r>
              <w:rPr>
                <w:rFonts w:eastAsia="Arial" w:cs="Calibri"/>
                <w:b/>
                <w:bCs/>
                <w:spacing w:val="1"/>
                <w:sz w:val="20"/>
                <w:szCs w:val="20"/>
              </w:rPr>
              <w:t>c</w:t>
            </w:r>
            <w:r>
              <w:rPr>
                <w:rFonts w:eastAsia="Arial" w:cs="Calibri"/>
                <w:b/>
                <w:bCs/>
                <w:spacing w:val="-1"/>
                <w:sz w:val="20"/>
                <w:szCs w:val="20"/>
              </w:rPr>
              <w:t>r</w:t>
            </w:r>
            <w:r>
              <w:rPr>
                <w:rFonts w:eastAsia="Arial" w:cs="Calibri"/>
                <w:b/>
                <w:bCs/>
                <w:sz w:val="20"/>
                <w:szCs w:val="20"/>
              </w:rPr>
              <w:t>ip</w:t>
            </w:r>
            <w:r>
              <w:rPr>
                <w:rFonts w:eastAsia="Arial" w:cs="Calibri"/>
                <w:b/>
                <w:bCs/>
                <w:spacing w:val="1"/>
                <w:sz w:val="20"/>
                <w:szCs w:val="20"/>
              </w:rPr>
              <w:t>t</w:t>
            </w:r>
            <w:r>
              <w:rPr>
                <w:rFonts w:eastAsia="Arial" w:cs="Calibri"/>
                <w:b/>
                <w:bCs/>
                <w:sz w:val="20"/>
                <w:szCs w:val="20"/>
              </w:rPr>
              <w:t>ion</w:t>
            </w:r>
          </w:p>
        </w:tc>
      </w:tr>
      <w:tr w:rsidR="00093540" w14:paraId="295EBA25" w14:textId="77777777">
        <w:tc>
          <w:tcPr>
            <w:tcW w:w="1979" w:type="dxa"/>
            <w:tcBorders>
              <w:top w:val="single" w:sz="5" w:space="0" w:color="000000"/>
              <w:left w:val="single" w:sz="5" w:space="0" w:color="000000"/>
              <w:bottom w:val="single" w:sz="5" w:space="0" w:color="000000"/>
              <w:right w:val="single" w:sz="8" w:space="0" w:color="000000"/>
            </w:tcBorders>
          </w:tcPr>
          <w:p w14:paraId="295EBA23" w14:textId="77777777" w:rsidR="00093540" w:rsidRDefault="00A045BC">
            <w:pPr>
              <w:spacing w:line="226" w:lineRule="exact"/>
              <w:ind w:left="283" w:right="-20"/>
              <w:rPr>
                <w:rFonts w:eastAsia="Arial" w:cs="Calibri"/>
                <w:sz w:val="20"/>
                <w:szCs w:val="20"/>
                <w:lang w:val="nb-NO"/>
              </w:rPr>
            </w:pPr>
            <w:r>
              <w:rPr>
                <w:rFonts w:eastAsia="Arial" w:cs="Calibri"/>
                <w:sz w:val="20"/>
                <w:szCs w:val="20"/>
                <w:lang w:val="nb-NO"/>
              </w:rPr>
              <w:t>BII</w:t>
            </w:r>
          </w:p>
        </w:tc>
        <w:tc>
          <w:tcPr>
            <w:tcW w:w="8505" w:type="dxa"/>
            <w:tcBorders>
              <w:top w:val="single" w:sz="5" w:space="0" w:color="000000"/>
              <w:left w:val="single" w:sz="8" w:space="0" w:color="000000"/>
              <w:bottom w:val="single" w:sz="5" w:space="0" w:color="000000"/>
              <w:right w:val="single" w:sz="5" w:space="0" w:color="000000"/>
            </w:tcBorders>
          </w:tcPr>
          <w:p w14:paraId="295EBA24" w14:textId="77777777" w:rsidR="00093540" w:rsidRDefault="00A045BC">
            <w:pPr>
              <w:spacing w:line="226" w:lineRule="exact"/>
              <w:ind w:left="100" w:right="-20"/>
              <w:rPr>
                <w:rFonts w:eastAsia="Arial" w:cs="Calibri"/>
                <w:sz w:val="20"/>
                <w:szCs w:val="20"/>
              </w:rPr>
            </w:pPr>
            <w:r>
              <w:rPr>
                <w:rFonts w:eastAsia="Arial" w:cs="Calibri"/>
                <w:sz w:val="20"/>
                <w:szCs w:val="20"/>
              </w:rPr>
              <w:t>Business Interoperability Interface</w:t>
            </w:r>
          </w:p>
        </w:tc>
      </w:tr>
      <w:tr w:rsidR="00093540" w14:paraId="295EBA28" w14:textId="77777777">
        <w:tc>
          <w:tcPr>
            <w:tcW w:w="1979" w:type="dxa"/>
            <w:tcBorders>
              <w:top w:val="single" w:sz="5" w:space="0" w:color="000000"/>
              <w:left w:val="single" w:sz="5" w:space="0" w:color="000000"/>
              <w:bottom w:val="single" w:sz="5" w:space="0" w:color="000000"/>
              <w:right w:val="single" w:sz="8" w:space="0" w:color="000000"/>
            </w:tcBorders>
          </w:tcPr>
          <w:p w14:paraId="295EBA26" w14:textId="77777777" w:rsidR="00093540" w:rsidRDefault="00A045BC">
            <w:pPr>
              <w:spacing w:line="226" w:lineRule="exact"/>
              <w:ind w:left="283" w:right="-20"/>
              <w:rPr>
                <w:rFonts w:eastAsia="Arial" w:cs="Calibri"/>
                <w:sz w:val="20"/>
                <w:szCs w:val="20"/>
              </w:rPr>
            </w:pPr>
            <w:r>
              <w:rPr>
                <w:rFonts w:eastAsia="Arial" w:cs="Calibri"/>
                <w:sz w:val="20"/>
                <w:szCs w:val="20"/>
              </w:rPr>
              <w:t>BIS</w:t>
            </w:r>
          </w:p>
        </w:tc>
        <w:tc>
          <w:tcPr>
            <w:tcW w:w="8505" w:type="dxa"/>
            <w:tcBorders>
              <w:top w:val="single" w:sz="5" w:space="0" w:color="000000"/>
              <w:left w:val="single" w:sz="8" w:space="0" w:color="000000"/>
              <w:bottom w:val="single" w:sz="5" w:space="0" w:color="000000"/>
              <w:right w:val="single" w:sz="5" w:space="0" w:color="000000"/>
            </w:tcBorders>
          </w:tcPr>
          <w:p w14:paraId="295EBA27" w14:textId="77777777" w:rsidR="00093540" w:rsidRDefault="00A045BC">
            <w:pPr>
              <w:spacing w:line="226" w:lineRule="exact"/>
              <w:ind w:left="100" w:right="-20"/>
              <w:rPr>
                <w:rFonts w:eastAsia="Arial" w:cs="Calibri"/>
                <w:sz w:val="20"/>
                <w:szCs w:val="20"/>
              </w:rPr>
            </w:pPr>
            <w:r>
              <w:rPr>
                <w:sz w:val="20"/>
                <w:szCs w:val="20"/>
                <w:lang w:val="en-GB"/>
              </w:rPr>
              <w:t>Business Interoperability Specification</w:t>
            </w:r>
          </w:p>
        </w:tc>
      </w:tr>
      <w:tr w:rsidR="00093540" w14:paraId="295EBA2B" w14:textId="77777777">
        <w:trPr>
          <w:trHeight w:val="182"/>
        </w:trPr>
        <w:tc>
          <w:tcPr>
            <w:tcW w:w="1979" w:type="dxa"/>
            <w:tcBorders>
              <w:top w:val="single" w:sz="5" w:space="0" w:color="000000"/>
              <w:left w:val="single" w:sz="5" w:space="0" w:color="000000"/>
              <w:bottom w:val="single" w:sz="5" w:space="0" w:color="000000"/>
              <w:right w:val="single" w:sz="8" w:space="0" w:color="000000"/>
            </w:tcBorders>
          </w:tcPr>
          <w:p w14:paraId="295EBA29" w14:textId="77777777" w:rsidR="00093540" w:rsidRDefault="00A045BC">
            <w:pPr>
              <w:spacing w:line="226" w:lineRule="exact"/>
              <w:ind w:left="283" w:right="-20"/>
              <w:rPr>
                <w:rFonts w:eastAsia="Arial" w:cs="Calibri"/>
                <w:sz w:val="20"/>
                <w:szCs w:val="20"/>
              </w:rPr>
            </w:pPr>
            <w:proofErr w:type="spellStart"/>
            <w:r>
              <w:rPr>
                <w:rFonts w:eastAsia="Arial" w:cs="Calibri"/>
                <w:sz w:val="20"/>
                <w:szCs w:val="20"/>
              </w:rPr>
              <w:t>br</w:t>
            </w:r>
            <w:proofErr w:type="spellEnd"/>
          </w:p>
        </w:tc>
        <w:tc>
          <w:tcPr>
            <w:tcW w:w="8505" w:type="dxa"/>
            <w:tcBorders>
              <w:top w:val="single" w:sz="5" w:space="0" w:color="000000"/>
              <w:left w:val="single" w:sz="8" w:space="0" w:color="000000"/>
              <w:bottom w:val="single" w:sz="5" w:space="0" w:color="000000"/>
              <w:right w:val="single" w:sz="5" w:space="0" w:color="000000"/>
            </w:tcBorders>
          </w:tcPr>
          <w:p w14:paraId="295EBA2A" w14:textId="77777777" w:rsidR="00093540" w:rsidRDefault="00A045BC">
            <w:pPr>
              <w:spacing w:line="226" w:lineRule="exact"/>
              <w:ind w:left="100" w:right="-20"/>
              <w:rPr>
                <w:sz w:val="20"/>
                <w:szCs w:val="20"/>
              </w:rPr>
            </w:pPr>
            <w:r>
              <w:rPr>
                <w:sz w:val="20"/>
                <w:szCs w:val="20"/>
              </w:rPr>
              <w:t>Business rule</w:t>
            </w:r>
          </w:p>
        </w:tc>
      </w:tr>
      <w:tr w:rsidR="00093540" w14:paraId="295EBA2E" w14:textId="77777777">
        <w:trPr>
          <w:trHeight w:val="182"/>
        </w:trPr>
        <w:tc>
          <w:tcPr>
            <w:tcW w:w="1979" w:type="dxa"/>
            <w:tcBorders>
              <w:top w:val="single" w:sz="5" w:space="0" w:color="000000"/>
              <w:left w:val="single" w:sz="5" w:space="0" w:color="000000"/>
              <w:bottom w:val="single" w:sz="5" w:space="0" w:color="000000"/>
              <w:right w:val="single" w:sz="8" w:space="0" w:color="000000"/>
            </w:tcBorders>
          </w:tcPr>
          <w:p w14:paraId="295EBA2C" w14:textId="77777777" w:rsidR="00093540" w:rsidRDefault="00A045BC">
            <w:pPr>
              <w:spacing w:line="226" w:lineRule="exact"/>
              <w:ind w:left="283" w:right="-20"/>
              <w:rPr>
                <w:rFonts w:eastAsia="Arial" w:cs="Calibri"/>
                <w:sz w:val="20"/>
                <w:szCs w:val="20"/>
              </w:rPr>
            </w:pPr>
            <w:r>
              <w:rPr>
                <w:rFonts w:eastAsia="Arial" w:cs="Calibri"/>
                <w:sz w:val="20"/>
                <w:szCs w:val="20"/>
              </w:rPr>
              <w:t>CWA</w:t>
            </w:r>
          </w:p>
        </w:tc>
        <w:tc>
          <w:tcPr>
            <w:tcW w:w="8505" w:type="dxa"/>
            <w:tcBorders>
              <w:top w:val="single" w:sz="5" w:space="0" w:color="000000"/>
              <w:left w:val="single" w:sz="8" w:space="0" w:color="000000"/>
              <w:bottom w:val="single" w:sz="5" w:space="0" w:color="000000"/>
              <w:right w:val="single" w:sz="5" w:space="0" w:color="000000"/>
            </w:tcBorders>
          </w:tcPr>
          <w:p w14:paraId="295EBA2D" w14:textId="77777777" w:rsidR="00093540" w:rsidRDefault="00A045BC">
            <w:pPr>
              <w:spacing w:line="226" w:lineRule="exact"/>
              <w:ind w:left="100" w:right="-20"/>
              <w:rPr>
                <w:sz w:val="20"/>
                <w:szCs w:val="20"/>
              </w:rPr>
            </w:pPr>
            <w:r>
              <w:rPr>
                <w:sz w:val="20"/>
                <w:szCs w:val="20"/>
              </w:rPr>
              <w:t>CEN Workshop Agreement</w:t>
            </w:r>
          </w:p>
        </w:tc>
      </w:tr>
      <w:tr w:rsidR="00093540" w14:paraId="295EBA31" w14:textId="77777777">
        <w:tc>
          <w:tcPr>
            <w:tcW w:w="1979" w:type="dxa"/>
            <w:tcBorders>
              <w:top w:val="single" w:sz="5" w:space="0" w:color="000000"/>
              <w:left w:val="single" w:sz="5" w:space="0" w:color="000000"/>
              <w:bottom w:val="single" w:sz="5" w:space="0" w:color="000000"/>
              <w:right w:val="single" w:sz="8" w:space="0" w:color="000000"/>
            </w:tcBorders>
          </w:tcPr>
          <w:p w14:paraId="295EBA2F" w14:textId="77777777" w:rsidR="00093540" w:rsidRDefault="00A045BC">
            <w:pPr>
              <w:spacing w:line="226" w:lineRule="exact"/>
              <w:ind w:left="283" w:right="-20"/>
              <w:rPr>
                <w:rFonts w:eastAsia="Arial" w:cs="Calibri"/>
                <w:sz w:val="20"/>
                <w:szCs w:val="20"/>
              </w:rPr>
            </w:pPr>
            <w:r>
              <w:rPr>
                <w:rFonts w:eastAsia="Arial" w:cs="Calibri"/>
                <w:sz w:val="20"/>
                <w:szCs w:val="20"/>
              </w:rPr>
              <w:t>CEN WS/BII3</w:t>
            </w:r>
          </w:p>
        </w:tc>
        <w:tc>
          <w:tcPr>
            <w:tcW w:w="8505" w:type="dxa"/>
            <w:tcBorders>
              <w:top w:val="single" w:sz="5" w:space="0" w:color="000000"/>
              <w:left w:val="single" w:sz="8" w:space="0" w:color="000000"/>
              <w:bottom w:val="single" w:sz="5" w:space="0" w:color="000000"/>
              <w:right w:val="single" w:sz="5" w:space="0" w:color="000000"/>
            </w:tcBorders>
          </w:tcPr>
          <w:p w14:paraId="295EBA30" w14:textId="77777777" w:rsidR="00093540" w:rsidRDefault="00A045BC">
            <w:pPr>
              <w:spacing w:line="226" w:lineRule="exact"/>
              <w:ind w:left="100" w:right="-20"/>
              <w:rPr>
                <w:rFonts w:eastAsia="Arial" w:cs="Calibri"/>
                <w:sz w:val="20"/>
                <w:szCs w:val="20"/>
              </w:rPr>
            </w:pPr>
            <w:r>
              <w:rPr>
                <w:rFonts w:eastAsia="Arial" w:cs="Calibri"/>
                <w:sz w:val="20"/>
                <w:szCs w:val="20"/>
              </w:rPr>
              <w:t>CEN Workshop on Business Interoperability Interfaces for Public Procurement in Europe</w:t>
            </w:r>
          </w:p>
        </w:tc>
      </w:tr>
      <w:tr w:rsidR="00093540" w14:paraId="295EBA34" w14:textId="77777777">
        <w:tc>
          <w:tcPr>
            <w:tcW w:w="1979" w:type="dxa"/>
            <w:tcBorders>
              <w:top w:val="single" w:sz="5" w:space="0" w:color="000000"/>
              <w:left w:val="single" w:sz="5" w:space="0" w:color="000000"/>
              <w:bottom w:val="single" w:sz="5" w:space="0" w:color="000000"/>
              <w:right w:val="single" w:sz="8" w:space="0" w:color="000000"/>
            </w:tcBorders>
          </w:tcPr>
          <w:p w14:paraId="295EBA32" w14:textId="77777777" w:rsidR="00093540" w:rsidRDefault="00A045BC">
            <w:pPr>
              <w:spacing w:line="226" w:lineRule="exact"/>
              <w:ind w:left="283" w:right="-20"/>
              <w:rPr>
                <w:rFonts w:eastAsia="Arial" w:cs="Calibri"/>
                <w:sz w:val="20"/>
                <w:szCs w:val="20"/>
              </w:rPr>
            </w:pPr>
            <w:r>
              <w:rPr>
                <w:rFonts w:eastAsia="Arial" w:cs="Calibri"/>
                <w:sz w:val="20"/>
                <w:szCs w:val="20"/>
              </w:rPr>
              <w:t>CAN</w:t>
            </w:r>
          </w:p>
        </w:tc>
        <w:tc>
          <w:tcPr>
            <w:tcW w:w="8505" w:type="dxa"/>
            <w:tcBorders>
              <w:top w:val="single" w:sz="5" w:space="0" w:color="000000"/>
              <w:left w:val="single" w:sz="8" w:space="0" w:color="000000"/>
              <w:bottom w:val="single" w:sz="5" w:space="0" w:color="000000"/>
              <w:right w:val="single" w:sz="5" w:space="0" w:color="000000"/>
            </w:tcBorders>
          </w:tcPr>
          <w:p w14:paraId="295EBA33" w14:textId="77777777" w:rsidR="00093540" w:rsidRDefault="00A045BC">
            <w:pPr>
              <w:spacing w:line="226" w:lineRule="exact"/>
              <w:ind w:left="100" w:right="-20"/>
              <w:rPr>
                <w:rFonts w:eastAsia="Arial" w:cs="Calibri"/>
                <w:sz w:val="20"/>
                <w:szCs w:val="20"/>
              </w:rPr>
            </w:pPr>
            <w:r>
              <w:rPr>
                <w:rFonts w:eastAsia="Arial" w:cs="Calibri"/>
                <w:sz w:val="20"/>
                <w:szCs w:val="20"/>
              </w:rPr>
              <w:t>Contract Award Notice</w:t>
            </w:r>
          </w:p>
        </w:tc>
      </w:tr>
      <w:tr w:rsidR="00093540" w14:paraId="295EBA37" w14:textId="77777777">
        <w:tc>
          <w:tcPr>
            <w:tcW w:w="1979" w:type="dxa"/>
            <w:tcBorders>
              <w:top w:val="single" w:sz="5" w:space="0" w:color="000000"/>
              <w:left w:val="single" w:sz="5" w:space="0" w:color="000000"/>
              <w:bottom w:val="single" w:sz="5" w:space="0" w:color="000000"/>
              <w:right w:val="single" w:sz="8" w:space="0" w:color="000000"/>
            </w:tcBorders>
          </w:tcPr>
          <w:p w14:paraId="295EBA35" w14:textId="77777777" w:rsidR="00093540" w:rsidRDefault="00A045BC">
            <w:pPr>
              <w:spacing w:line="226" w:lineRule="exact"/>
              <w:ind w:left="283" w:right="-20"/>
              <w:rPr>
                <w:rFonts w:eastAsia="Arial" w:cs="Calibri"/>
                <w:sz w:val="20"/>
                <w:szCs w:val="20"/>
              </w:rPr>
            </w:pPr>
            <w:r>
              <w:rPr>
                <w:rFonts w:eastAsia="Arial" w:cs="Calibri"/>
                <w:sz w:val="20"/>
                <w:szCs w:val="20"/>
              </w:rPr>
              <w:t>CN</w:t>
            </w:r>
          </w:p>
        </w:tc>
        <w:tc>
          <w:tcPr>
            <w:tcW w:w="8505" w:type="dxa"/>
            <w:tcBorders>
              <w:top w:val="single" w:sz="5" w:space="0" w:color="000000"/>
              <w:left w:val="single" w:sz="8" w:space="0" w:color="000000"/>
              <w:bottom w:val="single" w:sz="5" w:space="0" w:color="000000"/>
              <w:right w:val="single" w:sz="5" w:space="0" w:color="000000"/>
            </w:tcBorders>
          </w:tcPr>
          <w:p w14:paraId="295EBA36" w14:textId="77777777" w:rsidR="00093540" w:rsidRDefault="00A045BC">
            <w:pPr>
              <w:spacing w:line="226" w:lineRule="exact"/>
              <w:ind w:left="100" w:right="-20"/>
              <w:rPr>
                <w:rFonts w:eastAsia="Arial" w:cs="Calibri"/>
                <w:sz w:val="20"/>
                <w:szCs w:val="20"/>
              </w:rPr>
            </w:pPr>
            <w:r>
              <w:rPr>
                <w:rFonts w:eastAsia="Arial" w:cs="Calibri"/>
                <w:sz w:val="20"/>
                <w:szCs w:val="20"/>
              </w:rPr>
              <w:t>Contract Notice</w:t>
            </w:r>
          </w:p>
        </w:tc>
      </w:tr>
      <w:tr w:rsidR="00093540" w14:paraId="295EBA3A" w14:textId="77777777">
        <w:tc>
          <w:tcPr>
            <w:tcW w:w="1979" w:type="dxa"/>
            <w:tcBorders>
              <w:top w:val="single" w:sz="5" w:space="0" w:color="000000"/>
              <w:left w:val="single" w:sz="5" w:space="0" w:color="000000"/>
              <w:bottom w:val="single" w:sz="5" w:space="0" w:color="000000"/>
              <w:right w:val="single" w:sz="8" w:space="0" w:color="000000"/>
            </w:tcBorders>
          </w:tcPr>
          <w:p w14:paraId="295EBA38" w14:textId="01D0CFF0" w:rsidR="00093540" w:rsidRDefault="00A045BC">
            <w:pPr>
              <w:spacing w:line="226" w:lineRule="exact"/>
              <w:ind w:left="283" w:right="-20"/>
              <w:rPr>
                <w:rFonts w:eastAsia="Arial" w:cs="Calibri"/>
                <w:sz w:val="20"/>
                <w:szCs w:val="20"/>
              </w:rPr>
            </w:pPr>
            <w:r>
              <w:rPr>
                <w:rFonts w:eastAsia="Arial" w:cs="Calibri"/>
                <w:sz w:val="20"/>
                <w:szCs w:val="20"/>
              </w:rPr>
              <w:t>CA</w:t>
            </w:r>
          </w:p>
        </w:tc>
        <w:tc>
          <w:tcPr>
            <w:tcW w:w="8505" w:type="dxa"/>
            <w:tcBorders>
              <w:top w:val="single" w:sz="5" w:space="0" w:color="000000"/>
              <w:left w:val="single" w:sz="8" w:space="0" w:color="000000"/>
              <w:bottom w:val="single" w:sz="5" w:space="0" w:color="000000"/>
              <w:right w:val="single" w:sz="5" w:space="0" w:color="000000"/>
            </w:tcBorders>
          </w:tcPr>
          <w:p w14:paraId="295EBA39" w14:textId="77777777" w:rsidR="00093540" w:rsidRDefault="00A045BC">
            <w:pPr>
              <w:spacing w:line="226" w:lineRule="exact"/>
              <w:ind w:left="100" w:right="-20"/>
              <w:rPr>
                <w:rFonts w:eastAsia="Arial" w:cs="Calibri"/>
                <w:sz w:val="20"/>
                <w:szCs w:val="20"/>
              </w:rPr>
            </w:pPr>
            <w:r>
              <w:rPr>
                <w:rFonts w:eastAsia="Arial" w:cs="Calibri"/>
                <w:sz w:val="20"/>
                <w:szCs w:val="20"/>
              </w:rPr>
              <w:t>Contracting Authority</w:t>
            </w:r>
          </w:p>
        </w:tc>
      </w:tr>
      <w:tr w:rsidR="001D28B1" w14:paraId="2D33F924" w14:textId="77777777">
        <w:tc>
          <w:tcPr>
            <w:tcW w:w="1979" w:type="dxa"/>
            <w:tcBorders>
              <w:top w:val="single" w:sz="5" w:space="0" w:color="000000"/>
              <w:left w:val="single" w:sz="5" w:space="0" w:color="000000"/>
              <w:bottom w:val="single" w:sz="5" w:space="0" w:color="000000"/>
              <w:right w:val="single" w:sz="8" w:space="0" w:color="000000"/>
            </w:tcBorders>
          </w:tcPr>
          <w:p w14:paraId="6DCD2693" w14:textId="795ED66F" w:rsidR="001D28B1" w:rsidRDefault="001D28B1">
            <w:pPr>
              <w:spacing w:line="226" w:lineRule="exact"/>
              <w:ind w:left="283" w:right="-20"/>
              <w:rPr>
                <w:rFonts w:eastAsia="Arial" w:cs="Calibri"/>
                <w:sz w:val="20"/>
                <w:szCs w:val="20"/>
              </w:rPr>
            </w:pPr>
            <w:r>
              <w:rPr>
                <w:rFonts w:eastAsia="Arial" w:cs="Calibri"/>
                <w:sz w:val="20"/>
                <w:szCs w:val="20"/>
              </w:rPr>
              <w:t>CPN</w:t>
            </w:r>
          </w:p>
        </w:tc>
        <w:tc>
          <w:tcPr>
            <w:tcW w:w="8505" w:type="dxa"/>
            <w:tcBorders>
              <w:top w:val="single" w:sz="5" w:space="0" w:color="000000"/>
              <w:left w:val="single" w:sz="8" w:space="0" w:color="000000"/>
              <w:bottom w:val="single" w:sz="5" w:space="0" w:color="000000"/>
              <w:right w:val="single" w:sz="5" w:space="0" w:color="000000"/>
            </w:tcBorders>
          </w:tcPr>
          <w:p w14:paraId="724DC964" w14:textId="00CB27AD" w:rsidR="001D28B1" w:rsidRDefault="001D28B1">
            <w:pPr>
              <w:spacing w:line="226" w:lineRule="exact"/>
              <w:ind w:left="100" w:right="-20"/>
              <w:rPr>
                <w:rFonts w:eastAsia="Arial" w:cs="Calibri"/>
                <w:sz w:val="20"/>
                <w:szCs w:val="20"/>
              </w:rPr>
            </w:pPr>
            <w:r>
              <w:rPr>
                <w:rFonts w:eastAsia="Arial" w:cs="Calibri"/>
                <w:sz w:val="20"/>
                <w:szCs w:val="20"/>
              </w:rPr>
              <w:t>Competitive Procedure with Negotiations</w:t>
            </w:r>
          </w:p>
        </w:tc>
      </w:tr>
      <w:tr w:rsidR="00093540" w14:paraId="295EBA3D" w14:textId="77777777">
        <w:tc>
          <w:tcPr>
            <w:tcW w:w="1979" w:type="dxa"/>
            <w:tcBorders>
              <w:top w:val="single" w:sz="5" w:space="0" w:color="000000"/>
              <w:left w:val="single" w:sz="5" w:space="0" w:color="000000"/>
              <w:bottom w:val="single" w:sz="5" w:space="0" w:color="000000"/>
              <w:right w:val="single" w:sz="8" w:space="0" w:color="000000"/>
            </w:tcBorders>
          </w:tcPr>
          <w:p w14:paraId="295EBA3B" w14:textId="42C5DB44" w:rsidR="00093540" w:rsidRDefault="00A045BC">
            <w:pPr>
              <w:spacing w:line="226" w:lineRule="exact"/>
              <w:ind w:left="283" w:right="-20"/>
              <w:rPr>
                <w:rFonts w:eastAsia="Arial" w:cs="Calibri"/>
                <w:sz w:val="20"/>
                <w:szCs w:val="20"/>
              </w:rPr>
            </w:pPr>
            <w:r>
              <w:rPr>
                <w:rFonts w:eastAsia="Arial" w:cs="Calibri"/>
                <w:sz w:val="20"/>
                <w:szCs w:val="20"/>
              </w:rPr>
              <w:t>EO</w:t>
            </w:r>
          </w:p>
        </w:tc>
        <w:tc>
          <w:tcPr>
            <w:tcW w:w="8505" w:type="dxa"/>
            <w:tcBorders>
              <w:top w:val="single" w:sz="5" w:space="0" w:color="000000"/>
              <w:left w:val="single" w:sz="8" w:space="0" w:color="000000"/>
              <w:bottom w:val="single" w:sz="5" w:space="0" w:color="000000"/>
              <w:right w:val="single" w:sz="5" w:space="0" w:color="000000"/>
            </w:tcBorders>
          </w:tcPr>
          <w:p w14:paraId="295EBA3C" w14:textId="77777777" w:rsidR="00093540" w:rsidRDefault="00A045BC">
            <w:pPr>
              <w:spacing w:line="226" w:lineRule="exact"/>
              <w:ind w:left="100" w:right="-20"/>
              <w:rPr>
                <w:rFonts w:eastAsia="Arial" w:cs="Calibri"/>
                <w:sz w:val="20"/>
                <w:szCs w:val="20"/>
              </w:rPr>
            </w:pPr>
            <w:r>
              <w:rPr>
                <w:rFonts w:eastAsia="Arial" w:cs="Calibri"/>
                <w:sz w:val="20"/>
                <w:szCs w:val="20"/>
              </w:rPr>
              <w:t>Economic operator</w:t>
            </w:r>
          </w:p>
        </w:tc>
      </w:tr>
      <w:tr w:rsidR="00093540" w14:paraId="295EBA40" w14:textId="77777777">
        <w:trPr>
          <w:trHeight w:val="266"/>
        </w:trPr>
        <w:tc>
          <w:tcPr>
            <w:tcW w:w="1979" w:type="dxa"/>
            <w:tcBorders>
              <w:top w:val="single" w:sz="5" w:space="0" w:color="000000"/>
              <w:left w:val="single" w:sz="5" w:space="0" w:color="000000"/>
              <w:bottom w:val="single" w:sz="5" w:space="0" w:color="000000"/>
              <w:right w:val="single" w:sz="8" w:space="0" w:color="000000"/>
            </w:tcBorders>
          </w:tcPr>
          <w:p w14:paraId="295EBA3E" w14:textId="77777777" w:rsidR="00093540" w:rsidRDefault="00A045BC">
            <w:pPr>
              <w:spacing w:line="226" w:lineRule="exact"/>
              <w:ind w:left="283" w:right="-20"/>
              <w:rPr>
                <w:rFonts w:eastAsia="Arial" w:cs="Calibri"/>
                <w:sz w:val="20"/>
                <w:szCs w:val="20"/>
              </w:rPr>
            </w:pPr>
            <w:r>
              <w:rPr>
                <w:rFonts w:eastAsia="Arial" w:cs="Calibri"/>
                <w:sz w:val="20"/>
                <w:szCs w:val="20"/>
              </w:rPr>
              <w:t>CEN</w:t>
            </w:r>
          </w:p>
        </w:tc>
        <w:tc>
          <w:tcPr>
            <w:tcW w:w="8505" w:type="dxa"/>
            <w:tcBorders>
              <w:top w:val="single" w:sz="5" w:space="0" w:color="000000"/>
              <w:left w:val="single" w:sz="8" w:space="0" w:color="000000"/>
              <w:bottom w:val="single" w:sz="5" w:space="0" w:color="000000"/>
              <w:right w:val="single" w:sz="5" w:space="0" w:color="000000"/>
            </w:tcBorders>
          </w:tcPr>
          <w:p w14:paraId="295EBA3F" w14:textId="77777777" w:rsidR="00093540" w:rsidRDefault="00A045BC">
            <w:pPr>
              <w:spacing w:line="226" w:lineRule="exact"/>
              <w:ind w:left="100" w:right="-20"/>
              <w:rPr>
                <w:rFonts w:eastAsia="Arial" w:cs="Calibri"/>
                <w:sz w:val="20"/>
                <w:szCs w:val="20"/>
              </w:rPr>
            </w:pPr>
            <w:r>
              <w:rPr>
                <w:sz w:val="20"/>
                <w:szCs w:val="20"/>
                <w:lang w:val="en-GB"/>
              </w:rPr>
              <w:t>European Committee for Standardisation</w:t>
            </w:r>
          </w:p>
        </w:tc>
      </w:tr>
      <w:tr w:rsidR="00093540" w14:paraId="295EBA43" w14:textId="77777777">
        <w:trPr>
          <w:trHeight w:val="158"/>
        </w:trPr>
        <w:tc>
          <w:tcPr>
            <w:tcW w:w="1979" w:type="dxa"/>
            <w:tcBorders>
              <w:top w:val="single" w:sz="5" w:space="0" w:color="000000"/>
              <w:left w:val="single" w:sz="5" w:space="0" w:color="000000"/>
              <w:bottom w:val="single" w:sz="5" w:space="0" w:color="000000"/>
              <w:right w:val="single" w:sz="8" w:space="0" w:color="000000"/>
            </w:tcBorders>
          </w:tcPr>
          <w:p w14:paraId="295EBA41" w14:textId="77777777" w:rsidR="00093540" w:rsidRDefault="00A045BC">
            <w:pPr>
              <w:spacing w:line="226" w:lineRule="exact"/>
              <w:ind w:left="283" w:right="-20"/>
              <w:rPr>
                <w:rFonts w:eastAsia="Arial" w:cs="Calibri"/>
                <w:sz w:val="20"/>
                <w:szCs w:val="20"/>
              </w:rPr>
            </w:pPr>
            <w:r>
              <w:rPr>
                <w:rFonts w:eastAsia="Arial" w:cs="Calibri"/>
                <w:sz w:val="20"/>
                <w:szCs w:val="20"/>
              </w:rPr>
              <w:t>ESPD</w:t>
            </w:r>
          </w:p>
        </w:tc>
        <w:tc>
          <w:tcPr>
            <w:tcW w:w="8505" w:type="dxa"/>
            <w:tcBorders>
              <w:top w:val="single" w:sz="5" w:space="0" w:color="000000"/>
              <w:left w:val="single" w:sz="8" w:space="0" w:color="000000"/>
              <w:bottom w:val="single" w:sz="5" w:space="0" w:color="000000"/>
              <w:right w:val="single" w:sz="5" w:space="0" w:color="000000"/>
            </w:tcBorders>
          </w:tcPr>
          <w:p w14:paraId="295EBA42" w14:textId="77777777" w:rsidR="00093540" w:rsidRDefault="00A045BC">
            <w:pPr>
              <w:spacing w:line="226" w:lineRule="exact"/>
              <w:ind w:left="100" w:right="-20"/>
              <w:rPr>
                <w:rFonts w:eastAsia="Arial" w:cs="Calibri"/>
                <w:sz w:val="20"/>
                <w:szCs w:val="20"/>
              </w:rPr>
            </w:pPr>
            <w:r>
              <w:rPr>
                <w:rFonts w:eastAsia="Arial" w:cs="Calibri"/>
                <w:sz w:val="20"/>
                <w:szCs w:val="20"/>
              </w:rPr>
              <w:t>European Single Procurement Document</w:t>
            </w:r>
          </w:p>
        </w:tc>
      </w:tr>
      <w:tr w:rsidR="00093540" w14:paraId="295EBA46" w14:textId="77777777">
        <w:tc>
          <w:tcPr>
            <w:tcW w:w="1979" w:type="dxa"/>
            <w:tcBorders>
              <w:top w:val="single" w:sz="5" w:space="0" w:color="000000"/>
              <w:left w:val="single" w:sz="5" w:space="0" w:color="000000"/>
              <w:bottom w:val="single" w:sz="5" w:space="0" w:color="000000"/>
              <w:right w:val="single" w:sz="8" w:space="0" w:color="000000"/>
            </w:tcBorders>
          </w:tcPr>
          <w:p w14:paraId="295EBA44" w14:textId="77777777" w:rsidR="00093540" w:rsidRDefault="00A045BC">
            <w:pPr>
              <w:spacing w:line="226" w:lineRule="exact"/>
              <w:ind w:left="283" w:right="-20"/>
              <w:rPr>
                <w:rFonts w:eastAsia="Arial" w:cs="Calibri"/>
                <w:sz w:val="20"/>
                <w:szCs w:val="20"/>
              </w:rPr>
            </w:pPr>
            <w:r>
              <w:rPr>
                <w:rFonts w:eastAsia="Arial" w:cs="Calibri"/>
                <w:sz w:val="20"/>
                <w:szCs w:val="20"/>
              </w:rPr>
              <w:t>Peppol</w:t>
            </w:r>
          </w:p>
        </w:tc>
        <w:tc>
          <w:tcPr>
            <w:tcW w:w="8505" w:type="dxa"/>
            <w:tcBorders>
              <w:top w:val="single" w:sz="5" w:space="0" w:color="000000"/>
              <w:left w:val="single" w:sz="8" w:space="0" w:color="000000"/>
              <w:bottom w:val="single" w:sz="5" w:space="0" w:color="000000"/>
              <w:right w:val="single" w:sz="5" w:space="0" w:color="000000"/>
            </w:tcBorders>
          </w:tcPr>
          <w:p w14:paraId="295EBA45" w14:textId="77777777" w:rsidR="00093540" w:rsidRDefault="00A045BC">
            <w:pPr>
              <w:spacing w:line="226" w:lineRule="exact"/>
              <w:ind w:left="100" w:right="-20"/>
              <w:rPr>
                <w:rFonts w:eastAsia="Arial" w:cs="Calibri"/>
                <w:sz w:val="20"/>
                <w:szCs w:val="20"/>
              </w:rPr>
            </w:pPr>
            <w:r>
              <w:rPr>
                <w:rFonts w:eastAsia="Arial" w:cs="Calibri"/>
                <w:sz w:val="20"/>
                <w:szCs w:val="20"/>
              </w:rPr>
              <w:t>Pan-European Public Procurement Online</w:t>
            </w:r>
          </w:p>
        </w:tc>
      </w:tr>
      <w:tr w:rsidR="00093540" w14:paraId="295EBA49" w14:textId="77777777">
        <w:tc>
          <w:tcPr>
            <w:tcW w:w="1979" w:type="dxa"/>
            <w:tcBorders>
              <w:top w:val="single" w:sz="5" w:space="0" w:color="000000"/>
              <w:left w:val="single" w:sz="5" w:space="0" w:color="000000"/>
              <w:bottom w:val="single" w:sz="5" w:space="0" w:color="000000"/>
              <w:right w:val="single" w:sz="8" w:space="0" w:color="000000"/>
            </w:tcBorders>
          </w:tcPr>
          <w:p w14:paraId="295EBA47" w14:textId="77777777" w:rsidR="00093540" w:rsidRDefault="00A045BC">
            <w:pPr>
              <w:spacing w:line="226" w:lineRule="exact"/>
              <w:ind w:left="283" w:right="-20"/>
              <w:rPr>
                <w:rFonts w:eastAsia="Arial" w:cs="Calibri"/>
                <w:sz w:val="20"/>
                <w:szCs w:val="20"/>
              </w:rPr>
            </w:pPr>
            <w:r>
              <w:rPr>
                <w:rFonts w:eastAsia="Arial" w:cs="Calibri"/>
                <w:sz w:val="20"/>
                <w:szCs w:val="20"/>
              </w:rPr>
              <w:t>PIN</w:t>
            </w:r>
          </w:p>
        </w:tc>
        <w:tc>
          <w:tcPr>
            <w:tcW w:w="8505" w:type="dxa"/>
            <w:tcBorders>
              <w:top w:val="single" w:sz="5" w:space="0" w:color="000000"/>
              <w:left w:val="single" w:sz="8" w:space="0" w:color="000000"/>
              <w:bottom w:val="single" w:sz="5" w:space="0" w:color="000000"/>
              <w:right w:val="single" w:sz="5" w:space="0" w:color="000000"/>
            </w:tcBorders>
          </w:tcPr>
          <w:p w14:paraId="295EBA48" w14:textId="77777777" w:rsidR="00093540" w:rsidRDefault="00A045BC">
            <w:pPr>
              <w:spacing w:line="226" w:lineRule="exact"/>
              <w:ind w:left="100" w:right="-20"/>
              <w:rPr>
                <w:rFonts w:eastAsia="Arial" w:cs="Calibri"/>
                <w:sz w:val="20"/>
                <w:szCs w:val="20"/>
              </w:rPr>
            </w:pPr>
            <w:r>
              <w:rPr>
                <w:rFonts w:eastAsia="Arial" w:cs="Calibri"/>
                <w:sz w:val="20"/>
                <w:szCs w:val="20"/>
              </w:rPr>
              <w:t>Prior Information Notice</w:t>
            </w:r>
          </w:p>
        </w:tc>
      </w:tr>
      <w:tr w:rsidR="00093540" w14:paraId="295EBA4C" w14:textId="77777777">
        <w:tc>
          <w:tcPr>
            <w:tcW w:w="1979" w:type="dxa"/>
            <w:tcBorders>
              <w:top w:val="single" w:sz="5" w:space="0" w:color="000000"/>
              <w:left w:val="single" w:sz="5" w:space="0" w:color="000000"/>
              <w:bottom w:val="single" w:sz="5" w:space="0" w:color="000000"/>
              <w:right w:val="single" w:sz="8" w:space="0" w:color="000000"/>
            </w:tcBorders>
          </w:tcPr>
          <w:p w14:paraId="295EBA4A" w14:textId="77777777" w:rsidR="00093540" w:rsidRDefault="00A045BC">
            <w:pPr>
              <w:spacing w:line="226" w:lineRule="exact"/>
              <w:ind w:left="283" w:right="-20"/>
              <w:rPr>
                <w:rFonts w:eastAsia="Arial" w:cs="Calibri"/>
                <w:sz w:val="20"/>
                <w:szCs w:val="20"/>
              </w:rPr>
            </w:pPr>
            <w:r>
              <w:rPr>
                <w:rFonts w:eastAsia="Arial" w:cs="Calibri"/>
                <w:sz w:val="20"/>
                <w:szCs w:val="20"/>
              </w:rPr>
              <w:t>P</w:t>
            </w:r>
          </w:p>
        </w:tc>
        <w:tc>
          <w:tcPr>
            <w:tcW w:w="8505" w:type="dxa"/>
            <w:tcBorders>
              <w:top w:val="single" w:sz="5" w:space="0" w:color="000000"/>
              <w:left w:val="single" w:sz="8" w:space="0" w:color="000000"/>
              <w:bottom w:val="single" w:sz="5" w:space="0" w:color="000000"/>
              <w:right w:val="single" w:sz="5" w:space="0" w:color="000000"/>
            </w:tcBorders>
          </w:tcPr>
          <w:p w14:paraId="295EBA4B" w14:textId="77777777" w:rsidR="00093540" w:rsidRDefault="00A045BC">
            <w:pPr>
              <w:spacing w:line="226" w:lineRule="exact"/>
              <w:ind w:left="100" w:right="-20"/>
              <w:rPr>
                <w:rFonts w:eastAsia="Arial" w:cs="Calibri"/>
                <w:sz w:val="20"/>
                <w:szCs w:val="20"/>
              </w:rPr>
            </w:pPr>
            <w:r>
              <w:rPr>
                <w:rFonts w:eastAsia="Arial" w:cs="Calibri"/>
                <w:sz w:val="20"/>
                <w:szCs w:val="20"/>
              </w:rPr>
              <w:t xml:space="preserve">Profile </w:t>
            </w:r>
          </w:p>
        </w:tc>
      </w:tr>
      <w:tr w:rsidR="00093540" w14:paraId="295EBA4F" w14:textId="77777777">
        <w:tc>
          <w:tcPr>
            <w:tcW w:w="1979" w:type="dxa"/>
            <w:tcBorders>
              <w:top w:val="single" w:sz="5" w:space="0" w:color="000000"/>
              <w:left w:val="single" w:sz="5" w:space="0" w:color="000000"/>
              <w:bottom w:val="single" w:sz="5" w:space="0" w:color="000000"/>
              <w:right w:val="single" w:sz="8" w:space="0" w:color="000000"/>
            </w:tcBorders>
          </w:tcPr>
          <w:p w14:paraId="295EBA4D" w14:textId="77777777" w:rsidR="00093540" w:rsidRDefault="00A045BC">
            <w:pPr>
              <w:spacing w:line="226" w:lineRule="exact"/>
              <w:ind w:left="283" w:right="-20"/>
              <w:rPr>
                <w:rFonts w:eastAsia="Arial" w:cs="Calibri"/>
                <w:sz w:val="20"/>
                <w:szCs w:val="20"/>
              </w:rPr>
            </w:pPr>
            <w:r>
              <w:rPr>
                <w:rFonts w:eastAsia="Arial" w:cs="Calibri"/>
                <w:sz w:val="20"/>
                <w:szCs w:val="20"/>
              </w:rPr>
              <w:t>PB</w:t>
            </w:r>
          </w:p>
        </w:tc>
        <w:tc>
          <w:tcPr>
            <w:tcW w:w="8505" w:type="dxa"/>
            <w:tcBorders>
              <w:top w:val="single" w:sz="5" w:space="0" w:color="000000"/>
              <w:left w:val="single" w:sz="8" w:space="0" w:color="000000"/>
              <w:bottom w:val="single" w:sz="5" w:space="0" w:color="000000"/>
              <w:right w:val="single" w:sz="5" w:space="0" w:color="000000"/>
            </w:tcBorders>
          </w:tcPr>
          <w:p w14:paraId="295EBA4E" w14:textId="77777777" w:rsidR="00093540" w:rsidRDefault="00A045BC">
            <w:pPr>
              <w:spacing w:line="226" w:lineRule="exact"/>
              <w:ind w:left="100" w:right="-20"/>
              <w:rPr>
                <w:rFonts w:eastAsia="Arial" w:cs="Calibri"/>
                <w:sz w:val="20"/>
                <w:szCs w:val="20"/>
              </w:rPr>
            </w:pPr>
            <w:r>
              <w:rPr>
                <w:rFonts w:eastAsia="Arial" w:cs="Calibri"/>
                <w:sz w:val="20"/>
                <w:szCs w:val="20"/>
              </w:rPr>
              <w:t>Publication Body</w:t>
            </w:r>
          </w:p>
        </w:tc>
      </w:tr>
      <w:tr w:rsidR="00093540" w14:paraId="295EBA52" w14:textId="77777777">
        <w:tc>
          <w:tcPr>
            <w:tcW w:w="1979" w:type="dxa"/>
            <w:tcBorders>
              <w:top w:val="single" w:sz="5" w:space="0" w:color="000000"/>
              <w:left w:val="single" w:sz="5" w:space="0" w:color="000000"/>
              <w:bottom w:val="single" w:sz="5" w:space="0" w:color="000000"/>
              <w:right w:val="single" w:sz="8" w:space="0" w:color="000000"/>
            </w:tcBorders>
          </w:tcPr>
          <w:p w14:paraId="295EBA50" w14:textId="77777777" w:rsidR="00093540" w:rsidRDefault="00A045BC">
            <w:pPr>
              <w:spacing w:line="226" w:lineRule="exact"/>
              <w:ind w:left="283" w:right="-20"/>
              <w:rPr>
                <w:rFonts w:eastAsia="Arial" w:cs="Calibri"/>
                <w:sz w:val="20"/>
                <w:szCs w:val="20"/>
              </w:rPr>
            </w:pPr>
            <w:r>
              <w:rPr>
                <w:rFonts w:eastAsia="Arial" w:cs="Calibri"/>
                <w:sz w:val="20"/>
                <w:szCs w:val="20"/>
              </w:rPr>
              <w:t>SME</w:t>
            </w:r>
          </w:p>
        </w:tc>
        <w:tc>
          <w:tcPr>
            <w:tcW w:w="8505" w:type="dxa"/>
            <w:tcBorders>
              <w:top w:val="single" w:sz="5" w:space="0" w:color="000000"/>
              <w:left w:val="single" w:sz="8" w:space="0" w:color="000000"/>
              <w:bottom w:val="single" w:sz="5" w:space="0" w:color="000000"/>
              <w:right w:val="single" w:sz="5" w:space="0" w:color="000000"/>
            </w:tcBorders>
          </w:tcPr>
          <w:p w14:paraId="295EBA51" w14:textId="77777777" w:rsidR="00093540" w:rsidRDefault="00A045BC">
            <w:pPr>
              <w:spacing w:line="226" w:lineRule="exact"/>
              <w:ind w:left="100" w:right="-20"/>
              <w:rPr>
                <w:rFonts w:eastAsia="Arial" w:cs="Calibri"/>
                <w:sz w:val="20"/>
                <w:szCs w:val="20"/>
              </w:rPr>
            </w:pPr>
            <w:r>
              <w:rPr>
                <w:rFonts w:eastAsia="Arial" w:cs="Calibri"/>
                <w:sz w:val="20"/>
                <w:szCs w:val="20"/>
              </w:rPr>
              <w:t>Small and Medium Sized Enterprise</w:t>
            </w:r>
          </w:p>
        </w:tc>
      </w:tr>
      <w:tr w:rsidR="00093540" w14:paraId="295EBA55" w14:textId="77777777">
        <w:trPr>
          <w:trHeight w:val="182"/>
        </w:trPr>
        <w:tc>
          <w:tcPr>
            <w:tcW w:w="1979" w:type="dxa"/>
            <w:tcBorders>
              <w:top w:val="single" w:sz="5" w:space="0" w:color="000000"/>
              <w:left w:val="single" w:sz="5" w:space="0" w:color="000000"/>
              <w:bottom w:val="single" w:sz="5" w:space="0" w:color="000000"/>
              <w:right w:val="single" w:sz="8" w:space="0" w:color="000000"/>
            </w:tcBorders>
          </w:tcPr>
          <w:p w14:paraId="295EBA53" w14:textId="77777777" w:rsidR="00093540" w:rsidRDefault="00A045BC">
            <w:pPr>
              <w:spacing w:line="226" w:lineRule="exact"/>
              <w:ind w:left="283" w:right="-20"/>
              <w:rPr>
                <w:rFonts w:eastAsia="Arial" w:cs="Calibri"/>
                <w:sz w:val="20"/>
                <w:szCs w:val="20"/>
              </w:rPr>
            </w:pPr>
            <w:r>
              <w:rPr>
                <w:rFonts w:eastAsia="Arial" w:cs="Calibri"/>
                <w:sz w:val="20"/>
                <w:szCs w:val="20"/>
              </w:rPr>
              <w:t>eForms</w:t>
            </w:r>
          </w:p>
        </w:tc>
        <w:tc>
          <w:tcPr>
            <w:tcW w:w="8505" w:type="dxa"/>
            <w:tcBorders>
              <w:top w:val="single" w:sz="5" w:space="0" w:color="000000"/>
              <w:left w:val="single" w:sz="8" w:space="0" w:color="000000"/>
              <w:bottom w:val="single" w:sz="5" w:space="0" w:color="000000"/>
              <w:right w:val="single" w:sz="5" w:space="0" w:color="000000"/>
            </w:tcBorders>
          </w:tcPr>
          <w:p w14:paraId="295EBA54" w14:textId="77777777" w:rsidR="00093540" w:rsidRDefault="00A045BC">
            <w:pPr>
              <w:spacing w:line="226" w:lineRule="exact"/>
              <w:ind w:left="100" w:right="-20"/>
              <w:rPr>
                <w:rFonts w:eastAsia="Arial" w:cs="Calibri"/>
                <w:sz w:val="20"/>
                <w:szCs w:val="20"/>
              </w:rPr>
            </w:pPr>
            <w:r>
              <w:rPr>
                <w:sz w:val="20"/>
                <w:szCs w:val="20"/>
              </w:rPr>
              <w:t>Standard forms for the publication of notices</w:t>
            </w:r>
          </w:p>
        </w:tc>
      </w:tr>
      <w:tr w:rsidR="00093540" w14:paraId="295EBA58" w14:textId="77777777">
        <w:trPr>
          <w:trHeight w:val="182"/>
        </w:trPr>
        <w:tc>
          <w:tcPr>
            <w:tcW w:w="1979" w:type="dxa"/>
            <w:tcBorders>
              <w:top w:val="single" w:sz="5" w:space="0" w:color="000000"/>
              <w:left w:val="single" w:sz="5" w:space="0" w:color="000000"/>
              <w:bottom w:val="single" w:sz="5" w:space="0" w:color="000000"/>
              <w:right w:val="single" w:sz="8" w:space="0" w:color="000000"/>
            </w:tcBorders>
          </w:tcPr>
          <w:p w14:paraId="295EBA56" w14:textId="77777777" w:rsidR="00093540" w:rsidRDefault="00A045BC">
            <w:pPr>
              <w:spacing w:line="226" w:lineRule="exact"/>
              <w:ind w:left="283" w:right="-20"/>
              <w:rPr>
                <w:rFonts w:eastAsia="Arial" w:cs="Calibri"/>
                <w:sz w:val="20"/>
                <w:szCs w:val="20"/>
              </w:rPr>
            </w:pPr>
            <w:r>
              <w:rPr>
                <w:rFonts w:eastAsia="Arial" w:cs="Calibri"/>
                <w:sz w:val="20"/>
                <w:szCs w:val="20"/>
              </w:rPr>
              <w:t>TED</w:t>
            </w:r>
          </w:p>
        </w:tc>
        <w:tc>
          <w:tcPr>
            <w:tcW w:w="8505" w:type="dxa"/>
            <w:tcBorders>
              <w:top w:val="single" w:sz="5" w:space="0" w:color="000000"/>
              <w:left w:val="single" w:sz="8" w:space="0" w:color="000000"/>
              <w:bottom w:val="single" w:sz="5" w:space="0" w:color="000000"/>
              <w:right w:val="single" w:sz="5" w:space="0" w:color="000000"/>
            </w:tcBorders>
          </w:tcPr>
          <w:p w14:paraId="295EBA57" w14:textId="77777777" w:rsidR="00093540" w:rsidRDefault="00A045BC">
            <w:pPr>
              <w:spacing w:line="226" w:lineRule="exact"/>
              <w:ind w:left="100" w:right="-20"/>
              <w:rPr>
                <w:sz w:val="20"/>
                <w:szCs w:val="20"/>
              </w:rPr>
            </w:pPr>
            <w:r>
              <w:rPr>
                <w:sz w:val="20"/>
                <w:szCs w:val="20"/>
              </w:rPr>
              <w:t>Tenders Electronic Daily</w:t>
            </w:r>
          </w:p>
        </w:tc>
      </w:tr>
      <w:tr w:rsidR="00093540" w14:paraId="295EBA5B" w14:textId="77777777">
        <w:tc>
          <w:tcPr>
            <w:tcW w:w="1979" w:type="dxa"/>
            <w:tcBorders>
              <w:top w:val="single" w:sz="5" w:space="0" w:color="000000"/>
              <w:left w:val="single" w:sz="5" w:space="0" w:color="000000"/>
              <w:bottom w:val="single" w:sz="5" w:space="0" w:color="000000"/>
              <w:right w:val="single" w:sz="8" w:space="0" w:color="000000"/>
            </w:tcBorders>
          </w:tcPr>
          <w:p w14:paraId="295EBA59" w14:textId="77777777" w:rsidR="00093540" w:rsidRDefault="00A045BC">
            <w:pPr>
              <w:spacing w:line="226" w:lineRule="exact"/>
              <w:ind w:left="283" w:right="-20"/>
              <w:rPr>
                <w:rFonts w:eastAsia="Arial" w:cs="Calibri"/>
                <w:sz w:val="20"/>
                <w:szCs w:val="20"/>
              </w:rPr>
            </w:pPr>
            <w:proofErr w:type="spellStart"/>
            <w:r>
              <w:rPr>
                <w:rFonts w:eastAsia="Arial" w:cs="Calibri"/>
                <w:sz w:val="20"/>
                <w:szCs w:val="20"/>
              </w:rPr>
              <w:t>Trdm</w:t>
            </w:r>
            <w:proofErr w:type="spellEnd"/>
          </w:p>
        </w:tc>
        <w:tc>
          <w:tcPr>
            <w:tcW w:w="8505" w:type="dxa"/>
            <w:tcBorders>
              <w:top w:val="single" w:sz="5" w:space="0" w:color="000000"/>
              <w:left w:val="single" w:sz="8" w:space="0" w:color="000000"/>
              <w:bottom w:val="single" w:sz="5" w:space="0" w:color="000000"/>
              <w:right w:val="single" w:sz="5" w:space="0" w:color="000000"/>
            </w:tcBorders>
          </w:tcPr>
          <w:p w14:paraId="295EBA5A" w14:textId="77777777" w:rsidR="00093540" w:rsidRDefault="00A045BC">
            <w:pPr>
              <w:spacing w:line="226" w:lineRule="exact"/>
              <w:ind w:left="100" w:right="-20"/>
              <w:rPr>
                <w:rFonts w:eastAsia="Arial" w:cs="Calibri"/>
                <w:sz w:val="20"/>
                <w:szCs w:val="20"/>
                <w:lang w:val="nb-NO"/>
              </w:rPr>
            </w:pPr>
            <w:r>
              <w:rPr>
                <w:rFonts w:eastAsia="Arial" w:cs="Calibri"/>
                <w:sz w:val="20"/>
                <w:szCs w:val="20"/>
                <w:lang w:val="nb-NO"/>
              </w:rPr>
              <w:t>Transaction Data Model</w:t>
            </w:r>
          </w:p>
        </w:tc>
      </w:tr>
    </w:tbl>
    <w:p w14:paraId="295EBA5C" w14:textId="77777777" w:rsidR="00093540" w:rsidRDefault="00093540">
      <w:pPr>
        <w:spacing w:line="200" w:lineRule="exact"/>
        <w:rPr>
          <w:sz w:val="20"/>
          <w:szCs w:val="20"/>
        </w:rPr>
      </w:pPr>
    </w:p>
    <w:p w14:paraId="295EBA5D" w14:textId="77777777" w:rsidR="00093540" w:rsidRDefault="00093540">
      <w:pPr>
        <w:rPr>
          <w:lang w:val="nb-NO"/>
        </w:rPr>
      </w:pPr>
    </w:p>
    <w:p w14:paraId="295EBA5E" w14:textId="77777777" w:rsidR="00093540" w:rsidRDefault="00093540">
      <w:pPr>
        <w:rPr>
          <w:lang w:val="nb-NO"/>
        </w:rPr>
      </w:pPr>
    </w:p>
    <w:p w14:paraId="295EBA5F" w14:textId="77777777" w:rsidR="00093540" w:rsidRDefault="00A045BC">
      <w:pPr>
        <w:rPr>
          <w:rFonts w:ascii="Arial" w:eastAsia="Arial" w:hAnsi="Arial" w:cs="Arial"/>
          <w:sz w:val="20"/>
          <w:szCs w:val="20"/>
          <w:lang w:val="en-GB"/>
        </w:rPr>
      </w:pPr>
      <w:r>
        <w:rPr>
          <w:rFonts w:ascii="Arial" w:eastAsia="Arial" w:hAnsi="Arial" w:cs="Arial"/>
          <w:sz w:val="20"/>
          <w:szCs w:val="20"/>
          <w:lang w:val="en-GB"/>
        </w:rPr>
        <w:br w:type="page"/>
      </w:r>
    </w:p>
    <w:p w14:paraId="295EBA60" w14:textId="77777777" w:rsidR="00093540" w:rsidRDefault="00A045BC">
      <w:pPr>
        <w:pStyle w:val="berschrift1"/>
        <w:rPr>
          <w:rFonts w:eastAsia="Arial"/>
        </w:rPr>
      </w:pPr>
      <w:bookmarkStart w:id="15" w:name="_Toc162022344"/>
      <w:bookmarkStart w:id="16" w:name="_Toc354134419"/>
      <w:bookmarkStart w:id="17" w:name="_Toc354554815"/>
      <w:bookmarkStart w:id="18" w:name="_Toc354576103"/>
      <w:bookmarkStart w:id="19" w:name="_Toc355097347"/>
      <w:bookmarkStart w:id="20" w:name="_Toc355700087"/>
      <w:bookmarkStart w:id="21" w:name="_Toc355700209"/>
      <w:bookmarkStart w:id="22" w:name="_Toc356905004"/>
      <w:bookmarkStart w:id="23" w:name="_Toc354134426"/>
      <w:bookmarkStart w:id="24" w:name="_Toc354576111"/>
      <w:bookmarkStart w:id="25" w:name="_Toc355097354"/>
      <w:bookmarkStart w:id="26" w:name="_Toc355700094"/>
      <w:bookmarkStart w:id="27" w:name="_Toc355700216"/>
      <w:bookmarkStart w:id="28" w:name="_Toc356905011"/>
      <w:r>
        <w:rPr>
          <w:rFonts w:eastAsia="Arial"/>
        </w:rPr>
        <w:lastRenderedPageBreak/>
        <w:t>Introduction</w:t>
      </w:r>
      <w:bookmarkEnd w:id="15"/>
      <w:r>
        <w:rPr>
          <w:rFonts w:eastAsia="Arial"/>
        </w:rPr>
        <w:t xml:space="preserve"> </w:t>
      </w:r>
      <w:bookmarkEnd w:id="16"/>
      <w:bookmarkEnd w:id="17"/>
      <w:bookmarkEnd w:id="18"/>
      <w:bookmarkEnd w:id="19"/>
      <w:bookmarkEnd w:id="20"/>
      <w:bookmarkEnd w:id="21"/>
      <w:bookmarkEnd w:id="22"/>
    </w:p>
    <w:p w14:paraId="295EBA61" w14:textId="37E8127B" w:rsidR="00093540" w:rsidRDefault="00A045BC">
      <w:pPr>
        <w:spacing w:after="180"/>
      </w:pPr>
      <w:r>
        <w:t xml:space="preserve">Peppol has developed a set of Business Interoperability Specifications (BIS) </w:t>
      </w:r>
      <w:r w:rsidR="000207AB">
        <w:t>[</w:t>
      </w:r>
      <w:hyperlink r:id="rId13" w:history="1">
        <w:r w:rsidR="000207AB" w:rsidRPr="000207AB">
          <w:rPr>
            <w:rStyle w:val="Hyperlink"/>
          </w:rPr>
          <w:t>Peppol BIS</w:t>
        </w:r>
      </w:hyperlink>
      <w:r w:rsidR="000207AB">
        <w:t xml:space="preserve">] </w:t>
      </w:r>
      <w:r>
        <w:t>to support interoperability in the pre- and post-award areas. The scope of Peppol is public procurement but the BISs apply as well to private trade since many private customers use tendering as good business practice. In those cases, official notification of calls and contracts and other transactions are often not applicable [</w:t>
      </w:r>
      <w:hyperlink r:id="rId14" w:history="1">
        <w:r>
          <w:rPr>
            <w:rStyle w:val="Hyperlink"/>
          </w:rPr>
          <w:t>Peppol</w:t>
        </w:r>
      </w:hyperlink>
      <w:r>
        <w:t xml:space="preserve">]. </w:t>
      </w:r>
    </w:p>
    <w:p w14:paraId="295EBA62" w14:textId="2D909448" w:rsidR="00093540" w:rsidRDefault="00A045BC">
      <w:pPr>
        <w:spacing w:after="180"/>
      </w:pPr>
      <w:r>
        <w:t xml:space="preserve">The scope of the Peppol </w:t>
      </w:r>
      <w:r w:rsidR="00D1268B">
        <w:t>BIS</w:t>
      </w:r>
      <w:r>
        <w:t xml:space="preserve"> </w:t>
      </w:r>
      <w:r w:rsidR="000207AB">
        <w:t xml:space="preserve">in the domain of Pre-Award </w:t>
      </w:r>
      <w:r w:rsidR="00D1268B">
        <w:t>is to</w:t>
      </w:r>
      <w:r>
        <w:t xml:space="preserve"> support the main flow</w:t>
      </w:r>
      <w:r w:rsidR="0003047D">
        <w:t>s</w:t>
      </w:r>
      <w:r>
        <w:t xml:space="preserve"> of </w:t>
      </w:r>
      <w:r w:rsidR="00A156AB">
        <w:t xml:space="preserve">open as well as </w:t>
      </w:r>
      <w:r w:rsidR="0003047D">
        <w:t>two-stage</w:t>
      </w:r>
      <w:r w:rsidR="00A156AB">
        <w:t xml:space="preserve"> </w:t>
      </w:r>
      <w:r>
        <w:t>procedures</w:t>
      </w:r>
      <w:r w:rsidR="0003047D">
        <w:t>. This includes processes</w:t>
      </w:r>
      <w:r>
        <w:t xml:space="preserve"> such</w:t>
      </w:r>
      <w:r w:rsidR="0003047D">
        <w:t xml:space="preserve"> as</w:t>
      </w:r>
      <w:r>
        <w:t xml:space="preserve"> publication of notices, search of notices, calls for tenders, </w:t>
      </w:r>
      <w:r w:rsidR="00AE222F">
        <w:t>tend</w:t>
      </w:r>
      <w:r w:rsidR="004A0E62">
        <w:t>er</w:t>
      </w:r>
      <w:r w:rsidR="00AE222F">
        <w:t xml:space="preserve">er </w:t>
      </w:r>
      <w:r w:rsidR="0003047D">
        <w:t>qualification</w:t>
      </w:r>
      <w:r w:rsidR="00AE222F">
        <w:t xml:space="preserve">, </w:t>
      </w:r>
      <w:proofErr w:type="gramStart"/>
      <w:r>
        <w:t>tenders</w:t>
      </w:r>
      <w:proofErr w:type="gramEnd"/>
      <w:r>
        <w:t xml:space="preserve"> and awarding notifications. During these processes additional support processes may be executed between contracting bodies and economic operators, such as procurement procedure subscription, call for tenders’ questions and answers, tender </w:t>
      </w:r>
      <w:proofErr w:type="gramStart"/>
      <w:r>
        <w:t>withdrawal</w:t>
      </w:r>
      <w:proofErr w:type="gramEnd"/>
      <w:r>
        <w:t xml:space="preserve"> or tender clarifications. </w:t>
      </w:r>
      <w:r w:rsidR="00D1268B" w:rsidRPr="00D1268B">
        <w:t>The benefit for users of this guideline in relation to the published Peppol BIS is that it provides a choreography that explains the sequence of two-stage procedures.</w:t>
      </w:r>
    </w:p>
    <w:p w14:paraId="659BA0BF" w14:textId="6CDD3490" w:rsidR="00852DCC" w:rsidRDefault="00D1268B" w:rsidP="00852DCC">
      <w:pPr>
        <w:rPr>
          <w:lang w:val="en-GB"/>
        </w:rPr>
      </w:pPr>
      <w:r>
        <w:t>All</w:t>
      </w:r>
      <w:r w:rsidR="00852DCC">
        <w:t xml:space="preserve"> Peppol specifications and guidelines are based upon the directives </w:t>
      </w:r>
      <w:hyperlink r:id="rId15" w:tooltip="https://eur-lex.europa.eu/legal-content/DE/TXT/?uri=CELEX%3A32014L0024" w:history="1">
        <w:r w:rsidR="00852DCC">
          <w:rPr>
            <w:rStyle w:val="Hyperlink"/>
            <w:lang w:val="en-GB"/>
          </w:rPr>
          <w:t>2014/24/EU</w:t>
        </w:r>
      </w:hyperlink>
      <w:r w:rsidR="00852DCC">
        <w:rPr>
          <w:lang w:val="en-GB"/>
        </w:rPr>
        <w:t xml:space="preserve"> </w:t>
      </w:r>
      <w:r w:rsidR="00852DCC">
        <w:t xml:space="preserve">on public procurement and </w:t>
      </w:r>
      <w:hyperlink r:id="rId16" w:tooltip="https://eur-lex.europa.eu/legal-content/DE/TXT/?uri=CELEX%3A32014L0025" w:history="1">
        <w:r w:rsidR="00852DCC">
          <w:rPr>
            <w:rStyle w:val="Hyperlink"/>
            <w:lang w:val="en-GB"/>
          </w:rPr>
          <w:t>2014/25/EU</w:t>
        </w:r>
      </w:hyperlink>
      <w:r w:rsidR="00852DCC">
        <w:rPr>
          <w:rStyle w:val="Hyperlink"/>
          <w:lang w:val="en-GB"/>
        </w:rPr>
        <w:t xml:space="preserve"> </w:t>
      </w:r>
      <w:r w:rsidR="00852DCC">
        <w:t xml:space="preserve">on procurement by entities operating in the water, energy, transport and postal services sectors and </w:t>
      </w:r>
      <w:hyperlink r:id="rId17" w:history="1">
        <w:r w:rsidR="00852DCC" w:rsidRPr="00054B64">
          <w:rPr>
            <w:rStyle w:val="Hyperlink"/>
          </w:rPr>
          <w:t>2014/23/EU</w:t>
        </w:r>
      </w:hyperlink>
      <w:r w:rsidR="00852DCC">
        <w:t xml:space="preserve"> on the award of concession contracts</w:t>
      </w:r>
      <w:r w:rsidR="00CC7864">
        <w:t xml:space="preserve"> and </w:t>
      </w:r>
      <w:hyperlink r:id="rId18" w:history="1">
        <w:r w:rsidR="00CC7864" w:rsidRPr="004C0361">
          <w:rPr>
            <w:rStyle w:val="Hyperlink"/>
          </w:rPr>
          <w:t>2009/81/EG</w:t>
        </w:r>
      </w:hyperlink>
      <w:r w:rsidR="00CC7864">
        <w:t xml:space="preserve"> </w:t>
      </w:r>
      <w:r w:rsidR="004C0361" w:rsidRPr="004C0361">
        <w:t>on the coordination of procedures for the award of contracts</w:t>
      </w:r>
      <w:r w:rsidR="004C0361">
        <w:t xml:space="preserve"> </w:t>
      </w:r>
      <w:r w:rsidR="004C0361" w:rsidRPr="004C0361">
        <w:t xml:space="preserve">in the fields of </w:t>
      </w:r>
      <w:proofErr w:type="spellStart"/>
      <w:r w:rsidR="004C0361" w:rsidRPr="004C0361">
        <w:t>defence</w:t>
      </w:r>
      <w:proofErr w:type="spellEnd"/>
      <w:r w:rsidR="004C0361" w:rsidRPr="004C0361">
        <w:t xml:space="preserve"> and security</w:t>
      </w:r>
      <w:r w:rsidR="00852DCC">
        <w:t xml:space="preserve">. </w:t>
      </w:r>
      <w:r w:rsidR="00852DCC">
        <w:rPr>
          <w:lang w:val="en-GB"/>
        </w:rPr>
        <w:t xml:space="preserve">Supplementary regulations such as Regulation (EU) 2019/1780 </w:t>
      </w:r>
      <w:r w:rsidR="00852DCC">
        <w:t>establishing standard forms for the publication of notices</w:t>
      </w:r>
      <w:r w:rsidR="00852DCC">
        <w:rPr>
          <w:lang w:val="en-GB"/>
        </w:rPr>
        <w:t xml:space="preserve"> [</w:t>
      </w:r>
      <w:hyperlink r:id="rId19" w:history="1">
        <w:r w:rsidR="00852DCC">
          <w:rPr>
            <w:rStyle w:val="Hyperlink"/>
            <w:lang w:val="en-GB"/>
          </w:rPr>
          <w:t>eForms</w:t>
        </w:r>
      </w:hyperlink>
      <w:r w:rsidR="00852DCC">
        <w:rPr>
          <w:lang w:val="en-GB"/>
        </w:rPr>
        <w:t xml:space="preserve">] and Regulation (EU) 2016/7 </w:t>
      </w:r>
      <w:r w:rsidR="00852DCC">
        <w:t>establishing the standard form for the European Single Procurement Document</w:t>
      </w:r>
      <w:r w:rsidR="00852DCC">
        <w:rPr>
          <w:lang w:val="en-GB"/>
        </w:rPr>
        <w:t xml:space="preserve"> [</w:t>
      </w:r>
      <w:hyperlink r:id="rId20" w:tooltip="https://eur-lex.europa.eu/eli/reg_impl/2016/7/oj" w:history="1">
        <w:r w:rsidR="00852DCC">
          <w:rPr>
            <w:rStyle w:val="Hyperlink"/>
            <w:lang w:val="en-GB"/>
          </w:rPr>
          <w:t>ESPD</w:t>
        </w:r>
      </w:hyperlink>
      <w:r w:rsidR="00852DCC">
        <w:rPr>
          <w:lang w:val="en-GB"/>
        </w:rPr>
        <w:t xml:space="preserve">] have been considered for the collection of the underlying legal requirements. </w:t>
      </w:r>
    </w:p>
    <w:p w14:paraId="1D09C34D" w14:textId="77777777" w:rsidR="00852DCC" w:rsidRPr="00852DCC" w:rsidRDefault="00852DCC" w:rsidP="00852DCC">
      <w:pPr>
        <w:rPr>
          <w:lang w:val="en-GB"/>
        </w:rPr>
      </w:pPr>
    </w:p>
    <w:p w14:paraId="295EBA63" w14:textId="2A789735" w:rsidR="00093540" w:rsidRDefault="00A045BC">
      <w:pPr>
        <w:spacing w:after="180"/>
      </w:pPr>
      <w:r>
        <w:t xml:space="preserve">This document </w:t>
      </w:r>
      <w:r w:rsidR="0036351D">
        <w:t xml:space="preserve">therefore </w:t>
      </w:r>
      <w:r>
        <w:t xml:space="preserve">describes the choreography to execute </w:t>
      </w:r>
      <w:r w:rsidR="0003047D">
        <w:t>two-stage</w:t>
      </w:r>
      <w:r>
        <w:t xml:space="preserve"> procedures using Peppol. Thus, the </w:t>
      </w:r>
      <w:r w:rsidR="00D1268B">
        <w:t>n</w:t>
      </w:r>
      <w:r>
        <w:t xml:space="preserve">otification </w:t>
      </w:r>
      <w:r w:rsidR="00D1268B">
        <w:t>and</w:t>
      </w:r>
      <w:r>
        <w:t xml:space="preserve"> </w:t>
      </w:r>
      <w:r w:rsidR="00D1268B">
        <w:t>t</w:t>
      </w:r>
      <w:r w:rsidR="0003047D">
        <w:t>wo-</w:t>
      </w:r>
      <w:r w:rsidR="00D1268B">
        <w:t>s</w:t>
      </w:r>
      <w:r w:rsidR="0003047D">
        <w:t>tage</w:t>
      </w:r>
      <w:r>
        <w:t xml:space="preserve"> </w:t>
      </w:r>
      <w:r w:rsidR="00D1268B">
        <w:t>p</w:t>
      </w:r>
      <w:r>
        <w:t xml:space="preserve">rocedure </w:t>
      </w:r>
      <w:r w:rsidR="00D1268B">
        <w:t>g</w:t>
      </w:r>
      <w:r>
        <w:t xml:space="preserve">uideline </w:t>
      </w:r>
      <w:proofErr w:type="gramStart"/>
      <w:r>
        <w:t>is</w:t>
      </w:r>
      <w:proofErr w:type="gramEnd"/>
      <w:r>
        <w:t xml:space="preserve"> a procedural specification. The guideline does not define individual </w:t>
      </w:r>
      <w:r w:rsidR="0003047D">
        <w:t>transactions,</w:t>
      </w:r>
      <w:r>
        <w:t xml:space="preserve"> but it refers to </w:t>
      </w:r>
      <w:r w:rsidR="00D1268B">
        <w:t xml:space="preserve">the already established </w:t>
      </w:r>
      <w:r>
        <w:t>Peppol BISs</w:t>
      </w:r>
      <w:r w:rsidR="00D1268B">
        <w:t xml:space="preserve"> and standards</w:t>
      </w:r>
      <w:r>
        <w:t xml:space="preserve">, in which the transactions and the transaction information requirements are listed and defined. Even though the guideline is based on a set of PEPPOL BISs, its contents are derived from the agreement of the CEN Workshop on Business Interoperability Interfaces for Public Procurement in Europe </w:t>
      </w:r>
      <w:r w:rsidRPr="00D1268B">
        <w:t>[</w:t>
      </w:r>
      <w:hyperlink r:id="rId21" w:history="1">
        <w:r w:rsidRPr="00D1268B">
          <w:rPr>
            <w:rStyle w:val="Hyperlink"/>
          </w:rPr>
          <w:t>CEN_BII3</w:t>
        </w:r>
      </w:hyperlink>
      <w:r w:rsidRPr="00D1268B">
        <w:t>]</w:t>
      </w:r>
      <w:r w:rsidR="00F65BA7" w:rsidRPr="00D1268B">
        <w:t xml:space="preserve">. </w:t>
      </w:r>
      <w:r w:rsidR="00F65BA7">
        <w:t>Particularly</w:t>
      </w:r>
      <w:r w:rsidR="00F65BA7" w:rsidRPr="00F65BA7">
        <w:t xml:space="preserve"> the CEN Workshop Agreement</w:t>
      </w:r>
      <w:r>
        <w:t xml:space="preserve"> - E-Tendering - Part 10</w:t>
      </w:r>
      <w:r w:rsidR="00496FAA">
        <w:t>8</w:t>
      </w:r>
      <w:r>
        <w:t>: Profile BII3</w:t>
      </w:r>
      <w:r w:rsidR="00B51A83">
        <w:t>9</w:t>
      </w:r>
      <w:r>
        <w:t xml:space="preserve"> </w:t>
      </w:r>
      <w:r w:rsidR="00F65BA7">
        <w:t>Restricted</w:t>
      </w:r>
      <w:r>
        <w:t xml:space="preserve"> Procedure (</w:t>
      </w:r>
      <w:r w:rsidR="00F65BA7" w:rsidRPr="00F65BA7">
        <w:t>CWA 17027-108:2016</w:t>
      </w:r>
      <w:r>
        <w:t>)</w:t>
      </w:r>
      <w:r w:rsidR="00F65BA7">
        <w:t xml:space="preserve"> is referenced. </w:t>
      </w:r>
    </w:p>
    <w:p w14:paraId="7A4B89C2" w14:textId="1C9FA8B6" w:rsidR="00B9765D" w:rsidRPr="00B9765D" w:rsidRDefault="00B9765D">
      <w:pPr>
        <w:spacing w:after="180"/>
        <w:rPr>
          <w:lang w:val="en-GB"/>
        </w:rPr>
      </w:pPr>
      <w:r>
        <w:t>Th</w:t>
      </w:r>
      <w:r w:rsidR="00D1268B">
        <w:t>e Peppol</w:t>
      </w:r>
      <w:r>
        <w:t xml:space="preserve"> guideline for </w:t>
      </w:r>
      <w:r w:rsidR="00D1268B">
        <w:t xml:space="preserve">notification and </w:t>
      </w:r>
      <w:r>
        <w:t xml:space="preserve">two-stage procedures extends the </w:t>
      </w:r>
      <w:r w:rsidRPr="00F65BA7">
        <w:t>CWA 17027-108:2016</w:t>
      </w:r>
      <w:r>
        <w:t xml:space="preserve"> in the following </w:t>
      </w:r>
      <w:r w:rsidR="00D1268B">
        <w:t>way</w:t>
      </w:r>
      <w:r>
        <w:t xml:space="preserve">. </w:t>
      </w:r>
      <w:r w:rsidRPr="00B9765D">
        <w:rPr>
          <w:lang w:val="en-GB"/>
        </w:rPr>
        <w:t xml:space="preserve">It first introduces the restricted procedure process analogous to CWA 17027-108:2016. This process is used as a reference </w:t>
      </w:r>
      <w:r>
        <w:rPr>
          <w:lang w:val="en-GB"/>
        </w:rPr>
        <w:t>choreography</w:t>
      </w:r>
      <w:r w:rsidRPr="00B9765D">
        <w:rPr>
          <w:lang w:val="en-GB"/>
        </w:rPr>
        <w:t xml:space="preserve"> for a two-stage procedure. However, further choreographies are then illustrated, which can be regarded as variants or derivations of the reference process. The Procurement </w:t>
      </w:r>
      <w:r>
        <w:rPr>
          <w:lang w:val="en-GB"/>
        </w:rPr>
        <w:t>Directives</w:t>
      </w:r>
      <w:r w:rsidRPr="00B9765D">
        <w:rPr>
          <w:lang w:val="en-GB"/>
        </w:rPr>
        <w:t xml:space="preserve"> </w:t>
      </w:r>
      <w:r>
        <w:rPr>
          <w:lang w:val="en-GB"/>
        </w:rPr>
        <w:t>consider</w:t>
      </w:r>
      <w:r w:rsidRPr="00B9765D">
        <w:rPr>
          <w:lang w:val="en-GB"/>
        </w:rPr>
        <w:t xml:space="preserve"> restricted</w:t>
      </w:r>
      <w:r>
        <w:rPr>
          <w:lang w:val="en-GB"/>
        </w:rPr>
        <w:t xml:space="preserve"> </w:t>
      </w:r>
      <w:r w:rsidRPr="00B9765D">
        <w:rPr>
          <w:lang w:val="en-GB"/>
        </w:rPr>
        <w:t xml:space="preserve">procedures, </w:t>
      </w:r>
      <w:r w:rsidR="005E1CD5">
        <w:rPr>
          <w:lang w:val="en-GB"/>
        </w:rPr>
        <w:t>competitive procedure with negotiation</w:t>
      </w:r>
      <w:r w:rsidR="00463B5C" w:rsidRPr="00463B5C">
        <w:rPr>
          <w:lang w:val="en-GB"/>
        </w:rPr>
        <w:t>s</w:t>
      </w:r>
      <w:r w:rsidRPr="00B9765D">
        <w:rPr>
          <w:lang w:val="en-GB"/>
        </w:rPr>
        <w:t>,</w:t>
      </w:r>
      <w:r>
        <w:rPr>
          <w:lang w:val="en-GB"/>
        </w:rPr>
        <w:t xml:space="preserve"> </w:t>
      </w:r>
      <w:r w:rsidRPr="00B9765D">
        <w:rPr>
          <w:lang w:val="en-GB"/>
        </w:rPr>
        <w:t>competitive dialogues</w:t>
      </w:r>
      <w:r w:rsidR="00D1268B">
        <w:rPr>
          <w:lang w:val="en-GB"/>
        </w:rPr>
        <w:t>,</w:t>
      </w:r>
      <w:r w:rsidRPr="00B9765D">
        <w:rPr>
          <w:lang w:val="en-GB"/>
        </w:rPr>
        <w:t xml:space="preserve"> innovation partnerships </w:t>
      </w:r>
      <w:r w:rsidR="00D1268B">
        <w:rPr>
          <w:lang w:val="en-GB"/>
        </w:rPr>
        <w:t xml:space="preserve">and </w:t>
      </w:r>
      <w:r w:rsidR="00D1268B">
        <w:t xml:space="preserve">dynamic purchasing systems </w:t>
      </w:r>
      <w:r w:rsidRPr="00B9765D">
        <w:rPr>
          <w:lang w:val="en-GB"/>
        </w:rPr>
        <w:t xml:space="preserve">as concrete manifestations of two-stage </w:t>
      </w:r>
      <w:r>
        <w:rPr>
          <w:lang w:val="en-GB"/>
        </w:rPr>
        <w:t xml:space="preserve">procedures. </w:t>
      </w:r>
      <w:r w:rsidRPr="00B9765D">
        <w:rPr>
          <w:lang w:val="en-GB"/>
        </w:rPr>
        <w:t>Common to these is that contracting authorities make use of the possibility to limit the number of candidates invited to submit</w:t>
      </w:r>
      <w:r>
        <w:rPr>
          <w:lang w:val="en-GB"/>
        </w:rPr>
        <w:t xml:space="preserve"> </w:t>
      </w:r>
      <w:r w:rsidRPr="00B9765D">
        <w:rPr>
          <w:lang w:val="en-GB"/>
        </w:rPr>
        <w:t>a tender</w:t>
      </w:r>
      <w:r>
        <w:rPr>
          <w:lang w:val="en-GB"/>
        </w:rPr>
        <w:t xml:space="preserve"> [</w:t>
      </w:r>
      <w:hyperlink r:id="rId22" w:tooltip="https://eur-lex.europa.eu/legal-content/DE/TXT/?uri=CELEX%3A32014L0024" w:history="1">
        <w:r>
          <w:rPr>
            <w:rStyle w:val="Hyperlink"/>
            <w:lang w:val="en-GB"/>
          </w:rPr>
          <w:t>2014/24/EU</w:t>
        </w:r>
      </w:hyperlink>
      <w:r>
        <w:rPr>
          <w:rStyle w:val="Hyperlink"/>
          <w:lang w:val="en-GB"/>
        </w:rPr>
        <w:t>]</w:t>
      </w:r>
      <w:r w:rsidRPr="00B9765D">
        <w:rPr>
          <w:lang w:val="en-GB"/>
        </w:rPr>
        <w:t xml:space="preserve">. </w:t>
      </w:r>
    </w:p>
    <w:p w14:paraId="295EBA66" w14:textId="3D17D3EA" w:rsidR="00093540" w:rsidRDefault="001F1D4C" w:rsidP="00D1268B">
      <w:pPr>
        <w:spacing w:after="180"/>
        <w:rPr>
          <w:lang w:val="en-GB"/>
        </w:rPr>
      </w:pPr>
      <w:r>
        <w:t xml:space="preserve">Even though this guideline describes the entire choreography of two-stage procedures, </w:t>
      </w:r>
      <w:proofErr w:type="spellStart"/>
      <w:r>
        <w:t>Peppol</w:t>
      </w:r>
      <w:proofErr w:type="spellEnd"/>
      <w:r>
        <w:t xml:space="preserve"> </w:t>
      </w:r>
      <w:proofErr w:type="spellStart"/>
      <w:r>
        <w:t>eTendering</w:t>
      </w:r>
      <w:proofErr w:type="spellEnd"/>
      <w:r>
        <w:t xml:space="preserve"> service providers may also implement only certain parts or aspects of the procedure guideline. For example, it is possible to implement only the processes up to the provision of the call for tender documents or to exclusively realize processes and transactions that support the publication and search of notices (</w:t>
      </w:r>
      <w:proofErr w:type="spellStart"/>
      <w:r>
        <w:t>eNotification</w:t>
      </w:r>
      <w:proofErr w:type="spellEnd"/>
      <w:r>
        <w:t xml:space="preserve">). </w:t>
      </w:r>
      <w:r w:rsidRPr="001F1D4C">
        <w:t>However, it should be noted that individual process steps should be implemented in sequential order, starting from the beginning of the process, as the process steps depend on each other. It is therefore not possible to implement just a single BIS, such as Tender Withdrawal, without having implemented the BIS Tender.</w:t>
      </w:r>
      <w:r>
        <w:t xml:space="preserve"> I</w:t>
      </w:r>
      <w:r w:rsidR="00992C71">
        <w:t xml:space="preserve">t is </w:t>
      </w:r>
      <w:r>
        <w:t xml:space="preserve">also </w:t>
      </w:r>
      <w:r w:rsidR="00992C71">
        <w:t xml:space="preserve">recommended to implement the </w:t>
      </w:r>
      <w:r>
        <w:t xml:space="preserve">simple form of an </w:t>
      </w:r>
      <w:r w:rsidR="00992C71">
        <w:t xml:space="preserve">open procedure first before going further and implement </w:t>
      </w:r>
      <w:r>
        <w:t>a more complex two-stage</w:t>
      </w:r>
      <w:r w:rsidR="00A50048">
        <w:t xml:space="preserve"> procedure</w:t>
      </w:r>
      <w:r>
        <w:t xml:space="preserve"> variant</w:t>
      </w:r>
      <w:r w:rsidR="00A50048">
        <w:t xml:space="preserve">. This would be good practices since the </w:t>
      </w:r>
      <w:r>
        <w:t>two-stage</w:t>
      </w:r>
      <w:r w:rsidR="00A50048">
        <w:t xml:space="preserve"> procedure reuses </w:t>
      </w:r>
      <w:r>
        <w:t>all</w:t>
      </w:r>
      <w:r w:rsidR="00F355EC">
        <w:t xml:space="preserve"> transactions that have </w:t>
      </w:r>
      <w:r w:rsidR="00D1268B">
        <w:t xml:space="preserve">to be </w:t>
      </w:r>
      <w:r w:rsidR="00F355EC">
        <w:t xml:space="preserve">implemented </w:t>
      </w:r>
      <w:r w:rsidR="00D1268B">
        <w:t>for</w:t>
      </w:r>
      <w:r w:rsidR="00F355EC">
        <w:t xml:space="preserve"> the open procedure</w:t>
      </w:r>
      <w:r w:rsidR="00AE5638">
        <w:t>.</w:t>
      </w:r>
      <w:r>
        <w:t xml:space="preserve"> </w:t>
      </w:r>
      <w:r w:rsidRPr="001F1D4C">
        <w:t>Conversely, this does not apply</w:t>
      </w:r>
      <w:r>
        <w:t>.</w:t>
      </w:r>
      <w:r w:rsidR="00054B64">
        <w:t xml:space="preserve"> </w:t>
      </w:r>
      <w:r w:rsidR="00054B64" w:rsidRPr="00054B64">
        <w:t xml:space="preserve">The guideline for open award procedures can be found </w:t>
      </w:r>
      <w:r w:rsidR="00054B64">
        <w:t xml:space="preserve">at </w:t>
      </w:r>
      <w:r w:rsidR="00054B64" w:rsidRPr="00D1268B">
        <w:rPr>
          <w:rFonts w:cs="Calibri"/>
          <w:lang w:val="en-GB" w:eastAsia="de-DE"/>
        </w:rPr>
        <w:t>[</w:t>
      </w:r>
      <w:hyperlink r:id="rId23" w:history="1">
        <w:r w:rsidR="00054B64" w:rsidRPr="00D1268B">
          <w:rPr>
            <w:rStyle w:val="Hyperlink"/>
            <w:rFonts w:cs="Calibri"/>
            <w:lang w:val="en-GB" w:eastAsia="de-DE"/>
          </w:rPr>
          <w:t>Pre-Award Open Procedure</w:t>
        </w:r>
      </w:hyperlink>
      <w:r w:rsidR="00054B64">
        <w:rPr>
          <w:rFonts w:cs="Calibri"/>
          <w:sz w:val="20"/>
          <w:szCs w:val="20"/>
          <w:lang w:val="en-GB" w:eastAsia="de-DE"/>
        </w:rPr>
        <w:t>]</w:t>
      </w:r>
    </w:p>
    <w:p w14:paraId="295EBA6B" w14:textId="2B028A60" w:rsidR="00093540" w:rsidRDefault="00054B64">
      <w:pPr>
        <w:rPr>
          <w:rFonts w:ascii="Cambria" w:hAnsi="Cambria"/>
          <w:b/>
          <w:bCs/>
          <w:sz w:val="28"/>
          <w:szCs w:val="28"/>
          <w:lang w:val="en-GB"/>
        </w:rPr>
      </w:pPr>
      <w:r>
        <w:rPr>
          <w:lang w:val="en-GB"/>
        </w:rPr>
        <w:t>The two-stage procedure guideline is structured as follows. It</w:t>
      </w:r>
      <w:r w:rsidR="00A045BC">
        <w:t xml:space="preserve"> illustrates the scope (section 2), the business environment (section 3), the business requirements (section 4), the </w:t>
      </w:r>
      <w:r w:rsidR="00CF054E">
        <w:t xml:space="preserve">actors and use cases </w:t>
      </w:r>
      <w:r w:rsidR="00A045BC">
        <w:t>(section 5)</w:t>
      </w:r>
      <w:r w:rsidR="00CF054E">
        <w:t>, a reference process that illustrates the notification and restricted procedure (section 6) and process variants (section 7) as well as</w:t>
      </w:r>
      <w:r w:rsidR="00A045BC">
        <w:t xml:space="preserve"> the </w:t>
      </w:r>
      <w:r w:rsidR="00CF054E">
        <w:t xml:space="preserve">underlying </w:t>
      </w:r>
      <w:r w:rsidR="00A045BC">
        <w:t xml:space="preserve">Peppol artifacts (section </w:t>
      </w:r>
      <w:r w:rsidR="00CF054E">
        <w:t>8</w:t>
      </w:r>
      <w:r w:rsidR="00A045BC">
        <w:t xml:space="preserve">) to implement </w:t>
      </w:r>
      <w:r w:rsidR="00CF054E">
        <w:t>two-stage procedures</w:t>
      </w:r>
      <w:r w:rsidR="00A045BC">
        <w:t xml:space="preserve"> based on Peppol.</w:t>
      </w:r>
      <w:r w:rsidR="00A045BC">
        <w:rPr>
          <w:lang w:val="en-GB"/>
        </w:rPr>
        <w:br w:type="page"/>
      </w:r>
    </w:p>
    <w:p w14:paraId="295EBA6C" w14:textId="77777777" w:rsidR="00093540" w:rsidRDefault="00A045BC">
      <w:pPr>
        <w:pStyle w:val="berschrift1"/>
        <w:ind w:left="357" w:hanging="357"/>
        <w:rPr>
          <w:lang w:val="de-DE"/>
        </w:rPr>
      </w:pPr>
      <w:bookmarkStart w:id="29" w:name="_Details"/>
      <w:bookmarkStart w:id="30" w:name="_Toc162022345"/>
      <w:bookmarkEnd w:id="23"/>
      <w:bookmarkEnd w:id="24"/>
      <w:bookmarkEnd w:id="25"/>
      <w:bookmarkEnd w:id="26"/>
      <w:bookmarkEnd w:id="27"/>
      <w:bookmarkEnd w:id="28"/>
      <w:bookmarkEnd w:id="29"/>
      <w:proofErr w:type="spellStart"/>
      <w:r>
        <w:rPr>
          <w:lang w:val="de-DE"/>
        </w:rPr>
        <w:lastRenderedPageBreak/>
        <w:t>Scope</w:t>
      </w:r>
      <w:bookmarkEnd w:id="30"/>
      <w:proofErr w:type="spellEnd"/>
    </w:p>
    <w:p w14:paraId="295EBA6D" w14:textId="77777777" w:rsidR="00093540" w:rsidRDefault="00A045BC">
      <w:pPr>
        <w:pStyle w:val="berschrift2"/>
      </w:pPr>
      <w:bookmarkStart w:id="31" w:name="_Toc354554817"/>
      <w:bookmarkStart w:id="32" w:name="_Toc354576105"/>
      <w:bookmarkStart w:id="33" w:name="_Toc355097348"/>
      <w:bookmarkStart w:id="34" w:name="_Toc355700088"/>
      <w:bookmarkStart w:id="35" w:name="_Toc355700210"/>
      <w:bookmarkStart w:id="36" w:name="_Toc356905005"/>
      <w:bookmarkStart w:id="37" w:name="_Toc162022346"/>
      <w:r>
        <w:rPr>
          <w:spacing w:val="-5"/>
        </w:rPr>
        <w:t>A</w:t>
      </w:r>
      <w:r>
        <w:rPr>
          <w:spacing w:val="2"/>
        </w:rPr>
        <w:t>u</w:t>
      </w:r>
      <w:r>
        <w:t>di</w:t>
      </w:r>
      <w:r>
        <w:rPr>
          <w:spacing w:val="1"/>
        </w:rPr>
        <w:t>e</w:t>
      </w:r>
      <w:r>
        <w:t>nce</w:t>
      </w:r>
      <w:bookmarkEnd w:id="31"/>
      <w:bookmarkEnd w:id="32"/>
      <w:bookmarkEnd w:id="33"/>
      <w:bookmarkEnd w:id="34"/>
      <w:bookmarkEnd w:id="35"/>
      <w:bookmarkEnd w:id="36"/>
      <w:bookmarkEnd w:id="37"/>
    </w:p>
    <w:p w14:paraId="295EBA6E" w14:textId="77777777" w:rsidR="00093540" w:rsidRDefault="00A045BC">
      <w:r>
        <w:rPr>
          <w:spacing w:val="3"/>
        </w:rPr>
        <w:t>T</w:t>
      </w:r>
      <w:r>
        <w:t>he</w:t>
      </w:r>
      <w:r>
        <w:rPr>
          <w:spacing w:val="-4"/>
        </w:rPr>
        <w:t xml:space="preserve"> </w:t>
      </w:r>
      <w:r>
        <w:t>a</w:t>
      </w:r>
      <w:r>
        <w:rPr>
          <w:spacing w:val="-1"/>
        </w:rPr>
        <w:t>u</w:t>
      </w:r>
      <w:r>
        <w:t>d</w:t>
      </w:r>
      <w:r>
        <w:rPr>
          <w:spacing w:val="1"/>
        </w:rPr>
        <w:t>i</w:t>
      </w:r>
      <w:r>
        <w:t>e</w:t>
      </w:r>
      <w:r>
        <w:rPr>
          <w:spacing w:val="-1"/>
        </w:rPr>
        <w:t>n</w:t>
      </w:r>
      <w:r>
        <w:rPr>
          <w:spacing w:val="1"/>
        </w:rPr>
        <w:t>c</w:t>
      </w:r>
      <w:r>
        <w:t>e</w:t>
      </w:r>
      <w:r>
        <w:rPr>
          <w:spacing w:val="-8"/>
        </w:rPr>
        <w:t xml:space="preserve"> </w:t>
      </w:r>
      <w:r>
        <w:rPr>
          <w:spacing w:val="1"/>
        </w:rPr>
        <w:t>f</w:t>
      </w:r>
      <w:r>
        <w:t>or</w:t>
      </w:r>
      <w:r>
        <w:rPr>
          <w:spacing w:val="-2"/>
        </w:rPr>
        <w:t xml:space="preserve"> </w:t>
      </w:r>
      <w:r>
        <w:t>t</w:t>
      </w:r>
      <w:r>
        <w:rPr>
          <w:spacing w:val="2"/>
        </w:rPr>
        <w:t>h</w:t>
      </w:r>
      <w:r>
        <w:rPr>
          <w:spacing w:val="-1"/>
        </w:rPr>
        <w:t>i</w:t>
      </w:r>
      <w:r>
        <w:t>s</w:t>
      </w:r>
      <w:r>
        <w:rPr>
          <w:spacing w:val="-2"/>
        </w:rPr>
        <w:t xml:space="preserve"> </w:t>
      </w:r>
      <w:r>
        <w:t>d</w:t>
      </w:r>
      <w:r>
        <w:rPr>
          <w:spacing w:val="-1"/>
        </w:rPr>
        <w:t>o</w:t>
      </w:r>
      <w:r>
        <w:rPr>
          <w:spacing w:val="1"/>
        </w:rPr>
        <w:t>c</w:t>
      </w:r>
      <w:r>
        <w:rPr>
          <w:spacing w:val="2"/>
        </w:rPr>
        <w:t>u</w:t>
      </w:r>
      <w:r>
        <w:rPr>
          <w:spacing w:val="4"/>
        </w:rPr>
        <w:t>m</w:t>
      </w:r>
      <w:r>
        <w:t>e</w:t>
      </w:r>
      <w:r>
        <w:rPr>
          <w:spacing w:val="-1"/>
        </w:rPr>
        <w:t>n</w:t>
      </w:r>
      <w:r>
        <w:t>t</w:t>
      </w:r>
      <w:r>
        <w:rPr>
          <w:spacing w:val="-9"/>
        </w:rPr>
        <w:t xml:space="preserve"> </w:t>
      </w:r>
      <w:r>
        <w:rPr>
          <w:spacing w:val="-1"/>
        </w:rPr>
        <w:t>i</w:t>
      </w:r>
      <w:r>
        <w:t>s orga</w:t>
      </w:r>
      <w:r>
        <w:rPr>
          <w:spacing w:val="-1"/>
        </w:rPr>
        <w:t>n</w:t>
      </w:r>
      <w:r>
        <w:rPr>
          <w:spacing w:val="1"/>
        </w:rPr>
        <w:t>i</w:t>
      </w:r>
      <w:r>
        <w:rPr>
          <w:spacing w:val="-1"/>
        </w:rPr>
        <w:t>z</w:t>
      </w:r>
      <w:r>
        <w:rPr>
          <w:spacing w:val="2"/>
        </w:rPr>
        <w:t>a</w:t>
      </w:r>
      <w:r>
        <w:t>t</w:t>
      </w:r>
      <w:r>
        <w:rPr>
          <w:spacing w:val="-1"/>
        </w:rPr>
        <w:t>i</w:t>
      </w:r>
      <w:r>
        <w:rPr>
          <w:spacing w:val="2"/>
        </w:rPr>
        <w:t>o</w:t>
      </w:r>
      <w:r>
        <w:t>ns</w:t>
      </w:r>
      <w:r>
        <w:rPr>
          <w:spacing w:val="-9"/>
        </w:rPr>
        <w:t xml:space="preserve"> </w:t>
      </w:r>
      <w:r>
        <w:rPr>
          <w:spacing w:val="-2"/>
        </w:rPr>
        <w:t>w</w:t>
      </w:r>
      <w:r>
        <w:rPr>
          <w:spacing w:val="-1"/>
        </w:rPr>
        <w:t>i</w:t>
      </w:r>
      <w:r>
        <w:rPr>
          <w:spacing w:val="1"/>
        </w:rPr>
        <w:t>s</w:t>
      </w:r>
      <w:r>
        <w:rPr>
          <w:spacing w:val="2"/>
        </w:rPr>
        <w:t>h</w:t>
      </w:r>
      <w:r>
        <w:rPr>
          <w:spacing w:val="1"/>
        </w:rPr>
        <w:t>i</w:t>
      </w:r>
      <w:r>
        <w:t>ng</w:t>
      </w:r>
      <w:r>
        <w:rPr>
          <w:spacing w:val="-8"/>
        </w:rPr>
        <w:t xml:space="preserve"> </w:t>
      </w:r>
      <w:r>
        <w:t>to</w:t>
      </w:r>
      <w:r>
        <w:rPr>
          <w:spacing w:val="-1"/>
        </w:rPr>
        <w:t xml:space="preserve"> </w:t>
      </w:r>
      <w:r>
        <w:t>be</w:t>
      </w:r>
      <w:r>
        <w:rPr>
          <w:spacing w:val="-1"/>
        </w:rPr>
        <w:t xml:space="preserve"> </w:t>
      </w:r>
      <w:r>
        <w:rPr>
          <w:spacing w:val="1"/>
        </w:rPr>
        <w:t>P</w:t>
      </w:r>
      <w:r>
        <w:rPr>
          <w:spacing w:val="-1"/>
        </w:rPr>
        <w:t>eppol</w:t>
      </w:r>
      <w:r>
        <w:rPr>
          <w:spacing w:val="-8"/>
        </w:rPr>
        <w:t xml:space="preserve"> </w:t>
      </w:r>
      <w:r>
        <w:t>enabled for exchanging pre-award business documents, and/or their ICT-suppliers. These organizations may be:</w:t>
      </w:r>
    </w:p>
    <w:p w14:paraId="295EBA6F" w14:textId="77777777" w:rsidR="00093540" w:rsidRDefault="00093540"/>
    <w:p w14:paraId="295EBA70" w14:textId="77777777" w:rsidR="00093540" w:rsidRDefault="00A045BC" w:rsidP="00662531">
      <w:pPr>
        <w:pStyle w:val="Listenabsatz"/>
        <w:numPr>
          <w:ilvl w:val="0"/>
          <w:numId w:val="8"/>
        </w:numPr>
      </w:pPr>
      <w:r>
        <w:rPr>
          <w:spacing w:val="-1"/>
        </w:rPr>
        <w:t>S</w:t>
      </w:r>
      <w:r>
        <w:t>er</w:t>
      </w:r>
      <w:r>
        <w:rPr>
          <w:spacing w:val="2"/>
        </w:rPr>
        <w:t>v</w:t>
      </w:r>
      <w:r>
        <w:rPr>
          <w:spacing w:val="-1"/>
        </w:rPr>
        <w:t>i</w:t>
      </w:r>
      <w:r>
        <w:rPr>
          <w:spacing w:val="1"/>
        </w:rPr>
        <w:t>c</w:t>
      </w:r>
      <w:r>
        <w:t>e</w:t>
      </w:r>
      <w:r>
        <w:rPr>
          <w:spacing w:val="-7"/>
        </w:rPr>
        <w:t xml:space="preserve"> </w:t>
      </w:r>
      <w:r>
        <w:rPr>
          <w:spacing w:val="-1"/>
        </w:rPr>
        <w:t>p</w:t>
      </w:r>
      <w:r>
        <w:rPr>
          <w:spacing w:val="3"/>
        </w:rPr>
        <w:t>r</w:t>
      </w:r>
      <w:r>
        <w:t>o</w:t>
      </w:r>
      <w:r>
        <w:rPr>
          <w:spacing w:val="1"/>
        </w:rPr>
        <w:t>v</w:t>
      </w:r>
      <w:r>
        <w:rPr>
          <w:spacing w:val="-1"/>
        </w:rPr>
        <w:t>i</w:t>
      </w:r>
      <w:r>
        <w:t>d</w:t>
      </w:r>
      <w:r>
        <w:rPr>
          <w:spacing w:val="-1"/>
        </w:rPr>
        <w:t>e</w:t>
      </w:r>
      <w:r>
        <w:rPr>
          <w:spacing w:val="1"/>
        </w:rPr>
        <w:t>r</w:t>
      </w:r>
      <w:r>
        <w:t>s</w:t>
      </w:r>
    </w:p>
    <w:p w14:paraId="295EBA71" w14:textId="77777777" w:rsidR="00093540" w:rsidRDefault="00A045BC" w:rsidP="00662531">
      <w:pPr>
        <w:pStyle w:val="Listenabsatz"/>
        <w:numPr>
          <w:ilvl w:val="0"/>
          <w:numId w:val="8"/>
        </w:numPr>
      </w:pPr>
      <w:r>
        <w:t>Con</w:t>
      </w:r>
      <w:r>
        <w:rPr>
          <w:spacing w:val="-1"/>
        </w:rPr>
        <w:t>t</w:t>
      </w:r>
      <w:r>
        <w:rPr>
          <w:spacing w:val="1"/>
        </w:rPr>
        <w:t>r</w:t>
      </w:r>
      <w:r>
        <w:t>a</w:t>
      </w:r>
      <w:r>
        <w:rPr>
          <w:spacing w:val="1"/>
        </w:rPr>
        <w:t>c</w:t>
      </w:r>
      <w:r>
        <w:t>t</w:t>
      </w:r>
      <w:r>
        <w:rPr>
          <w:spacing w:val="1"/>
        </w:rPr>
        <w:t>i</w:t>
      </w:r>
      <w:r>
        <w:t>ng</w:t>
      </w:r>
      <w:r>
        <w:rPr>
          <w:spacing w:val="-9"/>
        </w:rPr>
        <w:t xml:space="preserve"> </w:t>
      </w:r>
      <w:r>
        <w:rPr>
          <w:spacing w:val="-1"/>
        </w:rPr>
        <w:t>A</w:t>
      </w:r>
      <w:r>
        <w:t>u</w:t>
      </w:r>
      <w:r>
        <w:rPr>
          <w:spacing w:val="2"/>
        </w:rPr>
        <w:t>t</w:t>
      </w:r>
      <w:r>
        <w:rPr>
          <w:spacing w:val="1"/>
        </w:rPr>
        <w:t>h</w:t>
      </w:r>
      <w:r>
        <w:t>or</w:t>
      </w:r>
      <w:r>
        <w:rPr>
          <w:spacing w:val="2"/>
        </w:rPr>
        <w:t>i</w:t>
      </w:r>
      <w:r>
        <w:t>t</w:t>
      </w:r>
      <w:r>
        <w:rPr>
          <w:spacing w:val="-1"/>
        </w:rPr>
        <w:t>i</w:t>
      </w:r>
      <w:r>
        <w:t>es</w:t>
      </w:r>
    </w:p>
    <w:p w14:paraId="295EBA72" w14:textId="77777777" w:rsidR="00093540" w:rsidRDefault="00A045BC" w:rsidP="00662531">
      <w:pPr>
        <w:pStyle w:val="Listenabsatz"/>
        <w:numPr>
          <w:ilvl w:val="0"/>
          <w:numId w:val="8"/>
        </w:numPr>
      </w:pPr>
      <w:r>
        <w:rPr>
          <w:spacing w:val="-1"/>
        </w:rPr>
        <w:t>E</w:t>
      </w:r>
      <w:r>
        <w:rPr>
          <w:spacing w:val="1"/>
        </w:rPr>
        <w:t>c</w:t>
      </w:r>
      <w:r>
        <w:t>o</w:t>
      </w:r>
      <w:r>
        <w:rPr>
          <w:spacing w:val="-1"/>
        </w:rPr>
        <w:t>n</w:t>
      </w:r>
      <w:r>
        <w:t>o</w:t>
      </w:r>
      <w:r>
        <w:rPr>
          <w:spacing w:val="4"/>
        </w:rPr>
        <w:t>m</w:t>
      </w:r>
      <w:r>
        <w:rPr>
          <w:spacing w:val="-1"/>
        </w:rPr>
        <w:t>i</w:t>
      </w:r>
      <w:r>
        <w:t>c</w:t>
      </w:r>
      <w:r>
        <w:rPr>
          <w:spacing w:val="-8"/>
        </w:rPr>
        <w:t xml:space="preserve"> </w:t>
      </w:r>
      <w:r>
        <w:rPr>
          <w:spacing w:val="1"/>
        </w:rPr>
        <w:t>O</w:t>
      </w:r>
      <w:r>
        <w:t>p</w:t>
      </w:r>
      <w:r>
        <w:rPr>
          <w:spacing w:val="-1"/>
        </w:rPr>
        <w:t>e</w:t>
      </w:r>
      <w:r>
        <w:rPr>
          <w:spacing w:val="1"/>
        </w:rPr>
        <w:t>r</w:t>
      </w:r>
      <w:r>
        <w:t>at</w:t>
      </w:r>
      <w:r>
        <w:rPr>
          <w:spacing w:val="-1"/>
        </w:rPr>
        <w:t>o</w:t>
      </w:r>
      <w:r>
        <w:rPr>
          <w:spacing w:val="1"/>
        </w:rPr>
        <w:t>r</w:t>
      </w:r>
      <w:r>
        <w:t>s</w:t>
      </w:r>
    </w:p>
    <w:p w14:paraId="295EBA73" w14:textId="77777777" w:rsidR="00093540" w:rsidRDefault="00A045BC" w:rsidP="00662531">
      <w:pPr>
        <w:pStyle w:val="Listenabsatz"/>
        <w:numPr>
          <w:ilvl w:val="0"/>
          <w:numId w:val="8"/>
        </w:numPr>
      </w:pPr>
      <w:r>
        <w:t>Publication Bodies</w:t>
      </w:r>
    </w:p>
    <w:p w14:paraId="295EBA74" w14:textId="77777777" w:rsidR="00093540" w:rsidRDefault="00A045BC" w:rsidP="00662531">
      <w:pPr>
        <w:pStyle w:val="Listenabsatz"/>
        <w:numPr>
          <w:ilvl w:val="0"/>
          <w:numId w:val="8"/>
        </w:numPr>
      </w:pPr>
      <w:r>
        <w:rPr>
          <w:spacing w:val="-1"/>
        </w:rPr>
        <w:t>S</w:t>
      </w:r>
      <w:r>
        <w:t>o</w:t>
      </w:r>
      <w:r>
        <w:rPr>
          <w:spacing w:val="2"/>
        </w:rPr>
        <w:t>f</w:t>
      </w:r>
      <w:r>
        <w:t>tware</w:t>
      </w:r>
      <w:r>
        <w:rPr>
          <w:spacing w:val="-8"/>
        </w:rPr>
        <w:t xml:space="preserve"> </w:t>
      </w:r>
      <w:r>
        <w:rPr>
          <w:spacing w:val="2"/>
        </w:rPr>
        <w:t>D</w:t>
      </w:r>
      <w:r>
        <w:t>e</w:t>
      </w:r>
      <w:r>
        <w:rPr>
          <w:spacing w:val="1"/>
        </w:rPr>
        <w:t>v</w:t>
      </w:r>
      <w:r>
        <w:t>e</w:t>
      </w:r>
      <w:r>
        <w:rPr>
          <w:spacing w:val="-1"/>
        </w:rPr>
        <w:t>l</w:t>
      </w:r>
      <w:r>
        <w:rPr>
          <w:spacing w:val="2"/>
        </w:rPr>
        <w:t>o</w:t>
      </w:r>
      <w:r>
        <w:t>p</w:t>
      </w:r>
      <w:r>
        <w:rPr>
          <w:spacing w:val="-1"/>
        </w:rPr>
        <w:t>e</w:t>
      </w:r>
      <w:r>
        <w:rPr>
          <w:spacing w:val="1"/>
        </w:rPr>
        <w:t>r</w:t>
      </w:r>
      <w:r>
        <w:t>s</w:t>
      </w:r>
    </w:p>
    <w:p w14:paraId="295EBA75" w14:textId="77777777" w:rsidR="00093540" w:rsidRDefault="00093540"/>
    <w:p w14:paraId="295EBA76" w14:textId="77777777" w:rsidR="00093540" w:rsidRDefault="00A045BC">
      <w:pPr>
        <w:spacing w:after="160" w:line="259" w:lineRule="auto"/>
      </w:pPr>
      <w:r>
        <w:t>M</w:t>
      </w:r>
      <w:r>
        <w:rPr>
          <w:spacing w:val="-1"/>
        </w:rPr>
        <w:t>o</w:t>
      </w:r>
      <w:r>
        <w:rPr>
          <w:spacing w:val="1"/>
        </w:rPr>
        <w:t>r</w:t>
      </w:r>
      <w:r>
        <w:t>e</w:t>
      </w:r>
      <w:r>
        <w:rPr>
          <w:spacing w:val="-5"/>
        </w:rPr>
        <w:t xml:space="preserve"> </w:t>
      </w:r>
      <w:r>
        <w:t>sp</w:t>
      </w:r>
      <w:r>
        <w:rPr>
          <w:spacing w:val="-1"/>
        </w:rPr>
        <w:t>e</w:t>
      </w:r>
      <w:r>
        <w:rPr>
          <w:spacing w:val="3"/>
        </w:rPr>
        <w:t>c</w:t>
      </w:r>
      <w:r>
        <w:rPr>
          <w:spacing w:val="-1"/>
        </w:rPr>
        <w:t>i</w:t>
      </w:r>
      <w:r>
        <w:rPr>
          <w:spacing w:val="2"/>
        </w:rPr>
        <w:t>f</w:t>
      </w:r>
      <w:r>
        <w:rPr>
          <w:spacing w:val="-1"/>
        </w:rPr>
        <w:t>i</w:t>
      </w:r>
      <w:r>
        <w:rPr>
          <w:spacing w:val="1"/>
        </w:rPr>
        <w:t>c</w:t>
      </w:r>
      <w:r>
        <w:t>a</w:t>
      </w:r>
      <w:r>
        <w:rPr>
          <w:spacing w:val="-1"/>
        </w:rPr>
        <w:t>l</w:t>
      </w:r>
      <w:r>
        <w:rPr>
          <w:spacing w:val="4"/>
        </w:rPr>
        <w:t>l</w:t>
      </w:r>
      <w:r>
        <w:t>y,</w:t>
      </w:r>
      <w:r>
        <w:rPr>
          <w:spacing w:val="-12"/>
        </w:rPr>
        <w:t xml:space="preserve"> </w:t>
      </w:r>
      <w:r>
        <w:rPr>
          <w:spacing w:val="-1"/>
        </w:rPr>
        <w:t>i</w:t>
      </w:r>
      <w:r>
        <w:t>t</w:t>
      </w:r>
      <w:r>
        <w:rPr>
          <w:spacing w:val="-1"/>
        </w:rPr>
        <w:t xml:space="preserve"> i</w:t>
      </w:r>
      <w:r>
        <w:t>s</w:t>
      </w:r>
      <w:r>
        <w:rPr>
          <w:spacing w:val="2"/>
        </w:rPr>
        <w:t xml:space="preserve"> </w:t>
      </w:r>
      <w:r>
        <w:t>a</w:t>
      </w:r>
      <w:r>
        <w:rPr>
          <w:spacing w:val="-1"/>
        </w:rPr>
        <w:t>d</w:t>
      </w:r>
      <w:r>
        <w:t>dr</w:t>
      </w:r>
      <w:r>
        <w:rPr>
          <w:spacing w:val="2"/>
        </w:rPr>
        <w:t>e</w:t>
      </w:r>
      <w:r>
        <w:rPr>
          <w:spacing w:val="1"/>
        </w:rPr>
        <w:t>ss</w:t>
      </w:r>
      <w:r>
        <w:t>ed</w:t>
      </w:r>
      <w:r>
        <w:rPr>
          <w:spacing w:val="-10"/>
        </w:rPr>
        <w:t xml:space="preserve"> </w:t>
      </w:r>
      <w:r>
        <w:t>t</w:t>
      </w:r>
      <w:r>
        <w:rPr>
          <w:spacing w:val="1"/>
        </w:rPr>
        <w:t>o</w:t>
      </w:r>
      <w:r>
        <w:rPr>
          <w:spacing w:val="-2"/>
        </w:rPr>
        <w:t>w</w:t>
      </w:r>
      <w:r>
        <w:t>ards</w:t>
      </w:r>
      <w:r>
        <w:rPr>
          <w:spacing w:val="-6"/>
        </w:rPr>
        <w:t xml:space="preserve"> </w:t>
      </w:r>
      <w:r>
        <w:rPr>
          <w:spacing w:val="2"/>
        </w:rPr>
        <w:t>t</w:t>
      </w:r>
      <w:r>
        <w:t>he</w:t>
      </w:r>
      <w:r>
        <w:rPr>
          <w:spacing w:val="-4"/>
        </w:rPr>
        <w:t xml:space="preserve"> </w:t>
      </w:r>
      <w:r>
        <w:rPr>
          <w:spacing w:val="2"/>
        </w:rPr>
        <w:t>f</w:t>
      </w:r>
      <w:r>
        <w:t>o</w:t>
      </w:r>
      <w:r>
        <w:rPr>
          <w:spacing w:val="1"/>
        </w:rPr>
        <w:t>l</w:t>
      </w:r>
      <w:r>
        <w:rPr>
          <w:spacing w:val="-1"/>
        </w:rPr>
        <w:t>l</w:t>
      </w:r>
      <w:r>
        <w:rPr>
          <w:spacing w:val="2"/>
        </w:rPr>
        <w:t>o</w:t>
      </w:r>
      <w:r>
        <w:t>w</w:t>
      </w:r>
      <w:r>
        <w:rPr>
          <w:spacing w:val="-1"/>
        </w:rPr>
        <w:t>i</w:t>
      </w:r>
      <w:r>
        <w:t>ng</w:t>
      </w:r>
      <w:r>
        <w:rPr>
          <w:spacing w:val="-5"/>
        </w:rPr>
        <w:t xml:space="preserve"> </w:t>
      </w:r>
      <w:r>
        <w:rPr>
          <w:spacing w:val="1"/>
        </w:rPr>
        <w:t>r</w:t>
      </w:r>
      <w:r>
        <w:t>o</w:t>
      </w:r>
      <w:r>
        <w:rPr>
          <w:spacing w:val="-1"/>
        </w:rPr>
        <w:t>l</w:t>
      </w:r>
      <w:r>
        <w:t>e</w:t>
      </w:r>
      <w:r>
        <w:rPr>
          <w:spacing w:val="1"/>
        </w:rPr>
        <w:t>s</w:t>
      </w:r>
      <w:r>
        <w:t>:</w:t>
      </w:r>
    </w:p>
    <w:p w14:paraId="295EBA77" w14:textId="77777777" w:rsidR="00093540" w:rsidRDefault="00A045BC" w:rsidP="00662531">
      <w:pPr>
        <w:pStyle w:val="Listenabsatz"/>
        <w:numPr>
          <w:ilvl w:val="0"/>
          <w:numId w:val="9"/>
        </w:numPr>
        <w:jc w:val="both"/>
      </w:pPr>
      <w:r>
        <w:t xml:space="preserve">ICT </w:t>
      </w:r>
      <w:r>
        <w:rPr>
          <w:spacing w:val="-1"/>
        </w:rPr>
        <w:t>A</w:t>
      </w:r>
      <w:r>
        <w:rPr>
          <w:spacing w:val="1"/>
        </w:rPr>
        <w:t>rc</w:t>
      </w:r>
      <w:r>
        <w:t>h</w:t>
      </w:r>
      <w:r>
        <w:rPr>
          <w:spacing w:val="-1"/>
        </w:rPr>
        <w:t>i</w:t>
      </w:r>
      <w:r>
        <w:t>tects</w:t>
      </w:r>
    </w:p>
    <w:p w14:paraId="295EBA78" w14:textId="77777777" w:rsidR="00093540" w:rsidRDefault="00A045BC" w:rsidP="00662531">
      <w:pPr>
        <w:pStyle w:val="Listenabsatz"/>
        <w:numPr>
          <w:ilvl w:val="0"/>
          <w:numId w:val="9"/>
        </w:numPr>
        <w:jc w:val="both"/>
      </w:pPr>
      <w:r>
        <w:t>ICT De</w:t>
      </w:r>
      <w:r>
        <w:rPr>
          <w:spacing w:val="-2"/>
        </w:rPr>
        <w:t>v</w:t>
      </w:r>
      <w:r>
        <w:t>e</w:t>
      </w:r>
      <w:r>
        <w:rPr>
          <w:spacing w:val="1"/>
        </w:rPr>
        <w:t>l</w:t>
      </w:r>
      <w:r>
        <w:t>o</w:t>
      </w:r>
      <w:r>
        <w:rPr>
          <w:spacing w:val="1"/>
        </w:rPr>
        <w:t>p</w:t>
      </w:r>
      <w:r>
        <w:t>ers</w:t>
      </w:r>
    </w:p>
    <w:p w14:paraId="295EBA79" w14:textId="77777777" w:rsidR="00093540" w:rsidRDefault="00A045BC" w:rsidP="00662531">
      <w:pPr>
        <w:pStyle w:val="Listenabsatz"/>
        <w:numPr>
          <w:ilvl w:val="0"/>
          <w:numId w:val="9"/>
        </w:numPr>
      </w:pPr>
      <w:r>
        <w:t>Business Experts</w:t>
      </w:r>
    </w:p>
    <w:p w14:paraId="295EBA7A" w14:textId="77777777" w:rsidR="00093540" w:rsidRDefault="00093540">
      <w:pPr>
        <w:pStyle w:val="Frgadlista-dekorfrg11"/>
      </w:pPr>
    </w:p>
    <w:p w14:paraId="295EBA7B" w14:textId="1051EB99" w:rsidR="00093540" w:rsidRDefault="00A045BC">
      <w:pPr>
        <w:rPr>
          <w:lang w:val="en-GB"/>
        </w:rPr>
      </w:pPr>
      <w:r>
        <w:t xml:space="preserve">For further information on </w:t>
      </w:r>
      <w:proofErr w:type="spellStart"/>
      <w:r>
        <w:t>Peppol</w:t>
      </w:r>
      <w:proofErr w:type="spellEnd"/>
      <w:r>
        <w:t>/</w:t>
      </w:r>
      <w:proofErr w:type="spellStart"/>
      <w:r>
        <w:t>OpenPeppol</w:t>
      </w:r>
      <w:proofErr w:type="spellEnd"/>
      <w:r>
        <w:t xml:space="preserve"> please see [</w:t>
      </w:r>
      <w:proofErr w:type="spellStart"/>
      <w:r w:rsidR="0061125F">
        <w:fldChar w:fldCharType="begin"/>
      </w:r>
      <w:r w:rsidR="0061125F">
        <w:instrText>HYPERLINK "https://peppol.org/about/"</w:instrText>
      </w:r>
      <w:r w:rsidR="0061125F">
        <w:fldChar w:fldCharType="separate"/>
      </w:r>
      <w:r w:rsidR="00D1268B" w:rsidRPr="000207AB">
        <w:rPr>
          <w:rStyle w:val="Hyperlink"/>
        </w:rPr>
        <w:t>P</w:t>
      </w:r>
      <w:r w:rsidRPr="000207AB">
        <w:rPr>
          <w:rStyle w:val="Hyperlink"/>
        </w:rPr>
        <w:t>eppol</w:t>
      </w:r>
      <w:proofErr w:type="spellEnd"/>
      <w:r w:rsidR="000207AB" w:rsidRPr="000207AB">
        <w:rPr>
          <w:rStyle w:val="Hyperlink"/>
        </w:rPr>
        <w:t xml:space="preserve"> About</w:t>
      </w:r>
      <w:r w:rsidR="0061125F">
        <w:rPr>
          <w:rStyle w:val="Hyperlink"/>
        </w:rPr>
        <w:fldChar w:fldCharType="end"/>
      </w:r>
      <w:r>
        <w:t>].</w:t>
      </w:r>
    </w:p>
    <w:p w14:paraId="3A21CF62" w14:textId="5DBE880B" w:rsidR="00B55814" w:rsidRDefault="00BB3CE0">
      <w:pPr>
        <w:pStyle w:val="berschrift2"/>
        <w:rPr>
          <w:lang w:val="en-GB"/>
        </w:rPr>
      </w:pPr>
      <w:bookmarkStart w:id="38" w:name="_Toc162022347"/>
      <w:r>
        <w:rPr>
          <w:lang w:val="en-GB"/>
        </w:rPr>
        <w:t xml:space="preserve">Procedures handled with this </w:t>
      </w:r>
      <w:proofErr w:type="gramStart"/>
      <w:r>
        <w:rPr>
          <w:lang w:val="en-GB"/>
        </w:rPr>
        <w:t>guideline</w:t>
      </w:r>
      <w:bookmarkEnd w:id="38"/>
      <w:proofErr w:type="gramEnd"/>
    </w:p>
    <w:p w14:paraId="697A52A6" w14:textId="3D15756D" w:rsidR="000864F1" w:rsidRDefault="000864F1" w:rsidP="00BB3CE0">
      <w:pPr>
        <w:rPr>
          <w:lang w:val="en-GB"/>
        </w:rPr>
      </w:pPr>
      <w:r>
        <w:rPr>
          <w:lang w:val="en-GB"/>
        </w:rPr>
        <w:t xml:space="preserve">The scope of this guideline describes </w:t>
      </w:r>
      <w:r w:rsidR="00B61C8A">
        <w:rPr>
          <w:lang w:val="en-GB"/>
        </w:rPr>
        <w:t xml:space="preserve">several kinds of </w:t>
      </w:r>
      <w:r w:rsidR="00BE3C94">
        <w:rPr>
          <w:lang w:val="en-GB"/>
        </w:rPr>
        <w:t xml:space="preserve">procurement </w:t>
      </w:r>
      <w:r w:rsidR="00B61C8A">
        <w:rPr>
          <w:lang w:val="en-GB"/>
        </w:rPr>
        <w:t xml:space="preserve">procedures </w:t>
      </w:r>
      <w:r w:rsidR="00BE3C94">
        <w:rPr>
          <w:lang w:val="en-GB"/>
        </w:rPr>
        <w:t xml:space="preserve">that </w:t>
      </w:r>
      <w:r w:rsidR="009E42CB">
        <w:rPr>
          <w:lang w:val="en-GB"/>
        </w:rPr>
        <w:t>are built upon one or more selecti</w:t>
      </w:r>
      <w:r w:rsidR="002F7F35">
        <w:rPr>
          <w:lang w:val="en-GB"/>
        </w:rPr>
        <w:t>on milestones until the final cont</w:t>
      </w:r>
      <w:r w:rsidR="008531A9">
        <w:rPr>
          <w:lang w:val="en-GB"/>
        </w:rPr>
        <w:t>r</w:t>
      </w:r>
      <w:r w:rsidR="002F7F35">
        <w:rPr>
          <w:lang w:val="en-GB"/>
        </w:rPr>
        <w:t xml:space="preserve">act </w:t>
      </w:r>
      <w:r w:rsidR="00D814E7">
        <w:rPr>
          <w:lang w:val="en-GB"/>
        </w:rPr>
        <w:t xml:space="preserve">will be signed. </w:t>
      </w:r>
      <w:r w:rsidR="00317977">
        <w:rPr>
          <w:lang w:val="en-GB"/>
        </w:rPr>
        <w:t xml:space="preserve">Selection may </w:t>
      </w:r>
      <w:r w:rsidR="00F7524D">
        <w:rPr>
          <w:lang w:val="en-GB"/>
        </w:rPr>
        <w:t xml:space="preserve">either </w:t>
      </w:r>
      <w:r w:rsidR="00317977">
        <w:rPr>
          <w:lang w:val="en-GB"/>
        </w:rPr>
        <w:t xml:space="preserve">based on </w:t>
      </w:r>
      <w:r w:rsidR="00F7524D">
        <w:rPr>
          <w:lang w:val="en-GB"/>
        </w:rPr>
        <w:t xml:space="preserve">approval of </w:t>
      </w:r>
      <w:r w:rsidR="00317977">
        <w:rPr>
          <w:lang w:val="en-GB"/>
        </w:rPr>
        <w:t xml:space="preserve">qualification </w:t>
      </w:r>
      <w:r w:rsidR="00F7524D">
        <w:rPr>
          <w:lang w:val="en-GB"/>
        </w:rPr>
        <w:t xml:space="preserve">or on negotiation </w:t>
      </w:r>
      <w:r w:rsidR="000C41BE">
        <w:rPr>
          <w:lang w:val="en-GB"/>
        </w:rPr>
        <w:t>results during the whole procurement process.</w:t>
      </w:r>
    </w:p>
    <w:p w14:paraId="1B08F8F0" w14:textId="6A3DB7DC" w:rsidR="005B5AA1" w:rsidRPr="00BB3CE0" w:rsidRDefault="005B5AA1" w:rsidP="00BB3CE0">
      <w:pPr>
        <w:rPr>
          <w:lang w:val="en-GB"/>
        </w:rPr>
      </w:pPr>
      <w:r>
        <w:rPr>
          <w:lang w:val="en-GB"/>
        </w:rPr>
        <w:t>The scope of this guideline doe</w:t>
      </w:r>
      <w:r w:rsidR="002D4975">
        <w:rPr>
          <w:lang w:val="en-GB"/>
        </w:rPr>
        <w:t xml:space="preserve">s especially not include </w:t>
      </w:r>
      <w:r w:rsidR="00616467">
        <w:rPr>
          <w:lang w:val="en-GB"/>
        </w:rPr>
        <w:t xml:space="preserve">procurement </w:t>
      </w:r>
      <w:r w:rsidR="007D0A03">
        <w:rPr>
          <w:lang w:val="en-GB"/>
        </w:rPr>
        <w:t>procedure types</w:t>
      </w:r>
      <w:r w:rsidR="00616467">
        <w:rPr>
          <w:lang w:val="en-GB"/>
        </w:rPr>
        <w:t xml:space="preserve"> leading to </w:t>
      </w:r>
      <w:r w:rsidR="007D0A03">
        <w:rPr>
          <w:lang w:val="en-GB"/>
        </w:rPr>
        <w:t>electronic a</w:t>
      </w:r>
      <w:r w:rsidR="002D4975">
        <w:rPr>
          <w:lang w:val="en-GB"/>
        </w:rPr>
        <w:t xml:space="preserve">uctions or </w:t>
      </w:r>
      <w:r w:rsidR="00616467">
        <w:rPr>
          <w:lang w:val="en-GB"/>
        </w:rPr>
        <w:t>contracting frameworks.</w:t>
      </w:r>
    </w:p>
    <w:p w14:paraId="295EBA7C" w14:textId="49A42B66" w:rsidR="00093540" w:rsidRDefault="00A045BC">
      <w:pPr>
        <w:pStyle w:val="berschrift2"/>
        <w:rPr>
          <w:lang w:val="en-GB"/>
        </w:rPr>
      </w:pPr>
      <w:bookmarkStart w:id="39" w:name="_Toc162022348"/>
      <w:r>
        <w:rPr>
          <w:lang w:val="en-GB"/>
        </w:rPr>
        <w:t xml:space="preserve">Peppol specifications in scope of the Notification &amp; </w:t>
      </w:r>
      <w:r w:rsidR="000207AB">
        <w:rPr>
          <w:lang w:val="en-GB"/>
        </w:rPr>
        <w:t>Two-Stage</w:t>
      </w:r>
      <w:r>
        <w:rPr>
          <w:lang w:val="en-GB"/>
        </w:rPr>
        <w:t xml:space="preserve"> Procedure</w:t>
      </w:r>
      <w:r w:rsidR="0071630F">
        <w:rPr>
          <w:lang w:val="en-GB"/>
        </w:rPr>
        <w:t>s</w:t>
      </w:r>
      <w:r>
        <w:rPr>
          <w:lang w:val="en-GB"/>
        </w:rPr>
        <w:t xml:space="preserve"> Guideline</w:t>
      </w:r>
      <w:bookmarkEnd w:id="39"/>
    </w:p>
    <w:p w14:paraId="295EBA7D" w14:textId="379C51E7" w:rsidR="00093540" w:rsidRDefault="00A045BC">
      <w:pPr>
        <w:spacing w:after="180"/>
      </w:pPr>
      <w:r>
        <w:t xml:space="preserve">Peppol pre-award enables trading partners to exchange standards-based electronic </w:t>
      </w:r>
      <w:proofErr w:type="spellStart"/>
      <w:r>
        <w:t>eTendering</w:t>
      </w:r>
      <w:proofErr w:type="spellEnd"/>
      <w:r>
        <w:t xml:space="preserve"> documents over the Peppol network (based on a 4-corner model) [</w:t>
      </w:r>
      <w:proofErr w:type="spellStart"/>
      <w:r w:rsidR="0061125F">
        <w:fldChar w:fldCharType="begin"/>
      </w:r>
      <w:r w:rsidR="0061125F">
        <w:instrText>HYPERLINK "https://peppol.org/learn-more/peppol-interoperability-framework/"</w:instrText>
      </w:r>
      <w:r w:rsidR="0061125F">
        <w:fldChar w:fldCharType="separate"/>
      </w:r>
      <w:r w:rsidRPr="000207AB">
        <w:rPr>
          <w:rStyle w:val="Hyperlink"/>
        </w:rPr>
        <w:t>Peppol</w:t>
      </w:r>
      <w:proofErr w:type="spellEnd"/>
      <w:r w:rsidRPr="000207AB">
        <w:rPr>
          <w:rStyle w:val="Hyperlink"/>
        </w:rPr>
        <w:t xml:space="preserve"> </w:t>
      </w:r>
      <w:proofErr w:type="spellStart"/>
      <w:r w:rsidRPr="000207AB">
        <w:rPr>
          <w:rStyle w:val="Hyperlink"/>
        </w:rPr>
        <w:t>eDelivery</w:t>
      </w:r>
      <w:proofErr w:type="spellEnd"/>
      <w:r w:rsidR="0061125F">
        <w:rPr>
          <w:rStyle w:val="Hyperlink"/>
        </w:rPr>
        <w:fldChar w:fldCharType="end"/>
      </w:r>
      <w:r>
        <w:t>]. These documents are described as profiles, the PEPPOL Business Interoperability Specifications (BIS)</w:t>
      </w:r>
      <w:r w:rsidR="000207AB">
        <w:t xml:space="preserve"> [</w:t>
      </w:r>
      <w:hyperlink r:id="rId24" w:history="1">
        <w:r w:rsidR="000207AB" w:rsidRPr="000207AB">
          <w:rPr>
            <w:rStyle w:val="Hyperlink"/>
          </w:rPr>
          <w:t>Peppol BIS</w:t>
        </w:r>
      </w:hyperlink>
      <w:r w:rsidR="000207AB">
        <w:t>]</w:t>
      </w:r>
      <w:r>
        <w:t>, and depict business process like the search of notices, the publication of call for tenders, the submission of tenders, etc.</w:t>
      </w:r>
    </w:p>
    <w:p w14:paraId="295EBA7E" w14:textId="7AECDF3F" w:rsidR="00093540" w:rsidRDefault="00A045BC">
      <w:pPr>
        <w:spacing w:after="180"/>
      </w:pPr>
      <w:r>
        <w:t xml:space="preserve">The Peppol BISs in the pre-award domain have been developed by the </w:t>
      </w:r>
      <w:proofErr w:type="spellStart"/>
      <w:r>
        <w:t>OpenPEPPOL</w:t>
      </w:r>
      <w:proofErr w:type="spellEnd"/>
      <w:r>
        <w:t xml:space="preserve"> AISBL Pre-Award Domain Community (</w:t>
      </w:r>
      <w:proofErr w:type="spellStart"/>
      <w:r>
        <w:t>PrAC</w:t>
      </w:r>
      <w:proofErr w:type="spellEnd"/>
      <w:r>
        <w:t>) and are published as part of the Peppol specifications</w:t>
      </w:r>
      <w:r w:rsidR="00AF1DF4">
        <w:t xml:space="preserve"> [</w:t>
      </w:r>
      <w:hyperlink r:id="rId25" w:history="1">
        <w:r w:rsidR="00AF1DF4">
          <w:rPr>
            <w:rStyle w:val="Hyperlink"/>
          </w:rPr>
          <w:t>Peppol Pre Award</w:t>
        </w:r>
      </w:hyperlink>
      <w:r w:rsidR="00AF1DF4">
        <w:t>]</w:t>
      </w:r>
      <w:r>
        <w:t xml:space="preserve">. </w:t>
      </w:r>
      <w:r w:rsidR="000207AB">
        <w:t>The</w:t>
      </w:r>
      <w:r>
        <w:t xml:space="preserve"> Peppol BIS </w:t>
      </w:r>
      <w:r w:rsidR="000207AB">
        <w:t xml:space="preserve">in the </w:t>
      </w:r>
      <w:r>
        <w:t xml:space="preserve">pre-award constitute the </w:t>
      </w:r>
      <w:r w:rsidR="00AF1DF4">
        <w:t>specifications</w:t>
      </w:r>
      <w:r>
        <w:t xml:space="preserve"> that frame the execution of </w:t>
      </w:r>
      <w:proofErr w:type="spellStart"/>
      <w:r>
        <w:t>eTendering</w:t>
      </w:r>
      <w:proofErr w:type="spellEnd"/>
      <w:r>
        <w:t xml:space="preserve"> procedures</w:t>
      </w:r>
      <w:r w:rsidR="00AF1DF4">
        <w:t xml:space="preserve"> [</w:t>
      </w:r>
      <w:proofErr w:type="spellStart"/>
      <w:r w:rsidR="0061125F">
        <w:fldChar w:fldCharType="begin"/>
      </w:r>
      <w:r w:rsidR="0061125F">
        <w:instrText>HYPERLINK "https://docs.peppol.eu/pracc/"</w:instrText>
      </w:r>
      <w:r w:rsidR="0061125F">
        <w:fldChar w:fldCharType="separate"/>
      </w:r>
      <w:r w:rsidR="00AF1DF4" w:rsidRPr="00AF1DF4">
        <w:rPr>
          <w:rStyle w:val="Hyperlink"/>
        </w:rPr>
        <w:t>Peppol</w:t>
      </w:r>
      <w:proofErr w:type="spellEnd"/>
      <w:r w:rsidR="00AF1DF4" w:rsidRPr="00AF1DF4">
        <w:rPr>
          <w:rStyle w:val="Hyperlink"/>
        </w:rPr>
        <w:t xml:space="preserve"> </w:t>
      </w:r>
      <w:proofErr w:type="spellStart"/>
      <w:r w:rsidR="00AF1DF4" w:rsidRPr="00AF1DF4">
        <w:rPr>
          <w:rStyle w:val="Hyperlink"/>
        </w:rPr>
        <w:t>eTendering</w:t>
      </w:r>
      <w:proofErr w:type="spellEnd"/>
      <w:r w:rsidR="0061125F">
        <w:rPr>
          <w:rStyle w:val="Hyperlink"/>
        </w:rPr>
        <w:fldChar w:fldCharType="end"/>
      </w:r>
      <w:r w:rsidR="00AF1DF4">
        <w:t>]</w:t>
      </w:r>
      <w:r>
        <w:t xml:space="preserve">. </w:t>
      </w:r>
    </w:p>
    <w:p w14:paraId="295EBA7F" w14:textId="73002845" w:rsidR="00093540" w:rsidRDefault="00A045BC">
      <w:pPr>
        <w:spacing w:after="180"/>
      </w:pPr>
      <w:r>
        <w:t>The Peppol pre-award BISs and transactions referenced in this guideline are intended to be exchanged between the tendering systems of economic operators and contracting bodies. This means that it is expected that the parties have connected their systems to the internet, and that they have middleware in place to enable them to send and receive the Peppol transactions in a secure way, using an agreed syntax</w:t>
      </w:r>
      <w:r w:rsidR="000207AB">
        <w:t xml:space="preserve"> and the Peppol network</w:t>
      </w:r>
      <w:r>
        <w:t>.</w:t>
      </w:r>
    </w:p>
    <w:p w14:paraId="295EBA80" w14:textId="54EAAF57" w:rsidR="00093540" w:rsidRDefault="008A4725">
      <w:pPr>
        <w:spacing w:after="180"/>
      </w:pPr>
      <w:r>
        <w:t>To</w:t>
      </w:r>
      <w:r w:rsidR="00A045BC">
        <w:t xml:space="preserve"> implement the </w:t>
      </w:r>
      <w:proofErr w:type="spellStart"/>
      <w:r w:rsidR="00A045BC">
        <w:t>Peppol</w:t>
      </w:r>
      <w:proofErr w:type="spellEnd"/>
      <w:r w:rsidR="00A045BC">
        <w:t xml:space="preserve"> profiles and transactions, however, further guidelines must be </w:t>
      </w:r>
      <w:proofErr w:type="gramStart"/>
      <w:r w:rsidR="00A045BC">
        <w:t>considered, in particular</w:t>
      </w:r>
      <w:proofErr w:type="gramEnd"/>
      <w:r w:rsidR="00A045BC">
        <w:t>:</w:t>
      </w:r>
    </w:p>
    <w:p w14:paraId="295EBA81" w14:textId="0B6F05A8" w:rsidR="00093540" w:rsidRDefault="00A045BC" w:rsidP="00662531">
      <w:pPr>
        <w:pStyle w:val="Listenabsatz"/>
        <w:numPr>
          <w:ilvl w:val="0"/>
          <w:numId w:val="2"/>
        </w:numPr>
        <w:spacing w:after="180"/>
      </w:pPr>
      <w:r>
        <w:t>Use of transport specifications are described in the BIS eDelivery guide for pre-award [</w:t>
      </w:r>
      <w:r>
        <w:fldChar w:fldCharType="begin"/>
      </w:r>
      <w:r>
        <w:instrText>HYPERLINK "https://docs.peppol.eu/pracc/files/BIS-eDelivery-guide-for-pre-award-v1.2.pdf" \o "https://docs.peppol.eu/pracc/files/BIS-eDelivery-guide-for-pre-award-v1.2.pdf"</w:instrText>
      </w:r>
      <w:r>
        <w:fldChar w:fldCharType="separate"/>
      </w:r>
      <w:r>
        <w:rPr>
          <w:rStyle w:val="Hyperlink"/>
        </w:rPr>
        <w:t>Pre Award eDelivery</w:t>
      </w:r>
      <w:r>
        <w:rPr>
          <w:rStyle w:val="Hyperlink"/>
        </w:rPr>
        <w:fldChar w:fldCharType="end"/>
      </w:r>
      <w:r>
        <w:t>]</w:t>
      </w:r>
    </w:p>
    <w:p w14:paraId="295EBA82" w14:textId="45CD3991" w:rsidR="00093540" w:rsidRDefault="00A045BC" w:rsidP="00662531">
      <w:pPr>
        <w:pStyle w:val="Listenabsatz"/>
        <w:numPr>
          <w:ilvl w:val="0"/>
          <w:numId w:val="2"/>
        </w:numPr>
        <w:spacing w:after="180"/>
      </w:pPr>
      <w:r>
        <w:t>Use of cryptographic specifications are described in the BIS eDocuments guide for pre-award [</w:t>
      </w:r>
      <w:r>
        <w:fldChar w:fldCharType="begin"/>
      </w:r>
      <w:r>
        <w:instrText>HYPERLINK "https://docs.peppol.eu/pracc/files/BIS-eDocuments-guide-for-pre-award-v1.2.pdf"</w:instrText>
      </w:r>
      <w:r>
        <w:fldChar w:fldCharType="separate"/>
      </w:r>
      <w:r>
        <w:rPr>
          <w:rStyle w:val="Hyperlink"/>
        </w:rPr>
        <w:t>Pre Award eDocuments</w:t>
      </w:r>
      <w:r>
        <w:rPr>
          <w:rStyle w:val="Hyperlink"/>
        </w:rPr>
        <w:fldChar w:fldCharType="end"/>
      </w:r>
      <w:r>
        <w:t>]</w:t>
      </w:r>
    </w:p>
    <w:p w14:paraId="295EBA83" w14:textId="3D74BEA4" w:rsidR="00093540" w:rsidRDefault="00A045BC">
      <w:pPr>
        <w:spacing w:after="180"/>
      </w:pPr>
      <w:r>
        <w:lastRenderedPageBreak/>
        <w:t>The content model of the Peppol transactions can be used in procurement platforms or portals, so that these platforms as well as procurement systems of economic operators and contracting bodies are based on the same information and process models, which makes them interoperable. Even if platforms are not technically interoperable</w:t>
      </w:r>
      <w:r w:rsidR="00AF1DF4">
        <w:t xml:space="preserve"> (e.g. not yet connected to the Peppol network)</w:t>
      </w:r>
      <w:r>
        <w:t>, the processes and content models facilitate a common understanding.</w:t>
      </w:r>
    </w:p>
    <w:p w14:paraId="295EBA84" w14:textId="1C6E82F0" w:rsidR="00093540" w:rsidRDefault="00A045BC">
      <w:pPr>
        <w:spacing w:after="180"/>
      </w:pPr>
      <w:r>
        <w:t xml:space="preserve">The </w:t>
      </w:r>
      <w:r w:rsidR="00AF1DF4">
        <w:t xml:space="preserve">two-stage procedure </w:t>
      </w:r>
      <w:r>
        <w:t xml:space="preserve">guideline references and arranges various Peppol BISs in the pre-award domain to describe coherent behavior regarding the execution of </w:t>
      </w:r>
      <w:r w:rsidR="00AF1DF4">
        <w:t xml:space="preserve">two-stage procedures </w:t>
      </w:r>
      <w:r>
        <w:t xml:space="preserve">using Peppol. </w:t>
      </w:r>
      <w:r w:rsidR="00AF1DF4">
        <w:t xml:space="preserve">It thereby points to variants such as </w:t>
      </w:r>
      <w:r w:rsidR="00AF1DF4" w:rsidRPr="00B9765D">
        <w:rPr>
          <w:lang w:val="en-GB"/>
        </w:rPr>
        <w:t>restricted</w:t>
      </w:r>
      <w:r w:rsidR="00AF1DF4">
        <w:rPr>
          <w:lang w:val="en-GB"/>
        </w:rPr>
        <w:t xml:space="preserve"> </w:t>
      </w:r>
      <w:r w:rsidR="00AF1DF4" w:rsidRPr="00B9765D">
        <w:rPr>
          <w:lang w:val="en-GB"/>
        </w:rPr>
        <w:t xml:space="preserve">procedures, </w:t>
      </w:r>
      <w:r w:rsidR="005E1CD5">
        <w:rPr>
          <w:lang w:val="en-GB"/>
        </w:rPr>
        <w:t>competitive procedure with negotiation</w:t>
      </w:r>
      <w:r w:rsidR="00463B5C" w:rsidRPr="00463B5C">
        <w:rPr>
          <w:lang w:val="en-GB"/>
        </w:rPr>
        <w:t>s</w:t>
      </w:r>
      <w:r w:rsidR="00AF1DF4" w:rsidRPr="00B9765D">
        <w:rPr>
          <w:lang w:val="en-GB"/>
        </w:rPr>
        <w:t>,</w:t>
      </w:r>
      <w:r w:rsidR="00AF1DF4">
        <w:rPr>
          <w:lang w:val="en-GB"/>
        </w:rPr>
        <w:t xml:space="preserve"> </w:t>
      </w:r>
      <w:r w:rsidR="00AF1DF4" w:rsidRPr="00B9765D">
        <w:rPr>
          <w:lang w:val="en-GB"/>
        </w:rPr>
        <w:t>competitive dialogues</w:t>
      </w:r>
      <w:r w:rsidR="00AF1DF4">
        <w:rPr>
          <w:lang w:val="en-GB"/>
        </w:rPr>
        <w:t>,</w:t>
      </w:r>
      <w:r w:rsidR="00AF1DF4" w:rsidRPr="00B9765D">
        <w:rPr>
          <w:lang w:val="en-GB"/>
        </w:rPr>
        <w:t xml:space="preserve"> innovation partnerships </w:t>
      </w:r>
      <w:r w:rsidR="00AF1DF4">
        <w:rPr>
          <w:lang w:val="en-GB"/>
        </w:rPr>
        <w:t xml:space="preserve">and </w:t>
      </w:r>
      <w:r w:rsidR="00AF1DF4">
        <w:t>dynamic purchasing systems. T</w:t>
      </w:r>
      <w:r>
        <w:t xml:space="preserve">he </w:t>
      </w:r>
      <w:r w:rsidR="00AF1DF4">
        <w:t xml:space="preserve">use of </w:t>
      </w:r>
      <w:r>
        <w:t>Peppol pre-award BISs</w:t>
      </w:r>
      <w:r w:rsidR="00AF1DF4">
        <w:t xml:space="preserve"> for Open Procedures is described in the </w:t>
      </w:r>
      <w:r w:rsidR="00AF1DF4" w:rsidRPr="00AF1DF4">
        <w:t>Peppol BIS pre-award guide - Notification and Open Procedure</w:t>
      </w:r>
      <w:r w:rsidR="00AF1DF4">
        <w:t xml:space="preserve"> </w:t>
      </w:r>
      <w:r w:rsidR="00AF1DF4" w:rsidRPr="00D1268B">
        <w:rPr>
          <w:rFonts w:cs="Calibri"/>
          <w:lang w:val="en-GB" w:eastAsia="de-DE"/>
        </w:rPr>
        <w:t>[</w:t>
      </w:r>
      <w:hyperlink r:id="rId26" w:history="1">
        <w:r w:rsidR="00AF1DF4" w:rsidRPr="00D1268B">
          <w:rPr>
            <w:rStyle w:val="Hyperlink"/>
            <w:rFonts w:cs="Calibri"/>
            <w:lang w:val="en-GB" w:eastAsia="de-DE"/>
          </w:rPr>
          <w:t>Pre-Award Open Procedure</w:t>
        </w:r>
      </w:hyperlink>
      <w:r w:rsidR="00AF1DF4">
        <w:rPr>
          <w:rFonts w:cs="Calibri"/>
          <w:sz w:val="20"/>
          <w:szCs w:val="20"/>
          <w:lang w:val="en-GB" w:eastAsia="de-DE"/>
        </w:rPr>
        <w:t>]</w:t>
      </w:r>
      <w:r>
        <w:t xml:space="preserve">. </w:t>
      </w:r>
    </w:p>
    <w:p w14:paraId="295EBA85" w14:textId="0972D8C9" w:rsidR="00093540" w:rsidRDefault="00A045BC">
      <w:pPr>
        <w:spacing w:after="180"/>
        <w:rPr>
          <w:rFonts w:cs="Arial"/>
        </w:rPr>
      </w:pPr>
      <w:r>
        <w:t xml:space="preserve">The set of Peppol BISs for supporting </w:t>
      </w:r>
      <w:r w:rsidR="0071630F">
        <w:t>Two-Stage</w:t>
      </w:r>
      <w:r>
        <w:t xml:space="preserve"> </w:t>
      </w:r>
      <w:r w:rsidR="0071630F">
        <w:t>P</w:t>
      </w:r>
      <w:r>
        <w:t>rocedure</w:t>
      </w:r>
      <w:r w:rsidR="00AF1DF4">
        <w:t>s</w:t>
      </w:r>
      <w:r>
        <w:t xml:space="preserve"> in the pre-award area are</w:t>
      </w:r>
      <w:r w:rsidR="00AF1DF4">
        <w:t xml:space="preserve"> collected at</w:t>
      </w:r>
      <w:r>
        <w:t xml:space="preserve"> [</w:t>
      </w:r>
      <w:hyperlink r:id="rId27" w:history="1">
        <w:r>
          <w:rPr>
            <w:rStyle w:val="Hyperlink"/>
          </w:rPr>
          <w:t xml:space="preserve">Peppol </w:t>
        </w:r>
        <w:r w:rsidR="000207AB">
          <w:rPr>
            <w:rStyle w:val="Hyperlink"/>
          </w:rPr>
          <w:t>P</w:t>
        </w:r>
        <w:r>
          <w:rPr>
            <w:rStyle w:val="Hyperlink"/>
          </w:rPr>
          <w:t>re-</w:t>
        </w:r>
        <w:r w:rsidR="000207AB">
          <w:rPr>
            <w:rStyle w:val="Hyperlink"/>
          </w:rPr>
          <w:t>A</w:t>
        </w:r>
        <w:r>
          <w:rPr>
            <w:rStyle w:val="Hyperlink"/>
          </w:rPr>
          <w:t>ward</w:t>
        </w:r>
      </w:hyperlink>
      <w:r>
        <w:t xml:space="preserve">]: </w:t>
      </w:r>
    </w:p>
    <w:p w14:paraId="295EBA86" w14:textId="78B240BC" w:rsidR="00093540" w:rsidRDefault="00A045BC">
      <w:pPr>
        <w:pStyle w:val="Beschriftung"/>
        <w:keepNext/>
        <w:jc w:val="center"/>
      </w:pPr>
      <w:bookmarkStart w:id="40" w:name="_Toc162022421"/>
      <w:r>
        <w:t xml:space="preserve">Table </w:t>
      </w:r>
      <w:r>
        <w:fldChar w:fldCharType="begin"/>
      </w:r>
      <w:r>
        <w:instrText xml:space="preserve"> SEQ Table \* ARABIC </w:instrText>
      </w:r>
      <w:r>
        <w:fldChar w:fldCharType="separate"/>
      </w:r>
      <w:r w:rsidR="00AD0F80">
        <w:rPr>
          <w:noProof/>
        </w:rPr>
        <w:t>1</w:t>
      </w:r>
      <w:r>
        <w:fldChar w:fldCharType="end"/>
      </w:r>
      <w:r>
        <w:t xml:space="preserve">: Peppol BIS supporting the </w:t>
      </w:r>
      <w:r w:rsidR="00AF1DF4">
        <w:t>Two-Stage</w:t>
      </w:r>
      <w:r>
        <w:t xml:space="preserve"> procedure</w:t>
      </w:r>
      <w:r w:rsidR="0071630F">
        <w:t>s</w:t>
      </w:r>
      <w:bookmarkEnd w:id="40"/>
    </w:p>
    <w:tbl>
      <w:tblPr>
        <w:tblStyle w:val="Tabellenraster100"/>
        <w:tblW w:w="9440" w:type="dxa"/>
        <w:jc w:val="center"/>
        <w:tblLayout w:type="fixed"/>
        <w:tblLook w:val="04A0" w:firstRow="1" w:lastRow="0" w:firstColumn="1" w:lastColumn="0" w:noHBand="0" w:noVBand="1"/>
      </w:tblPr>
      <w:tblGrid>
        <w:gridCol w:w="990"/>
        <w:gridCol w:w="1670"/>
        <w:gridCol w:w="879"/>
        <w:gridCol w:w="1276"/>
        <w:gridCol w:w="3349"/>
        <w:gridCol w:w="1276"/>
      </w:tblGrid>
      <w:tr w:rsidR="00093540" w14:paraId="295EBA8E" w14:textId="77777777">
        <w:trPr>
          <w:trHeight w:val="989"/>
          <w:jc w:val="center"/>
        </w:trPr>
        <w:tc>
          <w:tcPr>
            <w:tcW w:w="990" w:type="dxa"/>
            <w:shd w:val="clear" w:color="D9D9D9" w:fill="D9D9D9"/>
            <w:noWrap/>
            <w:vAlign w:val="center"/>
          </w:tcPr>
          <w:p w14:paraId="295EBA87" w14:textId="77777777" w:rsidR="00093540" w:rsidRDefault="00A045BC">
            <w:pPr>
              <w:pStyle w:val="Textkrper"/>
              <w:jc w:val="center"/>
              <w:rPr>
                <w:rFonts w:ascii="Calibri" w:hAnsi="Calibri" w:cs="Calibri"/>
                <w:lang w:eastAsia="en-US"/>
              </w:rPr>
            </w:pPr>
            <w:r>
              <w:rPr>
                <w:rFonts w:ascii="Calibri" w:hAnsi="Calibri" w:cs="Calibri"/>
                <w:b/>
                <w:bCs/>
                <w:lang w:eastAsia="en-US"/>
              </w:rPr>
              <w:t>PEPPOL Profile</w:t>
            </w:r>
            <w:r>
              <w:rPr>
                <w:rFonts w:ascii="Calibri" w:hAnsi="Calibri" w:cs="Calibri"/>
                <w:b/>
                <w:bCs/>
                <w:lang w:eastAsia="en-US"/>
              </w:rPr>
              <w:br/>
              <w:t>ID</w:t>
            </w:r>
          </w:p>
        </w:tc>
        <w:tc>
          <w:tcPr>
            <w:tcW w:w="1670" w:type="dxa"/>
            <w:shd w:val="clear" w:color="D9D9D9" w:fill="D9D9D9"/>
            <w:vAlign w:val="center"/>
          </w:tcPr>
          <w:p w14:paraId="295EBA88" w14:textId="77777777" w:rsidR="00093540" w:rsidRDefault="00A045BC">
            <w:pPr>
              <w:pStyle w:val="Textkrper"/>
              <w:jc w:val="center"/>
              <w:rPr>
                <w:rFonts w:ascii="Calibri" w:hAnsi="Calibri" w:cs="Calibri"/>
                <w:lang w:eastAsia="en-US"/>
              </w:rPr>
            </w:pPr>
            <w:r>
              <w:rPr>
                <w:rFonts w:ascii="Calibri" w:hAnsi="Calibri" w:cs="Calibri"/>
                <w:b/>
                <w:bCs/>
                <w:lang w:eastAsia="en-US"/>
              </w:rPr>
              <w:t>Profile name</w:t>
            </w:r>
          </w:p>
        </w:tc>
        <w:tc>
          <w:tcPr>
            <w:tcW w:w="879" w:type="dxa"/>
            <w:shd w:val="clear" w:color="D9D9D9" w:fill="D9D9D9"/>
          </w:tcPr>
          <w:p w14:paraId="295EBA89" w14:textId="77777777" w:rsidR="00093540" w:rsidRDefault="00A045BC">
            <w:pPr>
              <w:pStyle w:val="Textkrper"/>
              <w:jc w:val="center"/>
              <w:rPr>
                <w:rFonts w:ascii="Calibri" w:hAnsi="Calibri" w:cs="Calibri"/>
                <w:lang w:eastAsia="en-US"/>
              </w:rPr>
            </w:pPr>
            <w:r>
              <w:rPr>
                <w:rFonts w:ascii="Calibri" w:hAnsi="Calibri" w:cs="Calibri"/>
                <w:b/>
                <w:bCs/>
                <w:lang w:eastAsia="en-US"/>
              </w:rPr>
              <w:t>CEN Profile ID</w:t>
            </w:r>
          </w:p>
        </w:tc>
        <w:tc>
          <w:tcPr>
            <w:tcW w:w="1276" w:type="dxa"/>
            <w:shd w:val="clear" w:color="D9D9D9" w:fill="D9D9D9"/>
            <w:vAlign w:val="center"/>
          </w:tcPr>
          <w:p w14:paraId="295EBA8A" w14:textId="77777777" w:rsidR="00093540" w:rsidRDefault="00A045BC">
            <w:pPr>
              <w:pStyle w:val="Textkrper"/>
              <w:jc w:val="center"/>
              <w:rPr>
                <w:rFonts w:ascii="Calibri" w:hAnsi="Calibri" w:cs="Calibri"/>
                <w:lang w:eastAsia="en-US"/>
              </w:rPr>
            </w:pPr>
            <w:r>
              <w:rPr>
                <w:rFonts w:ascii="Calibri" w:hAnsi="Calibri" w:cs="Calibri"/>
                <w:b/>
                <w:bCs/>
                <w:lang w:eastAsia="en-US"/>
              </w:rPr>
              <w:t>PEPPOL</w:t>
            </w:r>
          </w:p>
          <w:p w14:paraId="295EBA8B" w14:textId="77777777" w:rsidR="00093540" w:rsidRDefault="00A045BC">
            <w:pPr>
              <w:pStyle w:val="Textkrper"/>
              <w:jc w:val="center"/>
              <w:rPr>
                <w:rFonts w:ascii="Calibri" w:hAnsi="Calibri" w:cs="Calibri"/>
                <w:lang w:eastAsia="en-US"/>
              </w:rPr>
            </w:pPr>
            <w:r>
              <w:rPr>
                <w:rFonts w:ascii="Calibri" w:hAnsi="Calibri" w:cs="Calibri"/>
                <w:b/>
                <w:bCs/>
                <w:lang w:eastAsia="en-US"/>
              </w:rPr>
              <w:t>Transaction ID</w:t>
            </w:r>
          </w:p>
        </w:tc>
        <w:tc>
          <w:tcPr>
            <w:tcW w:w="3349" w:type="dxa"/>
            <w:shd w:val="clear" w:color="D9D9D9" w:fill="D9D9D9"/>
            <w:noWrap/>
            <w:vAlign w:val="center"/>
          </w:tcPr>
          <w:p w14:paraId="295EBA8C" w14:textId="77777777" w:rsidR="00093540" w:rsidRDefault="00A045BC">
            <w:pPr>
              <w:pStyle w:val="Textkrper"/>
              <w:jc w:val="center"/>
              <w:rPr>
                <w:rFonts w:ascii="Calibri" w:hAnsi="Calibri" w:cs="Calibri"/>
                <w:lang w:eastAsia="en-US"/>
              </w:rPr>
            </w:pPr>
            <w:r>
              <w:rPr>
                <w:rFonts w:ascii="Calibri" w:hAnsi="Calibri" w:cs="Calibri"/>
                <w:b/>
                <w:bCs/>
                <w:lang w:eastAsia="en-US"/>
              </w:rPr>
              <w:t>PEPPOL Transaction name</w:t>
            </w:r>
          </w:p>
        </w:tc>
        <w:tc>
          <w:tcPr>
            <w:tcW w:w="1276" w:type="dxa"/>
            <w:shd w:val="clear" w:color="D9D9D9" w:fill="D9D9D9"/>
            <w:vAlign w:val="center"/>
          </w:tcPr>
          <w:p w14:paraId="295EBA8D" w14:textId="77777777" w:rsidR="00093540" w:rsidRDefault="00A045BC">
            <w:pPr>
              <w:pStyle w:val="Textkrper"/>
              <w:jc w:val="center"/>
              <w:rPr>
                <w:rFonts w:ascii="Calibri" w:hAnsi="Calibri" w:cs="Calibri"/>
                <w:lang w:eastAsia="en-US"/>
              </w:rPr>
            </w:pPr>
            <w:r>
              <w:rPr>
                <w:rFonts w:ascii="Calibri" w:hAnsi="Calibri" w:cs="Calibri"/>
                <w:b/>
                <w:bCs/>
                <w:lang w:eastAsia="en-US"/>
              </w:rPr>
              <w:t>CEN Transaction ID</w:t>
            </w:r>
          </w:p>
        </w:tc>
      </w:tr>
      <w:tr w:rsidR="00093540" w14:paraId="295EBA95" w14:textId="77777777">
        <w:trPr>
          <w:trHeight w:val="300"/>
          <w:jc w:val="center"/>
        </w:trPr>
        <w:tc>
          <w:tcPr>
            <w:tcW w:w="990" w:type="dxa"/>
            <w:vMerge w:val="restart"/>
            <w:shd w:val="clear" w:color="auto" w:fill="auto"/>
            <w:noWrap/>
            <w:vAlign w:val="center"/>
          </w:tcPr>
          <w:p w14:paraId="295EBA8F" w14:textId="7CB90474" w:rsidR="00093540" w:rsidRDefault="00000000">
            <w:pPr>
              <w:spacing w:after="120"/>
              <w:rPr>
                <w:rFonts w:ascii="Calibri" w:hAnsi="Calibri" w:cs="Calibri"/>
                <w:sz w:val="20"/>
                <w:szCs w:val="20"/>
                <w:lang w:eastAsia="nl-NL"/>
              </w:rPr>
            </w:pPr>
            <w:hyperlink r:id="rId28" w:tooltip="https://docs.peppol.eu/pracc/profiles/p001/index.html" w:history="1">
              <w:r w:rsidR="00A045BC">
                <w:rPr>
                  <w:rStyle w:val="Hyperlink"/>
                  <w:rFonts w:ascii="Calibri" w:hAnsi="Calibri" w:cs="Calibri"/>
                  <w:sz w:val="20"/>
                  <w:szCs w:val="20"/>
                  <w:lang w:eastAsia="nl-NL"/>
                </w:rPr>
                <w:t>P001</w:t>
              </w:r>
            </w:hyperlink>
          </w:p>
        </w:tc>
        <w:tc>
          <w:tcPr>
            <w:tcW w:w="1670" w:type="dxa"/>
            <w:vMerge w:val="restart"/>
            <w:shd w:val="clear" w:color="auto" w:fill="auto"/>
            <w:vAlign w:val="center"/>
          </w:tcPr>
          <w:p w14:paraId="295EBA90" w14:textId="77777777" w:rsidR="00093540" w:rsidRDefault="00A045BC">
            <w:pPr>
              <w:spacing w:after="120"/>
              <w:rPr>
                <w:rFonts w:ascii="Calibri" w:hAnsi="Calibri" w:cs="Calibri"/>
                <w:sz w:val="20"/>
                <w:szCs w:val="20"/>
                <w:lang w:eastAsia="nl-NL"/>
              </w:rPr>
            </w:pPr>
            <w:r>
              <w:rPr>
                <w:rFonts w:ascii="Calibri" w:hAnsi="Calibri" w:cs="Calibri"/>
                <w:sz w:val="20"/>
                <w:szCs w:val="20"/>
                <w:lang w:eastAsia="nl-NL"/>
              </w:rPr>
              <w:t>Procurement procedure subscription</w:t>
            </w:r>
          </w:p>
        </w:tc>
        <w:tc>
          <w:tcPr>
            <w:tcW w:w="879" w:type="dxa"/>
            <w:vMerge w:val="restart"/>
            <w:shd w:val="clear" w:color="auto" w:fill="auto"/>
            <w:vAlign w:val="center"/>
          </w:tcPr>
          <w:p w14:paraId="295EBA91" w14:textId="1CF15396" w:rsidR="00093540" w:rsidRDefault="00A045BC">
            <w:pPr>
              <w:spacing w:after="120"/>
              <w:rPr>
                <w:rFonts w:ascii="Calibri" w:hAnsi="Calibri" w:cs="Calibri"/>
                <w:sz w:val="20"/>
                <w:szCs w:val="20"/>
                <w:lang w:eastAsia="nl-NL"/>
              </w:rPr>
            </w:pPr>
            <w:r w:rsidRPr="007615F0">
              <w:rPr>
                <w:rFonts w:ascii="Calibri" w:hAnsi="Calibri" w:cs="Calibri"/>
                <w:sz w:val="20"/>
                <w:szCs w:val="20"/>
                <w:lang w:eastAsia="nl-NL"/>
              </w:rPr>
              <w:t>BII46</w:t>
            </w:r>
          </w:p>
        </w:tc>
        <w:tc>
          <w:tcPr>
            <w:tcW w:w="1276" w:type="dxa"/>
            <w:shd w:val="clear" w:color="auto" w:fill="auto"/>
            <w:vAlign w:val="center"/>
          </w:tcPr>
          <w:p w14:paraId="295EBA92" w14:textId="799717C0" w:rsidR="00093540" w:rsidRDefault="00000000">
            <w:pPr>
              <w:spacing w:after="120"/>
              <w:rPr>
                <w:rFonts w:ascii="Calibri" w:hAnsi="Calibri" w:cs="Calibri"/>
                <w:sz w:val="20"/>
                <w:szCs w:val="20"/>
                <w:lang w:eastAsia="nl-NL"/>
              </w:rPr>
            </w:pPr>
            <w:hyperlink r:id="rId29" w:tooltip="https://docs.peppol.eu/pracc/transactions/T001/index.html" w:history="1">
              <w:r w:rsidR="00A045BC">
                <w:rPr>
                  <w:rStyle w:val="Hyperlink"/>
                  <w:rFonts w:ascii="Calibri" w:hAnsi="Calibri" w:cs="Calibri"/>
                  <w:sz w:val="20"/>
                  <w:szCs w:val="20"/>
                  <w:lang w:eastAsia="nl-NL"/>
                </w:rPr>
                <w:t>T001</w:t>
              </w:r>
            </w:hyperlink>
          </w:p>
        </w:tc>
        <w:tc>
          <w:tcPr>
            <w:tcW w:w="3349" w:type="dxa"/>
            <w:shd w:val="clear" w:color="auto" w:fill="auto"/>
            <w:noWrap/>
            <w:vAlign w:val="center"/>
          </w:tcPr>
          <w:p w14:paraId="295EBA93" w14:textId="77777777" w:rsidR="00093540" w:rsidRDefault="00A045BC">
            <w:pPr>
              <w:spacing w:after="120"/>
              <w:rPr>
                <w:rFonts w:ascii="Calibri" w:hAnsi="Calibri" w:cs="Calibri"/>
                <w:sz w:val="20"/>
                <w:szCs w:val="20"/>
                <w:lang w:eastAsia="nl-NL"/>
              </w:rPr>
            </w:pPr>
            <w:r>
              <w:rPr>
                <w:rFonts w:ascii="Calibri" w:hAnsi="Calibri" w:cs="Calibri"/>
                <w:sz w:val="20"/>
                <w:szCs w:val="20"/>
                <w:lang w:eastAsia="nl-NL"/>
              </w:rPr>
              <w:t>Subscribe to Procedure</w:t>
            </w:r>
          </w:p>
        </w:tc>
        <w:tc>
          <w:tcPr>
            <w:tcW w:w="1276" w:type="dxa"/>
            <w:shd w:val="clear" w:color="auto" w:fill="auto"/>
            <w:vAlign w:val="center"/>
          </w:tcPr>
          <w:p w14:paraId="295EBA94" w14:textId="77777777" w:rsidR="00093540" w:rsidRDefault="00A045BC">
            <w:pPr>
              <w:spacing w:after="120"/>
              <w:rPr>
                <w:rFonts w:ascii="Calibri" w:hAnsi="Calibri" w:cs="Calibri"/>
                <w:sz w:val="20"/>
                <w:szCs w:val="20"/>
                <w:lang w:eastAsia="nl-NL"/>
              </w:rPr>
            </w:pPr>
            <w:r>
              <w:rPr>
                <w:rFonts w:ascii="Calibri" w:hAnsi="Calibri" w:cs="Calibri"/>
                <w:sz w:val="20"/>
                <w:szCs w:val="20"/>
                <w:lang w:eastAsia="nl-NL"/>
              </w:rPr>
              <w:t>Trdm81</w:t>
            </w:r>
          </w:p>
        </w:tc>
      </w:tr>
      <w:tr w:rsidR="00CF7548" w14:paraId="33567CD6" w14:textId="77777777">
        <w:trPr>
          <w:trHeight w:val="300"/>
          <w:jc w:val="center"/>
        </w:trPr>
        <w:tc>
          <w:tcPr>
            <w:tcW w:w="990" w:type="dxa"/>
            <w:vMerge/>
            <w:shd w:val="clear" w:color="auto" w:fill="auto"/>
            <w:noWrap/>
            <w:vAlign w:val="center"/>
          </w:tcPr>
          <w:p w14:paraId="5973D016" w14:textId="77777777" w:rsidR="00CF7548" w:rsidRDefault="00CF7548" w:rsidP="00CF7548">
            <w:pPr>
              <w:spacing w:after="120"/>
            </w:pPr>
          </w:p>
        </w:tc>
        <w:tc>
          <w:tcPr>
            <w:tcW w:w="1670" w:type="dxa"/>
            <w:vMerge/>
            <w:shd w:val="clear" w:color="auto" w:fill="auto"/>
            <w:vAlign w:val="center"/>
          </w:tcPr>
          <w:p w14:paraId="4B02BAED" w14:textId="77777777" w:rsidR="00CF7548" w:rsidRDefault="00CF7548" w:rsidP="00CF7548">
            <w:pPr>
              <w:spacing w:after="120"/>
              <w:rPr>
                <w:rFonts w:cs="Calibri"/>
                <w:sz w:val="20"/>
                <w:szCs w:val="20"/>
                <w:lang w:eastAsia="nl-NL"/>
              </w:rPr>
            </w:pPr>
          </w:p>
        </w:tc>
        <w:tc>
          <w:tcPr>
            <w:tcW w:w="879" w:type="dxa"/>
            <w:vMerge/>
            <w:shd w:val="clear" w:color="auto" w:fill="auto"/>
            <w:vAlign w:val="center"/>
          </w:tcPr>
          <w:p w14:paraId="42C9F542" w14:textId="77777777" w:rsidR="00CF7548" w:rsidRPr="007615F0" w:rsidRDefault="00CF7548" w:rsidP="00CF7548">
            <w:pPr>
              <w:spacing w:after="120"/>
              <w:rPr>
                <w:rFonts w:cs="Calibri"/>
                <w:sz w:val="20"/>
                <w:szCs w:val="20"/>
                <w:lang w:eastAsia="nl-NL"/>
              </w:rPr>
            </w:pPr>
          </w:p>
        </w:tc>
        <w:tc>
          <w:tcPr>
            <w:tcW w:w="1276" w:type="dxa"/>
            <w:shd w:val="clear" w:color="auto" w:fill="auto"/>
            <w:vAlign w:val="center"/>
          </w:tcPr>
          <w:p w14:paraId="58D2B2AD" w14:textId="55F947D6" w:rsidR="00CF7548" w:rsidRDefault="00000000" w:rsidP="00CF7548">
            <w:pPr>
              <w:spacing w:after="120"/>
            </w:pPr>
            <w:hyperlink r:id="rId30" w:tooltip="https://docs.peppol.eu/pracc/transactions/T002/index.html" w:history="1">
              <w:r w:rsidR="00CF7548">
                <w:rPr>
                  <w:rStyle w:val="Hyperlink"/>
                  <w:rFonts w:ascii="Calibri" w:hAnsi="Calibri" w:cs="Calibri"/>
                  <w:sz w:val="20"/>
                  <w:szCs w:val="20"/>
                  <w:lang w:eastAsia="nl-NL"/>
                </w:rPr>
                <w:t>T002</w:t>
              </w:r>
            </w:hyperlink>
          </w:p>
        </w:tc>
        <w:tc>
          <w:tcPr>
            <w:tcW w:w="3349" w:type="dxa"/>
            <w:shd w:val="clear" w:color="auto" w:fill="auto"/>
            <w:noWrap/>
            <w:vAlign w:val="center"/>
          </w:tcPr>
          <w:p w14:paraId="261D7E8D" w14:textId="0DE5FAB1" w:rsidR="00CF7548" w:rsidRDefault="00CF7548" w:rsidP="00CF7548">
            <w:pPr>
              <w:spacing w:after="120"/>
              <w:rPr>
                <w:rFonts w:cs="Calibri"/>
                <w:sz w:val="20"/>
                <w:szCs w:val="20"/>
                <w:lang w:eastAsia="nl-NL"/>
              </w:rPr>
            </w:pPr>
            <w:r>
              <w:rPr>
                <w:rFonts w:ascii="Calibri" w:hAnsi="Calibri" w:cs="Calibri"/>
                <w:sz w:val="20"/>
                <w:szCs w:val="20"/>
                <w:lang w:eastAsia="nl-NL"/>
              </w:rPr>
              <w:t>Subscribe to Procedure Confirmation</w:t>
            </w:r>
          </w:p>
        </w:tc>
        <w:tc>
          <w:tcPr>
            <w:tcW w:w="1276" w:type="dxa"/>
            <w:shd w:val="clear" w:color="auto" w:fill="auto"/>
            <w:vAlign w:val="center"/>
          </w:tcPr>
          <w:p w14:paraId="548CA9AF" w14:textId="0442E020" w:rsidR="00CF7548" w:rsidRDefault="00CF7548" w:rsidP="00CF7548">
            <w:pPr>
              <w:spacing w:after="120"/>
              <w:rPr>
                <w:rFonts w:cs="Calibri"/>
                <w:sz w:val="20"/>
                <w:szCs w:val="20"/>
                <w:lang w:eastAsia="nl-NL"/>
              </w:rPr>
            </w:pPr>
            <w:r>
              <w:rPr>
                <w:rFonts w:ascii="Calibri" w:hAnsi="Calibri" w:cs="Calibri"/>
                <w:sz w:val="20"/>
                <w:szCs w:val="20"/>
                <w:lang w:eastAsia="nl-NL"/>
              </w:rPr>
              <w:t>Trdm82</w:t>
            </w:r>
          </w:p>
        </w:tc>
      </w:tr>
      <w:tr w:rsidR="00CF7548" w14:paraId="295EBA9C" w14:textId="77777777">
        <w:trPr>
          <w:trHeight w:val="300"/>
          <w:jc w:val="center"/>
        </w:trPr>
        <w:tc>
          <w:tcPr>
            <w:tcW w:w="990" w:type="dxa"/>
            <w:vMerge/>
            <w:shd w:val="clear" w:color="auto" w:fill="auto"/>
            <w:noWrap/>
            <w:vAlign w:val="center"/>
          </w:tcPr>
          <w:p w14:paraId="295EBA96" w14:textId="77777777" w:rsidR="00CF7548" w:rsidRDefault="00CF7548" w:rsidP="00CF7548">
            <w:pPr>
              <w:spacing w:after="120"/>
              <w:rPr>
                <w:rFonts w:ascii="Calibri" w:hAnsi="Calibri" w:cs="Calibri"/>
                <w:sz w:val="20"/>
                <w:szCs w:val="20"/>
                <w:lang w:val="en-GB" w:eastAsia="nl-NL"/>
              </w:rPr>
            </w:pPr>
          </w:p>
        </w:tc>
        <w:tc>
          <w:tcPr>
            <w:tcW w:w="1670" w:type="dxa"/>
            <w:vMerge/>
            <w:shd w:val="clear" w:color="auto" w:fill="auto"/>
            <w:vAlign w:val="center"/>
          </w:tcPr>
          <w:p w14:paraId="295EBA97" w14:textId="77777777" w:rsidR="00CF7548" w:rsidRDefault="00CF7548" w:rsidP="00CF7548">
            <w:pPr>
              <w:spacing w:after="120"/>
              <w:rPr>
                <w:rFonts w:ascii="Calibri" w:hAnsi="Calibri" w:cs="Calibri"/>
                <w:sz w:val="20"/>
                <w:szCs w:val="20"/>
                <w:lang w:val="en-GB" w:eastAsia="nl-NL"/>
              </w:rPr>
            </w:pPr>
          </w:p>
        </w:tc>
        <w:tc>
          <w:tcPr>
            <w:tcW w:w="879" w:type="dxa"/>
            <w:vMerge/>
            <w:shd w:val="clear" w:color="auto" w:fill="auto"/>
            <w:vAlign w:val="center"/>
          </w:tcPr>
          <w:p w14:paraId="295EBA98" w14:textId="77777777" w:rsidR="00CF7548" w:rsidRDefault="00CF7548" w:rsidP="00CF7548">
            <w:pPr>
              <w:spacing w:after="120"/>
              <w:rPr>
                <w:rFonts w:ascii="Calibri" w:hAnsi="Calibri" w:cs="Calibri"/>
                <w:sz w:val="20"/>
                <w:szCs w:val="20"/>
                <w:lang w:val="en-GB" w:eastAsia="nl-NL"/>
              </w:rPr>
            </w:pPr>
          </w:p>
        </w:tc>
        <w:tc>
          <w:tcPr>
            <w:tcW w:w="1276" w:type="dxa"/>
            <w:shd w:val="clear" w:color="auto" w:fill="auto"/>
            <w:vAlign w:val="center"/>
          </w:tcPr>
          <w:p w14:paraId="295EBA99" w14:textId="2AC1C98D" w:rsidR="00CF7548" w:rsidRDefault="00000000" w:rsidP="00CF7548">
            <w:pPr>
              <w:spacing w:after="120"/>
              <w:rPr>
                <w:rFonts w:ascii="Calibri" w:hAnsi="Calibri" w:cs="Calibri"/>
                <w:sz w:val="20"/>
                <w:szCs w:val="20"/>
                <w:lang w:eastAsia="nl-NL"/>
              </w:rPr>
            </w:pPr>
            <w:hyperlink r:id="rId31" w:tooltip="https://docs.peppol.eu/pracc/transactions/T002/index.html" w:history="1">
              <w:r w:rsidR="00CF7548">
                <w:rPr>
                  <w:rStyle w:val="Hyperlink"/>
                  <w:rFonts w:ascii="Calibri" w:hAnsi="Calibri" w:cs="Calibri"/>
                  <w:sz w:val="20"/>
                  <w:szCs w:val="20"/>
                  <w:lang w:eastAsia="nl-NL"/>
                </w:rPr>
                <w:t>T022</w:t>
              </w:r>
            </w:hyperlink>
          </w:p>
        </w:tc>
        <w:tc>
          <w:tcPr>
            <w:tcW w:w="3349" w:type="dxa"/>
            <w:shd w:val="clear" w:color="auto" w:fill="auto"/>
            <w:noWrap/>
            <w:vAlign w:val="center"/>
          </w:tcPr>
          <w:p w14:paraId="295EBA9A" w14:textId="7411BC9E"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Unsubscribe from Procedure Confirmation</w:t>
            </w:r>
          </w:p>
        </w:tc>
        <w:tc>
          <w:tcPr>
            <w:tcW w:w="1276" w:type="dxa"/>
            <w:shd w:val="clear" w:color="auto" w:fill="auto"/>
            <w:vAlign w:val="center"/>
          </w:tcPr>
          <w:p w14:paraId="295EBA9B" w14:textId="7FCC283D"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Trdm</w:t>
            </w:r>
            <w:r w:rsidR="00574B89">
              <w:rPr>
                <w:rFonts w:ascii="Calibri" w:hAnsi="Calibri" w:cs="Calibri"/>
                <w:sz w:val="20"/>
                <w:szCs w:val="20"/>
                <w:lang w:eastAsia="nl-NL"/>
              </w:rPr>
              <w:t>107</w:t>
            </w:r>
          </w:p>
        </w:tc>
      </w:tr>
      <w:tr w:rsidR="00CF7548" w14:paraId="295EBAA4" w14:textId="77777777">
        <w:trPr>
          <w:trHeight w:val="300"/>
          <w:jc w:val="center"/>
        </w:trPr>
        <w:tc>
          <w:tcPr>
            <w:tcW w:w="990" w:type="dxa"/>
            <w:vMerge w:val="restart"/>
            <w:shd w:val="clear" w:color="F2F2F2" w:fill="F2F2F2" w:themeFill="background1" w:themeFillShade="F2"/>
            <w:noWrap/>
            <w:vAlign w:val="center"/>
          </w:tcPr>
          <w:p w14:paraId="295EBA9D" w14:textId="1780CDAD" w:rsidR="00CF7548" w:rsidRDefault="00000000" w:rsidP="00CF7548">
            <w:pPr>
              <w:spacing w:after="120"/>
              <w:rPr>
                <w:rFonts w:ascii="Calibri" w:hAnsi="Calibri" w:cs="Calibri"/>
                <w:sz w:val="20"/>
                <w:szCs w:val="20"/>
                <w:lang w:eastAsia="nl-NL"/>
              </w:rPr>
            </w:pPr>
            <w:hyperlink r:id="rId32" w:tooltip="https://docs.peppol.eu/pracc/profiles/p002/index.html" w:history="1">
              <w:r w:rsidR="00CF7548">
                <w:rPr>
                  <w:rStyle w:val="Hyperlink"/>
                  <w:rFonts w:ascii="Calibri" w:hAnsi="Calibri" w:cs="Calibri"/>
                  <w:sz w:val="20"/>
                  <w:szCs w:val="20"/>
                  <w:lang w:eastAsia="nl-NL"/>
                </w:rPr>
                <w:t>P002</w:t>
              </w:r>
            </w:hyperlink>
          </w:p>
        </w:tc>
        <w:tc>
          <w:tcPr>
            <w:tcW w:w="1670" w:type="dxa"/>
            <w:vMerge w:val="restart"/>
            <w:shd w:val="clear" w:color="F2F2F2" w:fill="F2F2F2" w:themeFill="background1" w:themeFillShade="F2"/>
            <w:vAlign w:val="center"/>
          </w:tcPr>
          <w:p w14:paraId="295EBA9E"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Procurement document access</w:t>
            </w:r>
          </w:p>
        </w:tc>
        <w:tc>
          <w:tcPr>
            <w:tcW w:w="879" w:type="dxa"/>
            <w:vMerge w:val="restart"/>
            <w:shd w:val="clear" w:color="F2F2F2" w:fill="F2F2F2" w:themeFill="background1" w:themeFillShade="F2"/>
            <w:vAlign w:val="center"/>
          </w:tcPr>
          <w:p w14:paraId="295EBA9F" w14:textId="05286911" w:rsidR="00CF7548" w:rsidRDefault="00CF7548" w:rsidP="00CF7548">
            <w:pPr>
              <w:spacing w:after="120"/>
              <w:rPr>
                <w:rStyle w:val="Hyperlink"/>
                <w:rFonts w:cs="Calibri"/>
                <w:sz w:val="20"/>
                <w:szCs w:val="20"/>
                <w:lang w:eastAsia="nl-NL"/>
              </w:rPr>
            </w:pPr>
            <w:r w:rsidRPr="007615F0">
              <w:rPr>
                <w:rFonts w:ascii="Calibri" w:hAnsi="Calibri" w:cs="Calibri"/>
                <w:sz w:val="20"/>
                <w:szCs w:val="20"/>
                <w:lang w:eastAsia="nl-NL"/>
              </w:rPr>
              <w:t>BII60</w:t>
            </w:r>
          </w:p>
          <w:p w14:paraId="295EBAA0" w14:textId="69B40A15" w:rsidR="00CF7548" w:rsidRDefault="00CF7548" w:rsidP="00CF7548">
            <w:pPr>
              <w:spacing w:after="120"/>
              <w:rPr>
                <w:rFonts w:ascii="Calibri" w:hAnsi="Calibri" w:cs="Calibri"/>
                <w:sz w:val="20"/>
                <w:szCs w:val="20"/>
                <w:lang w:eastAsia="nl-NL"/>
              </w:rPr>
            </w:pPr>
            <w:r w:rsidRPr="007615F0">
              <w:rPr>
                <w:rFonts w:ascii="Calibri" w:hAnsi="Calibri" w:cs="Calibri"/>
                <w:sz w:val="20"/>
                <w:szCs w:val="20"/>
                <w:lang w:eastAsia="nl-NL"/>
              </w:rPr>
              <w:t>BII47</w:t>
            </w:r>
          </w:p>
        </w:tc>
        <w:tc>
          <w:tcPr>
            <w:tcW w:w="1276" w:type="dxa"/>
            <w:shd w:val="clear" w:color="F2F2F2" w:fill="F2F2F2" w:themeFill="background1" w:themeFillShade="F2"/>
            <w:vAlign w:val="center"/>
          </w:tcPr>
          <w:p w14:paraId="295EBAA1" w14:textId="325876F4" w:rsidR="00CF7548" w:rsidRDefault="00000000" w:rsidP="00CF7548">
            <w:pPr>
              <w:spacing w:after="120"/>
              <w:rPr>
                <w:rFonts w:ascii="Calibri" w:hAnsi="Calibri" w:cs="Calibri"/>
                <w:sz w:val="20"/>
                <w:szCs w:val="20"/>
                <w:lang w:eastAsia="nl-NL"/>
              </w:rPr>
            </w:pPr>
            <w:hyperlink r:id="rId33" w:tooltip="https://docs.peppol.eu/pracc/transactions/T003/index.html" w:history="1">
              <w:r w:rsidR="00CF7548">
                <w:rPr>
                  <w:rStyle w:val="Hyperlink"/>
                  <w:rFonts w:ascii="Calibri" w:hAnsi="Calibri" w:cs="Calibri"/>
                  <w:sz w:val="20"/>
                  <w:szCs w:val="20"/>
                  <w:lang w:eastAsia="nl-NL"/>
                </w:rPr>
                <w:t>T003</w:t>
              </w:r>
            </w:hyperlink>
          </w:p>
        </w:tc>
        <w:tc>
          <w:tcPr>
            <w:tcW w:w="3349" w:type="dxa"/>
            <w:shd w:val="clear" w:color="F2F2F2" w:fill="F2F2F2" w:themeFill="background1" w:themeFillShade="F2"/>
            <w:noWrap/>
            <w:vAlign w:val="center"/>
          </w:tcPr>
          <w:p w14:paraId="295EBAA2"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Tender Status Inquiry</w:t>
            </w:r>
          </w:p>
        </w:tc>
        <w:tc>
          <w:tcPr>
            <w:tcW w:w="1276" w:type="dxa"/>
            <w:shd w:val="clear" w:color="F2F2F2" w:fill="F2F2F2" w:themeFill="background1" w:themeFillShade="F2"/>
            <w:vAlign w:val="center"/>
          </w:tcPr>
          <w:p w14:paraId="295EBAA3"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Trdm97</w:t>
            </w:r>
          </w:p>
        </w:tc>
      </w:tr>
      <w:tr w:rsidR="00CF7548" w14:paraId="295EBAAB" w14:textId="77777777">
        <w:trPr>
          <w:trHeight w:val="300"/>
          <w:jc w:val="center"/>
        </w:trPr>
        <w:tc>
          <w:tcPr>
            <w:tcW w:w="990" w:type="dxa"/>
            <w:vMerge/>
            <w:shd w:val="clear" w:color="F2F2F2" w:fill="F2F2F2" w:themeFill="background1" w:themeFillShade="F2"/>
            <w:noWrap/>
            <w:vAlign w:val="center"/>
          </w:tcPr>
          <w:p w14:paraId="295EBAA5" w14:textId="77777777" w:rsidR="00CF7548" w:rsidRDefault="00CF7548" w:rsidP="00CF7548">
            <w:pPr>
              <w:spacing w:after="120"/>
              <w:rPr>
                <w:rFonts w:ascii="Calibri" w:hAnsi="Calibri" w:cs="Calibri"/>
                <w:sz w:val="20"/>
                <w:szCs w:val="20"/>
                <w:lang w:val="en-GB" w:eastAsia="nl-NL"/>
              </w:rPr>
            </w:pPr>
          </w:p>
        </w:tc>
        <w:tc>
          <w:tcPr>
            <w:tcW w:w="1670" w:type="dxa"/>
            <w:vMerge/>
            <w:shd w:val="clear" w:color="F2F2F2" w:fill="F2F2F2" w:themeFill="background1" w:themeFillShade="F2"/>
            <w:vAlign w:val="center"/>
          </w:tcPr>
          <w:p w14:paraId="295EBAA6" w14:textId="77777777" w:rsidR="00CF7548" w:rsidRDefault="00CF7548" w:rsidP="00CF7548">
            <w:pPr>
              <w:spacing w:after="120"/>
              <w:rPr>
                <w:rFonts w:ascii="Calibri" w:hAnsi="Calibri" w:cs="Calibri"/>
                <w:sz w:val="20"/>
                <w:szCs w:val="20"/>
                <w:lang w:val="en-GB" w:eastAsia="nl-NL"/>
              </w:rPr>
            </w:pPr>
          </w:p>
        </w:tc>
        <w:tc>
          <w:tcPr>
            <w:tcW w:w="879" w:type="dxa"/>
            <w:vMerge/>
            <w:shd w:val="clear" w:color="F2F2F2" w:fill="F2F2F2" w:themeFill="background1" w:themeFillShade="F2"/>
            <w:vAlign w:val="center"/>
          </w:tcPr>
          <w:p w14:paraId="295EBAA7" w14:textId="77777777" w:rsidR="00CF7548" w:rsidRDefault="00CF7548" w:rsidP="00CF7548">
            <w:pPr>
              <w:spacing w:after="120"/>
              <w:rPr>
                <w:rFonts w:ascii="Calibri" w:hAnsi="Calibri" w:cs="Calibri"/>
                <w:sz w:val="20"/>
                <w:szCs w:val="20"/>
                <w:lang w:val="en-GB" w:eastAsia="nl-NL"/>
              </w:rPr>
            </w:pPr>
          </w:p>
        </w:tc>
        <w:tc>
          <w:tcPr>
            <w:tcW w:w="1276" w:type="dxa"/>
            <w:shd w:val="clear" w:color="F2F2F2" w:fill="F2F2F2" w:themeFill="background1" w:themeFillShade="F2"/>
            <w:vAlign w:val="center"/>
          </w:tcPr>
          <w:p w14:paraId="295EBAA8" w14:textId="32EE4205" w:rsidR="00CF7548" w:rsidRDefault="00000000" w:rsidP="00CF7548">
            <w:pPr>
              <w:spacing w:after="120"/>
              <w:rPr>
                <w:rFonts w:ascii="Calibri" w:hAnsi="Calibri" w:cs="Calibri"/>
                <w:sz w:val="20"/>
                <w:szCs w:val="20"/>
                <w:lang w:eastAsia="nl-NL"/>
              </w:rPr>
            </w:pPr>
            <w:hyperlink r:id="rId34" w:tooltip="https://docs.peppol.eu/pracc/transactions/T004/index.html" w:history="1">
              <w:r w:rsidR="00CF7548">
                <w:rPr>
                  <w:rStyle w:val="Hyperlink"/>
                  <w:rFonts w:ascii="Calibri" w:hAnsi="Calibri" w:cs="Calibri"/>
                  <w:sz w:val="20"/>
                  <w:szCs w:val="20"/>
                  <w:lang w:eastAsia="nl-NL"/>
                </w:rPr>
                <w:t>T004</w:t>
              </w:r>
            </w:hyperlink>
          </w:p>
        </w:tc>
        <w:tc>
          <w:tcPr>
            <w:tcW w:w="3349" w:type="dxa"/>
            <w:shd w:val="clear" w:color="F2F2F2" w:fill="F2F2F2" w:themeFill="background1" w:themeFillShade="F2"/>
            <w:noWrap/>
            <w:vAlign w:val="center"/>
          </w:tcPr>
          <w:p w14:paraId="295EBAA9"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 xml:space="preserve">Call for Tenders </w:t>
            </w:r>
          </w:p>
        </w:tc>
        <w:tc>
          <w:tcPr>
            <w:tcW w:w="1276" w:type="dxa"/>
            <w:shd w:val="clear" w:color="F2F2F2" w:fill="F2F2F2" w:themeFill="background1" w:themeFillShade="F2"/>
            <w:vAlign w:val="center"/>
          </w:tcPr>
          <w:p w14:paraId="295EBAAA"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Trdm83</w:t>
            </w:r>
          </w:p>
        </w:tc>
      </w:tr>
      <w:tr w:rsidR="00CF7548" w14:paraId="295EBAB2" w14:textId="77777777">
        <w:trPr>
          <w:trHeight w:val="300"/>
          <w:jc w:val="center"/>
        </w:trPr>
        <w:tc>
          <w:tcPr>
            <w:tcW w:w="990" w:type="dxa"/>
            <w:vMerge w:val="restart"/>
            <w:shd w:val="clear" w:color="auto" w:fill="auto"/>
            <w:noWrap/>
            <w:vAlign w:val="center"/>
          </w:tcPr>
          <w:p w14:paraId="295EBAAC" w14:textId="140317F1" w:rsidR="00CF7548" w:rsidRDefault="00000000" w:rsidP="00CF7548">
            <w:pPr>
              <w:spacing w:after="120"/>
              <w:rPr>
                <w:rFonts w:ascii="Calibri" w:hAnsi="Calibri" w:cs="Calibri"/>
                <w:sz w:val="20"/>
                <w:szCs w:val="20"/>
                <w:lang w:eastAsia="nl-NL"/>
              </w:rPr>
            </w:pPr>
            <w:hyperlink r:id="rId35" w:tooltip="https://docs.peppol.eu/pracc/profiles/p003/index.html" w:history="1">
              <w:r w:rsidR="00CF7548">
                <w:rPr>
                  <w:rStyle w:val="Hyperlink"/>
                  <w:rFonts w:ascii="Calibri" w:hAnsi="Calibri" w:cs="Calibri"/>
                  <w:sz w:val="20"/>
                  <w:szCs w:val="20"/>
                  <w:lang w:eastAsia="nl-NL"/>
                </w:rPr>
                <w:t>P003</w:t>
              </w:r>
            </w:hyperlink>
          </w:p>
        </w:tc>
        <w:tc>
          <w:tcPr>
            <w:tcW w:w="1670" w:type="dxa"/>
            <w:vMerge w:val="restart"/>
            <w:shd w:val="clear" w:color="auto" w:fill="auto"/>
            <w:vAlign w:val="center"/>
          </w:tcPr>
          <w:p w14:paraId="295EBAAD"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Tender Submission</w:t>
            </w:r>
          </w:p>
        </w:tc>
        <w:tc>
          <w:tcPr>
            <w:tcW w:w="879" w:type="dxa"/>
            <w:vMerge w:val="restart"/>
            <w:shd w:val="clear" w:color="auto" w:fill="auto"/>
            <w:vAlign w:val="center"/>
          </w:tcPr>
          <w:p w14:paraId="295EBAAE" w14:textId="33859C3A" w:rsidR="00CF7548" w:rsidRDefault="00CF7548" w:rsidP="00CF7548">
            <w:pPr>
              <w:spacing w:after="120"/>
              <w:rPr>
                <w:rFonts w:ascii="Calibri" w:hAnsi="Calibri" w:cs="Calibri"/>
                <w:sz w:val="20"/>
                <w:szCs w:val="20"/>
                <w:lang w:eastAsia="nl-NL"/>
              </w:rPr>
            </w:pPr>
            <w:r w:rsidRPr="007615F0">
              <w:rPr>
                <w:rFonts w:ascii="Calibri" w:hAnsi="Calibri" w:cs="Calibri"/>
                <w:sz w:val="20"/>
                <w:szCs w:val="20"/>
                <w:lang w:eastAsia="nl-NL"/>
              </w:rPr>
              <w:t>BII54</w:t>
            </w:r>
          </w:p>
        </w:tc>
        <w:tc>
          <w:tcPr>
            <w:tcW w:w="1276" w:type="dxa"/>
            <w:shd w:val="clear" w:color="auto" w:fill="auto"/>
            <w:vAlign w:val="center"/>
          </w:tcPr>
          <w:p w14:paraId="295EBAAF" w14:textId="63011129" w:rsidR="00CF7548" w:rsidRDefault="00000000" w:rsidP="00CF7548">
            <w:pPr>
              <w:spacing w:after="120"/>
              <w:rPr>
                <w:rFonts w:ascii="Calibri" w:hAnsi="Calibri" w:cs="Calibri"/>
                <w:sz w:val="20"/>
                <w:szCs w:val="20"/>
                <w:lang w:eastAsia="nl-NL"/>
              </w:rPr>
            </w:pPr>
            <w:hyperlink r:id="rId36" w:tooltip="https://docs.peppol.eu/pracc/transactions/T005/index.html" w:history="1">
              <w:r w:rsidR="00CF7548">
                <w:rPr>
                  <w:rStyle w:val="Hyperlink"/>
                  <w:rFonts w:ascii="Calibri" w:hAnsi="Calibri" w:cs="Calibri"/>
                  <w:sz w:val="20"/>
                  <w:szCs w:val="20"/>
                  <w:lang w:eastAsia="nl-NL"/>
                </w:rPr>
                <w:t>T005</w:t>
              </w:r>
            </w:hyperlink>
          </w:p>
        </w:tc>
        <w:tc>
          <w:tcPr>
            <w:tcW w:w="3349" w:type="dxa"/>
            <w:shd w:val="clear" w:color="auto" w:fill="auto"/>
            <w:noWrap/>
            <w:vAlign w:val="center"/>
          </w:tcPr>
          <w:p w14:paraId="295EBAB0"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Tender</w:t>
            </w:r>
          </w:p>
        </w:tc>
        <w:tc>
          <w:tcPr>
            <w:tcW w:w="1276" w:type="dxa"/>
            <w:shd w:val="clear" w:color="auto" w:fill="auto"/>
            <w:vAlign w:val="center"/>
          </w:tcPr>
          <w:p w14:paraId="295EBAB1"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Trdm90</w:t>
            </w:r>
          </w:p>
        </w:tc>
      </w:tr>
      <w:tr w:rsidR="00CF7548" w14:paraId="295EBAB9" w14:textId="77777777">
        <w:trPr>
          <w:trHeight w:val="234"/>
          <w:jc w:val="center"/>
        </w:trPr>
        <w:tc>
          <w:tcPr>
            <w:tcW w:w="990" w:type="dxa"/>
            <w:vMerge/>
            <w:shd w:val="clear" w:color="auto" w:fill="auto"/>
            <w:noWrap/>
            <w:vAlign w:val="center"/>
          </w:tcPr>
          <w:p w14:paraId="295EBAB3" w14:textId="77777777" w:rsidR="00CF7548" w:rsidRDefault="00CF7548" w:rsidP="00CF7548">
            <w:pPr>
              <w:spacing w:after="120"/>
              <w:rPr>
                <w:rFonts w:ascii="Calibri" w:hAnsi="Calibri" w:cs="Calibri"/>
                <w:sz w:val="20"/>
                <w:szCs w:val="20"/>
                <w:lang w:val="en-GB" w:eastAsia="nl-NL"/>
              </w:rPr>
            </w:pPr>
          </w:p>
        </w:tc>
        <w:tc>
          <w:tcPr>
            <w:tcW w:w="1670" w:type="dxa"/>
            <w:vMerge/>
            <w:shd w:val="clear" w:color="auto" w:fill="auto"/>
            <w:vAlign w:val="center"/>
          </w:tcPr>
          <w:p w14:paraId="295EBAB4" w14:textId="77777777" w:rsidR="00CF7548" w:rsidRDefault="00CF7548" w:rsidP="00CF7548">
            <w:pPr>
              <w:spacing w:after="120"/>
              <w:rPr>
                <w:rFonts w:ascii="Calibri" w:hAnsi="Calibri" w:cs="Calibri"/>
                <w:sz w:val="20"/>
                <w:szCs w:val="20"/>
                <w:lang w:val="en-GB" w:eastAsia="nl-NL"/>
              </w:rPr>
            </w:pPr>
          </w:p>
        </w:tc>
        <w:tc>
          <w:tcPr>
            <w:tcW w:w="879" w:type="dxa"/>
            <w:vMerge/>
            <w:shd w:val="clear" w:color="auto" w:fill="auto"/>
            <w:vAlign w:val="center"/>
          </w:tcPr>
          <w:p w14:paraId="295EBAB5" w14:textId="77777777" w:rsidR="00CF7548" w:rsidRDefault="00CF7548" w:rsidP="00CF7548">
            <w:pPr>
              <w:spacing w:after="120"/>
              <w:rPr>
                <w:rFonts w:ascii="Calibri" w:hAnsi="Calibri" w:cs="Calibri"/>
                <w:sz w:val="20"/>
                <w:szCs w:val="20"/>
                <w:lang w:val="en-GB" w:eastAsia="nl-NL"/>
              </w:rPr>
            </w:pPr>
          </w:p>
        </w:tc>
        <w:tc>
          <w:tcPr>
            <w:tcW w:w="1276" w:type="dxa"/>
            <w:shd w:val="clear" w:color="auto" w:fill="auto"/>
            <w:vAlign w:val="center"/>
          </w:tcPr>
          <w:p w14:paraId="295EBAB6" w14:textId="79D87DED" w:rsidR="00CF7548" w:rsidRDefault="00000000" w:rsidP="00CF7548">
            <w:pPr>
              <w:spacing w:after="120"/>
              <w:rPr>
                <w:rFonts w:ascii="Calibri" w:hAnsi="Calibri" w:cs="Calibri"/>
                <w:sz w:val="20"/>
                <w:szCs w:val="20"/>
                <w:lang w:eastAsia="nl-NL"/>
              </w:rPr>
            </w:pPr>
            <w:hyperlink r:id="rId37" w:tooltip="https://docs.peppol.eu/pracc/transactions/T006/index.html" w:history="1">
              <w:r w:rsidR="00CF7548">
                <w:rPr>
                  <w:rStyle w:val="Hyperlink"/>
                  <w:rFonts w:ascii="Calibri" w:hAnsi="Calibri" w:cs="Calibri"/>
                  <w:sz w:val="20"/>
                  <w:szCs w:val="20"/>
                  <w:lang w:eastAsia="nl-NL"/>
                </w:rPr>
                <w:t>T006</w:t>
              </w:r>
            </w:hyperlink>
          </w:p>
        </w:tc>
        <w:tc>
          <w:tcPr>
            <w:tcW w:w="3349" w:type="dxa"/>
            <w:shd w:val="clear" w:color="auto" w:fill="auto"/>
            <w:noWrap/>
            <w:vAlign w:val="center"/>
          </w:tcPr>
          <w:p w14:paraId="295EBAB7"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Tender Reception Notification</w:t>
            </w:r>
          </w:p>
        </w:tc>
        <w:tc>
          <w:tcPr>
            <w:tcW w:w="1276" w:type="dxa"/>
            <w:shd w:val="clear" w:color="auto" w:fill="auto"/>
            <w:vAlign w:val="center"/>
          </w:tcPr>
          <w:p w14:paraId="295EBAB8"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Trdm45</w:t>
            </w:r>
          </w:p>
        </w:tc>
      </w:tr>
      <w:tr w:rsidR="00CF7548" w14:paraId="295EBAC1" w14:textId="77777777">
        <w:trPr>
          <w:trHeight w:val="300"/>
          <w:jc w:val="center"/>
        </w:trPr>
        <w:tc>
          <w:tcPr>
            <w:tcW w:w="990" w:type="dxa"/>
            <w:vMerge w:val="restart"/>
            <w:shd w:val="clear" w:color="F2F2F2" w:fill="F2F2F2" w:themeFill="background1" w:themeFillShade="F2"/>
            <w:noWrap/>
            <w:vAlign w:val="center"/>
          </w:tcPr>
          <w:p w14:paraId="295EBABA" w14:textId="72C42702" w:rsidR="00CF7548" w:rsidRDefault="00000000" w:rsidP="00CF7548">
            <w:pPr>
              <w:spacing w:after="120"/>
              <w:rPr>
                <w:rFonts w:ascii="Calibri" w:hAnsi="Calibri" w:cs="Calibri"/>
                <w:sz w:val="20"/>
                <w:szCs w:val="20"/>
                <w:lang w:eastAsia="nl-NL"/>
              </w:rPr>
            </w:pPr>
            <w:hyperlink r:id="rId38" w:tooltip="https://docs.peppol.eu/pracc/profiles/p004/index.html" w:history="1">
              <w:r w:rsidR="00CF7548">
                <w:rPr>
                  <w:rStyle w:val="Hyperlink"/>
                  <w:rFonts w:ascii="Calibri" w:hAnsi="Calibri" w:cs="Calibri"/>
                  <w:sz w:val="20"/>
                  <w:szCs w:val="20"/>
                  <w:lang w:eastAsia="nl-NL"/>
                </w:rPr>
                <w:t>P004</w:t>
              </w:r>
            </w:hyperlink>
          </w:p>
          <w:p w14:paraId="295EBABB" w14:textId="77777777" w:rsidR="00CF7548" w:rsidRDefault="00CF7548" w:rsidP="00CF7548">
            <w:pPr>
              <w:spacing w:after="120"/>
              <w:rPr>
                <w:rFonts w:ascii="Calibri" w:hAnsi="Calibri" w:cs="Calibri"/>
                <w:sz w:val="20"/>
                <w:szCs w:val="20"/>
                <w:lang w:eastAsia="nl-NL"/>
              </w:rPr>
            </w:pPr>
          </w:p>
        </w:tc>
        <w:tc>
          <w:tcPr>
            <w:tcW w:w="1670" w:type="dxa"/>
            <w:vMerge w:val="restart"/>
            <w:shd w:val="clear" w:color="F2F2F2" w:fill="F2F2F2" w:themeFill="background1" w:themeFillShade="F2"/>
            <w:vAlign w:val="center"/>
          </w:tcPr>
          <w:p w14:paraId="295EBABC"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Call for Tenders Questions and Answers</w:t>
            </w:r>
          </w:p>
        </w:tc>
        <w:tc>
          <w:tcPr>
            <w:tcW w:w="879" w:type="dxa"/>
            <w:vMerge w:val="restart"/>
            <w:shd w:val="clear" w:color="F2F2F2" w:fill="F2F2F2" w:themeFill="background1" w:themeFillShade="F2"/>
            <w:vAlign w:val="center"/>
          </w:tcPr>
          <w:p w14:paraId="295EBABD" w14:textId="1F1CAB22" w:rsidR="00CF7548" w:rsidRDefault="00CF7548" w:rsidP="00CF7548">
            <w:pPr>
              <w:spacing w:after="120"/>
              <w:rPr>
                <w:rFonts w:ascii="Calibri" w:hAnsi="Calibri" w:cs="Calibri"/>
                <w:sz w:val="20"/>
                <w:szCs w:val="20"/>
                <w:lang w:eastAsia="nl-NL"/>
              </w:rPr>
            </w:pPr>
            <w:r w:rsidRPr="007615F0">
              <w:rPr>
                <w:rFonts w:ascii="Calibri" w:hAnsi="Calibri" w:cs="Calibri"/>
                <w:sz w:val="20"/>
                <w:szCs w:val="20"/>
                <w:lang w:eastAsia="nl-NL"/>
              </w:rPr>
              <w:t>BII48</w:t>
            </w:r>
          </w:p>
        </w:tc>
        <w:tc>
          <w:tcPr>
            <w:tcW w:w="1276" w:type="dxa"/>
            <w:shd w:val="clear" w:color="F2F2F2" w:fill="F2F2F2" w:themeFill="background1" w:themeFillShade="F2"/>
            <w:vAlign w:val="center"/>
          </w:tcPr>
          <w:p w14:paraId="295EBABE" w14:textId="6CDBB106" w:rsidR="00CF7548" w:rsidRDefault="00000000" w:rsidP="00CF7548">
            <w:pPr>
              <w:spacing w:after="120"/>
              <w:rPr>
                <w:rFonts w:ascii="Calibri" w:hAnsi="Calibri" w:cs="Calibri"/>
                <w:sz w:val="20"/>
                <w:szCs w:val="20"/>
                <w:lang w:eastAsia="nl-NL"/>
              </w:rPr>
            </w:pPr>
            <w:hyperlink r:id="rId39" w:tooltip="https://docs.peppol.eu/pracc/transactions/T007/index.html" w:history="1">
              <w:r w:rsidR="00CF7548">
                <w:rPr>
                  <w:rStyle w:val="Hyperlink"/>
                  <w:rFonts w:ascii="Calibri" w:hAnsi="Calibri" w:cs="Calibri"/>
                  <w:sz w:val="20"/>
                  <w:szCs w:val="20"/>
                  <w:lang w:eastAsia="nl-NL"/>
                </w:rPr>
                <w:t>T007</w:t>
              </w:r>
            </w:hyperlink>
          </w:p>
        </w:tc>
        <w:tc>
          <w:tcPr>
            <w:tcW w:w="3349" w:type="dxa"/>
            <w:shd w:val="clear" w:color="F2F2F2" w:fill="F2F2F2" w:themeFill="background1" w:themeFillShade="F2"/>
            <w:noWrap/>
            <w:vAlign w:val="center"/>
          </w:tcPr>
          <w:p w14:paraId="295EBABF"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Tender Questions</w:t>
            </w:r>
          </w:p>
        </w:tc>
        <w:tc>
          <w:tcPr>
            <w:tcW w:w="1276" w:type="dxa"/>
            <w:shd w:val="clear" w:color="F2F2F2" w:fill="F2F2F2" w:themeFill="background1" w:themeFillShade="F2"/>
            <w:vAlign w:val="center"/>
          </w:tcPr>
          <w:p w14:paraId="295EBAC0"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Trdm84</w:t>
            </w:r>
          </w:p>
        </w:tc>
      </w:tr>
      <w:tr w:rsidR="00CF7548" w14:paraId="295EBAC8" w14:textId="77777777">
        <w:trPr>
          <w:trHeight w:val="300"/>
          <w:jc w:val="center"/>
        </w:trPr>
        <w:tc>
          <w:tcPr>
            <w:tcW w:w="990" w:type="dxa"/>
            <w:vMerge/>
            <w:shd w:val="clear" w:color="F2F2F2" w:fill="F2F2F2" w:themeFill="background1" w:themeFillShade="F2"/>
            <w:noWrap/>
            <w:vAlign w:val="center"/>
          </w:tcPr>
          <w:p w14:paraId="295EBAC2" w14:textId="77777777" w:rsidR="00CF7548" w:rsidRDefault="00CF7548" w:rsidP="00CF7548">
            <w:pPr>
              <w:spacing w:after="120"/>
              <w:rPr>
                <w:rFonts w:ascii="Calibri" w:hAnsi="Calibri" w:cs="Calibri"/>
                <w:sz w:val="20"/>
                <w:szCs w:val="20"/>
                <w:lang w:val="en-GB" w:eastAsia="nl-NL"/>
              </w:rPr>
            </w:pPr>
          </w:p>
        </w:tc>
        <w:tc>
          <w:tcPr>
            <w:tcW w:w="1670" w:type="dxa"/>
            <w:vMerge/>
            <w:shd w:val="clear" w:color="F2F2F2" w:fill="F2F2F2" w:themeFill="background1" w:themeFillShade="F2"/>
            <w:vAlign w:val="center"/>
          </w:tcPr>
          <w:p w14:paraId="295EBAC3" w14:textId="77777777" w:rsidR="00CF7548" w:rsidRDefault="00CF7548" w:rsidP="00CF7548">
            <w:pPr>
              <w:spacing w:after="120"/>
              <w:rPr>
                <w:rFonts w:ascii="Calibri" w:hAnsi="Calibri" w:cs="Calibri"/>
                <w:sz w:val="20"/>
                <w:szCs w:val="20"/>
                <w:lang w:val="en-GB" w:eastAsia="nl-NL"/>
              </w:rPr>
            </w:pPr>
          </w:p>
        </w:tc>
        <w:tc>
          <w:tcPr>
            <w:tcW w:w="879" w:type="dxa"/>
            <w:vMerge/>
            <w:shd w:val="clear" w:color="F2F2F2" w:fill="F2F2F2" w:themeFill="background1" w:themeFillShade="F2"/>
            <w:vAlign w:val="center"/>
          </w:tcPr>
          <w:p w14:paraId="295EBAC4" w14:textId="77777777" w:rsidR="00CF7548" w:rsidRDefault="00CF7548" w:rsidP="00CF7548">
            <w:pPr>
              <w:spacing w:after="120"/>
              <w:rPr>
                <w:rFonts w:ascii="Calibri" w:hAnsi="Calibri" w:cs="Calibri"/>
                <w:sz w:val="20"/>
                <w:szCs w:val="20"/>
                <w:lang w:val="en-GB" w:eastAsia="nl-NL"/>
              </w:rPr>
            </w:pPr>
          </w:p>
        </w:tc>
        <w:tc>
          <w:tcPr>
            <w:tcW w:w="1276" w:type="dxa"/>
            <w:shd w:val="clear" w:color="F2F2F2" w:fill="F2F2F2" w:themeFill="background1" w:themeFillShade="F2"/>
            <w:vAlign w:val="center"/>
          </w:tcPr>
          <w:p w14:paraId="295EBAC5" w14:textId="37CD6FE8" w:rsidR="00CF7548" w:rsidRDefault="00000000" w:rsidP="00CF7548">
            <w:pPr>
              <w:spacing w:after="120"/>
              <w:rPr>
                <w:rFonts w:ascii="Calibri" w:hAnsi="Calibri" w:cs="Calibri"/>
                <w:sz w:val="20"/>
                <w:szCs w:val="20"/>
                <w:lang w:eastAsia="nl-NL"/>
              </w:rPr>
            </w:pPr>
            <w:hyperlink r:id="rId40" w:tooltip="https://docs.peppol.eu/pracc/transactions/T008/index.html" w:history="1">
              <w:r w:rsidR="00CF7548">
                <w:rPr>
                  <w:rStyle w:val="Hyperlink"/>
                  <w:rFonts w:ascii="Calibri" w:hAnsi="Calibri" w:cs="Calibri"/>
                  <w:sz w:val="20"/>
                  <w:szCs w:val="20"/>
                  <w:lang w:eastAsia="nl-NL"/>
                </w:rPr>
                <w:t>T008</w:t>
              </w:r>
            </w:hyperlink>
          </w:p>
        </w:tc>
        <w:tc>
          <w:tcPr>
            <w:tcW w:w="3349" w:type="dxa"/>
            <w:shd w:val="clear" w:color="F2F2F2" w:fill="F2F2F2" w:themeFill="background1" w:themeFillShade="F2"/>
            <w:noWrap/>
            <w:vAlign w:val="center"/>
          </w:tcPr>
          <w:p w14:paraId="295EBAC6"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Tender Answers</w:t>
            </w:r>
          </w:p>
        </w:tc>
        <w:tc>
          <w:tcPr>
            <w:tcW w:w="1276" w:type="dxa"/>
            <w:shd w:val="clear" w:color="F2F2F2" w:fill="F2F2F2" w:themeFill="background1" w:themeFillShade="F2"/>
            <w:vAlign w:val="center"/>
          </w:tcPr>
          <w:p w14:paraId="295EBAC7"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Trdm85</w:t>
            </w:r>
          </w:p>
        </w:tc>
      </w:tr>
      <w:tr w:rsidR="00CF7548" w14:paraId="295EBAD0" w14:textId="77777777">
        <w:trPr>
          <w:trHeight w:val="300"/>
          <w:jc w:val="center"/>
        </w:trPr>
        <w:tc>
          <w:tcPr>
            <w:tcW w:w="990" w:type="dxa"/>
            <w:vMerge w:val="restart"/>
            <w:shd w:val="clear" w:color="auto" w:fill="auto"/>
            <w:noWrap/>
            <w:vAlign w:val="center"/>
          </w:tcPr>
          <w:p w14:paraId="295EBAC9" w14:textId="5531508D" w:rsidR="00CF7548" w:rsidRDefault="00000000" w:rsidP="00CF7548">
            <w:pPr>
              <w:spacing w:after="120"/>
              <w:rPr>
                <w:rFonts w:ascii="Calibri" w:hAnsi="Calibri" w:cs="Calibri"/>
                <w:sz w:val="20"/>
                <w:szCs w:val="20"/>
                <w:lang w:eastAsia="nl-NL"/>
              </w:rPr>
            </w:pPr>
            <w:hyperlink r:id="rId41" w:tooltip="https://docs.peppol.eu/pracc/profiles/p005/index.html" w:history="1">
              <w:r w:rsidR="00CF7548">
                <w:rPr>
                  <w:rStyle w:val="Hyperlink"/>
                  <w:rFonts w:ascii="Calibri" w:hAnsi="Calibri" w:cs="Calibri"/>
                  <w:sz w:val="20"/>
                  <w:szCs w:val="20"/>
                  <w:lang w:eastAsia="nl-NL"/>
                </w:rPr>
                <w:t>P005</w:t>
              </w:r>
            </w:hyperlink>
          </w:p>
          <w:p w14:paraId="295EBACA" w14:textId="77777777" w:rsidR="00CF7548" w:rsidRDefault="00CF7548" w:rsidP="00CF7548">
            <w:pPr>
              <w:spacing w:after="120"/>
              <w:rPr>
                <w:rFonts w:ascii="Calibri" w:hAnsi="Calibri" w:cs="Calibri"/>
                <w:sz w:val="20"/>
                <w:szCs w:val="20"/>
                <w:lang w:eastAsia="nl-NL"/>
              </w:rPr>
            </w:pPr>
          </w:p>
        </w:tc>
        <w:tc>
          <w:tcPr>
            <w:tcW w:w="1670" w:type="dxa"/>
            <w:vMerge w:val="restart"/>
            <w:shd w:val="clear" w:color="auto" w:fill="auto"/>
            <w:vAlign w:val="center"/>
          </w:tcPr>
          <w:p w14:paraId="295EBACB"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Tender Clarification</w:t>
            </w:r>
          </w:p>
        </w:tc>
        <w:tc>
          <w:tcPr>
            <w:tcW w:w="879" w:type="dxa"/>
            <w:vMerge w:val="restart"/>
            <w:shd w:val="clear" w:color="auto" w:fill="auto"/>
            <w:vAlign w:val="center"/>
          </w:tcPr>
          <w:p w14:paraId="295EBACC" w14:textId="41419BCB" w:rsidR="00CF7548" w:rsidRDefault="00CF7548" w:rsidP="00CF7548">
            <w:pPr>
              <w:spacing w:after="120"/>
              <w:rPr>
                <w:rFonts w:ascii="Calibri" w:hAnsi="Calibri" w:cs="Calibri"/>
                <w:sz w:val="20"/>
                <w:szCs w:val="20"/>
                <w:lang w:eastAsia="nl-NL"/>
              </w:rPr>
            </w:pPr>
            <w:r w:rsidRPr="007615F0">
              <w:rPr>
                <w:rFonts w:ascii="Calibri" w:hAnsi="Calibri" w:cs="Calibri"/>
                <w:sz w:val="20"/>
                <w:szCs w:val="20"/>
                <w:lang w:eastAsia="nl-NL"/>
              </w:rPr>
              <w:t>BII50</w:t>
            </w:r>
          </w:p>
        </w:tc>
        <w:tc>
          <w:tcPr>
            <w:tcW w:w="1276" w:type="dxa"/>
            <w:shd w:val="clear" w:color="auto" w:fill="auto"/>
            <w:vAlign w:val="center"/>
          </w:tcPr>
          <w:p w14:paraId="295EBACD" w14:textId="7DB9133F" w:rsidR="00CF7548" w:rsidRDefault="00000000" w:rsidP="00CF7548">
            <w:pPr>
              <w:spacing w:after="120"/>
              <w:rPr>
                <w:rFonts w:ascii="Calibri" w:hAnsi="Calibri" w:cs="Calibri"/>
                <w:sz w:val="20"/>
                <w:szCs w:val="20"/>
                <w:lang w:eastAsia="nl-NL"/>
              </w:rPr>
            </w:pPr>
            <w:hyperlink r:id="rId42" w:tooltip="https://docs.peppol.eu/pracc/transactions/T009/index.html" w:history="1">
              <w:r w:rsidR="00CF7548">
                <w:rPr>
                  <w:rStyle w:val="Hyperlink"/>
                  <w:rFonts w:ascii="Calibri" w:hAnsi="Calibri" w:cs="Calibri"/>
                  <w:sz w:val="20"/>
                  <w:szCs w:val="20"/>
                  <w:lang w:eastAsia="nl-NL"/>
                </w:rPr>
                <w:t>T009</w:t>
              </w:r>
            </w:hyperlink>
          </w:p>
        </w:tc>
        <w:tc>
          <w:tcPr>
            <w:tcW w:w="3349" w:type="dxa"/>
            <w:shd w:val="clear" w:color="auto" w:fill="auto"/>
            <w:noWrap/>
            <w:vAlign w:val="center"/>
          </w:tcPr>
          <w:p w14:paraId="295EBACE"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Tender Clarification Request</w:t>
            </w:r>
          </w:p>
        </w:tc>
        <w:tc>
          <w:tcPr>
            <w:tcW w:w="1276" w:type="dxa"/>
            <w:shd w:val="clear" w:color="auto" w:fill="auto"/>
            <w:vAlign w:val="center"/>
          </w:tcPr>
          <w:p w14:paraId="295EBACF"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Trdm84</w:t>
            </w:r>
          </w:p>
        </w:tc>
      </w:tr>
      <w:tr w:rsidR="00CF7548" w14:paraId="295EBAD7" w14:textId="77777777">
        <w:trPr>
          <w:trHeight w:val="300"/>
          <w:jc w:val="center"/>
        </w:trPr>
        <w:tc>
          <w:tcPr>
            <w:tcW w:w="990" w:type="dxa"/>
            <w:vMerge/>
            <w:shd w:val="clear" w:color="auto" w:fill="auto"/>
            <w:noWrap/>
            <w:vAlign w:val="center"/>
          </w:tcPr>
          <w:p w14:paraId="295EBAD1" w14:textId="77777777" w:rsidR="00CF7548" w:rsidRDefault="00CF7548" w:rsidP="00CF7548">
            <w:pPr>
              <w:spacing w:after="120"/>
              <w:rPr>
                <w:rFonts w:ascii="Calibri" w:hAnsi="Calibri" w:cs="Calibri"/>
                <w:sz w:val="20"/>
                <w:szCs w:val="20"/>
                <w:lang w:val="en-GB" w:eastAsia="nl-NL"/>
              </w:rPr>
            </w:pPr>
          </w:p>
        </w:tc>
        <w:tc>
          <w:tcPr>
            <w:tcW w:w="1670" w:type="dxa"/>
            <w:vMerge/>
            <w:shd w:val="clear" w:color="auto" w:fill="auto"/>
            <w:vAlign w:val="center"/>
          </w:tcPr>
          <w:p w14:paraId="295EBAD2" w14:textId="77777777" w:rsidR="00CF7548" w:rsidRDefault="00CF7548" w:rsidP="00CF7548">
            <w:pPr>
              <w:spacing w:after="120"/>
              <w:rPr>
                <w:rFonts w:ascii="Calibri" w:hAnsi="Calibri" w:cs="Calibri"/>
                <w:sz w:val="20"/>
                <w:szCs w:val="20"/>
                <w:lang w:val="en-GB" w:eastAsia="nl-NL"/>
              </w:rPr>
            </w:pPr>
          </w:p>
        </w:tc>
        <w:tc>
          <w:tcPr>
            <w:tcW w:w="879" w:type="dxa"/>
            <w:vMerge/>
            <w:shd w:val="clear" w:color="auto" w:fill="auto"/>
            <w:vAlign w:val="center"/>
          </w:tcPr>
          <w:p w14:paraId="295EBAD3" w14:textId="77777777" w:rsidR="00CF7548" w:rsidRDefault="00CF7548" w:rsidP="00CF7548">
            <w:pPr>
              <w:spacing w:after="120"/>
              <w:rPr>
                <w:rFonts w:ascii="Calibri" w:hAnsi="Calibri" w:cs="Calibri"/>
                <w:sz w:val="20"/>
                <w:szCs w:val="20"/>
                <w:lang w:val="en-GB" w:eastAsia="nl-NL"/>
              </w:rPr>
            </w:pPr>
          </w:p>
        </w:tc>
        <w:tc>
          <w:tcPr>
            <w:tcW w:w="1276" w:type="dxa"/>
            <w:shd w:val="clear" w:color="auto" w:fill="auto"/>
            <w:vAlign w:val="center"/>
          </w:tcPr>
          <w:p w14:paraId="295EBAD4" w14:textId="4F11C822" w:rsidR="00CF7548" w:rsidRDefault="00000000" w:rsidP="00CF7548">
            <w:pPr>
              <w:spacing w:after="120"/>
              <w:rPr>
                <w:rFonts w:ascii="Calibri" w:hAnsi="Calibri" w:cs="Calibri"/>
                <w:sz w:val="20"/>
                <w:szCs w:val="20"/>
                <w:lang w:eastAsia="nl-NL"/>
              </w:rPr>
            </w:pPr>
            <w:hyperlink r:id="rId43" w:tooltip="https://docs.peppol.eu/pracc/transactions/T010/index.html" w:history="1">
              <w:r w:rsidR="00CF7548">
                <w:rPr>
                  <w:rStyle w:val="Hyperlink"/>
                  <w:rFonts w:ascii="Calibri" w:hAnsi="Calibri" w:cs="Calibri"/>
                  <w:sz w:val="20"/>
                  <w:szCs w:val="20"/>
                  <w:lang w:eastAsia="nl-NL"/>
                </w:rPr>
                <w:t>T010</w:t>
              </w:r>
            </w:hyperlink>
          </w:p>
        </w:tc>
        <w:tc>
          <w:tcPr>
            <w:tcW w:w="3349" w:type="dxa"/>
            <w:shd w:val="clear" w:color="auto" w:fill="auto"/>
            <w:noWrap/>
            <w:vAlign w:val="center"/>
          </w:tcPr>
          <w:p w14:paraId="295EBAD5"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Tender Clarification</w:t>
            </w:r>
          </w:p>
        </w:tc>
        <w:tc>
          <w:tcPr>
            <w:tcW w:w="1276" w:type="dxa"/>
            <w:shd w:val="clear" w:color="auto" w:fill="auto"/>
            <w:vAlign w:val="center"/>
          </w:tcPr>
          <w:p w14:paraId="295EBAD6"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Trdm85</w:t>
            </w:r>
          </w:p>
        </w:tc>
      </w:tr>
      <w:tr w:rsidR="00CF7548" w14:paraId="295EBAE0" w14:textId="77777777">
        <w:trPr>
          <w:trHeight w:val="300"/>
          <w:jc w:val="center"/>
        </w:trPr>
        <w:tc>
          <w:tcPr>
            <w:tcW w:w="990" w:type="dxa"/>
            <w:vMerge w:val="restart"/>
            <w:shd w:val="clear" w:color="F2F2F2" w:fill="F2F2F2" w:themeFill="background1" w:themeFillShade="F2"/>
            <w:noWrap/>
            <w:vAlign w:val="center"/>
          </w:tcPr>
          <w:p w14:paraId="295EBAD8" w14:textId="066B4F43" w:rsidR="00CF7548" w:rsidRDefault="00000000" w:rsidP="00CF7548">
            <w:pPr>
              <w:spacing w:after="120"/>
              <w:rPr>
                <w:rFonts w:ascii="Calibri" w:hAnsi="Calibri" w:cs="Calibri"/>
                <w:sz w:val="20"/>
                <w:szCs w:val="20"/>
                <w:lang w:eastAsia="nl-NL"/>
              </w:rPr>
            </w:pPr>
            <w:hyperlink r:id="rId44" w:tooltip="https://docs.peppol.eu/pracc/profiles/p006/index.html" w:history="1">
              <w:r w:rsidR="00CF7548">
                <w:rPr>
                  <w:rStyle w:val="Hyperlink"/>
                  <w:rFonts w:ascii="Calibri" w:hAnsi="Calibri" w:cs="Calibri"/>
                  <w:sz w:val="20"/>
                  <w:szCs w:val="20"/>
                  <w:lang w:eastAsia="nl-NL"/>
                </w:rPr>
                <w:t>P006</w:t>
              </w:r>
            </w:hyperlink>
          </w:p>
          <w:p w14:paraId="295EBAD9" w14:textId="77777777" w:rsidR="00CF7548" w:rsidRDefault="00CF7548" w:rsidP="00CF7548">
            <w:pPr>
              <w:spacing w:after="120"/>
              <w:rPr>
                <w:rFonts w:ascii="Calibri" w:hAnsi="Calibri" w:cs="Calibri"/>
                <w:sz w:val="20"/>
                <w:szCs w:val="20"/>
                <w:lang w:eastAsia="nl-NL"/>
              </w:rPr>
            </w:pPr>
          </w:p>
        </w:tc>
        <w:tc>
          <w:tcPr>
            <w:tcW w:w="1670" w:type="dxa"/>
            <w:vMerge w:val="restart"/>
            <w:shd w:val="clear" w:color="F2F2F2" w:fill="F2F2F2" w:themeFill="background1" w:themeFillShade="F2"/>
            <w:vAlign w:val="center"/>
          </w:tcPr>
          <w:p w14:paraId="295EBADA"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Search Notice</w:t>
            </w:r>
          </w:p>
          <w:p w14:paraId="295EBADB" w14:textId="77777777" w:rsidR="00CF7548" w:rsidRDefault="00CF7548" w:rsidP="00CF7548">
            <w:pPr>
              <w:spacing w:after="120"/>
              <w:rPr>
                <w:rFonts w:ascii="Calibri" w:hAnsi="Calibri" w:cs="Calibri"/>
                <w:sz w:val="20"/>
                <w:szCs w:val="20"/>
                <w:lang w:eastAsia="nl-NL"/>
              </w:rPr>
            </w:pPr>
          </w:p>
        </w:tc>
        <w:tc>
          <w:tcPr>
            <w:tcW w:w="879" w:type="dxa"/>
            <w:vMerge w:val="restart"/>
            <w:shd w:val="clear" w:color="F2F2F2" w:fill="F2F2F2" w:themeFill="background1" w:themeFillShade="F2"/>
            <w:vAlign w:val="center"/>
          </w:tcPr>
          <w:p w14:paraId="295EBADC" w14:textId="348CECE0" w:rsidR="00CF7548" w:rsidRDefault="00CF7548" w:rsidP="00CF7548">
            <w:pPr>
              <w:spacing w:after="120"/>
              <w:rPr>
                <w:rFonts w:ascii="Calibri" w:hAnsi="Calibri" w:cs="Calibri"/>
                <w:sz w:val="20"/>
                <w:szCs w:val="20"/>
                <w:lang w:eastAsia="nl-NL"/>
              </w:rPr>
            </w:pPr>
            <w:r w:rsidRPr="007615F0">
              <w:rPr>
                <w:rFonts w:ascii="Calibri" w:hAnsi="Calibri" w:cs="Calibri"/>
                <w:sz w:val="20"/>
                <w:szCs w:val="20"/>
                <w:lang w:eastAsia="nl-NL"/>
              </w:rPr>
              <w:t>BII45</w:t>
            </w:r>
          </w:p>
        </w:tc>
        <w:tc>
          <w:tcPr>
            <w:tcW w:w="1276" w:type="dxa"/>
            <w:shd w:val="clear" w:color="F2F2F2" w:fill="F2F2F2" w:themeFill="background1" w:themeFillShade="F2"/>
            <w:vAlign w:val="center"/>
          </w:tcPr>
          <w:p w14:paraId="295EBADD" w14:textId="09837769" w:rsidR="00CF7548" w:rsidRDefault="00000000" w:rsidP="00CF7548">
            <w:pPr>
              <w:spacing w:after="120"/>
              <w:rPr>
                <w:rFonts w:ascii="Calibri" w:hAnsi="Calibri" w:cs="Calibri"/>
                <w:sz w:val="20"/>
                <w:szCs w:val="20"/>
                <w:lang w:eastAsia="nl-NL"/>
              </w:rPr>
            </w:pPr>
            <w:hyperlink r:id="rId45" w:tooltip="https://docs.peppol.eu/pracc/transactions/T011/index.html" w:history="1">
              <w:r w:rsidR="00CF7548">
                <w:rPr>
                  <w:rStyle w:val="Hyperlink"/>
                  <w:rFonts w:ascii="Calibri" w:hAnsi="Calibri" w:cs="Calibri"/>
                  <w:sz w:val="20"/>
                  <w:szCs w:val="20"/>
                  <w:lang w:eastAsia="nl-NL"/>
                </w:rPr>
                <w:t>T011</w:t>
              </w:r>
            </w:hyperlink>
          </w:p>
        </w:tc>
        <w:tc>
          <w:tcPr>
            <w:tcW w:w="3349" w:type="dxa"/>
            <w:shd w:val="clear" w:color="F2F2F2" w:fill="F2F2F2" w:themeFill="background1" w:themeFillShade="F2"/>
            <w:noWrap/>
            <w:vAlign w:val="center"/>
          </w:tcPr>
          <w:p w14:paraId="295EBADE"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 xml:space="preserve">Search Notice Request </w:t>
            </w:r>
          </w:p>
        </w:tc>
        <w:tc>
          <w:tcPr>
            <w:tcW w:w="1276" w:type="dxa"/>
            <w:shd w:val="clear" w:color="F2F2F2" w:fill="F2F2F2" w:themeFill="background1" w:themeFillShade="F2"/>
            <w:vAlign w:val="center"/>
          </w:tcPr>
          <w:p w14:paraId="295EBADF"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 xml:space="preserve">Trdm99, </w:t>
            </w:r>
          </w:p>
        </w:tc>
      </w:tr>
      <w:tr w:rsidR="00CF7548" w14:paraId="295EBAE7" w14:textId="77777777">
        <w:trPr>
          <w:trHeight w:val="300"/>
          <w:jc w:val="center"/>
        </w:trPr>
        <w:tc>
          <w:tcPr>
            <w:tcW w:w="990" w:type="dxa"/>
            <w:vMerge/>
            <w:tcBorders>
              <w:bottom w:val="none" w:sz="4" w:space="0" w:color="000000"/>
            </w:tcBorders>
            <w:shd w:val="clear" w:color="F2F2F2" w:fill="F2F2F2" w:themeFill="background1" w:themeFillShade="F2"/>
            <w:noWrap/>
            <w:vAlign w:val="center"/>
          </w:tcPr>
          <w:p w14:paraId="295EBAE1" w14:textId="77777777" w:rsidR="00CF7548" w:rsidRDefault="00CF7548" w:rsidP="00CF7548">
            <w:pPr>
              <w:spacing w:after="120"/>
              <w:rPr>
                <w:rFonts w:ascii="Calibri" w:hAnsi="Calibri" w:cs="Calibri"/>
                <w:sz w:val="20"/>
                <w:szCs w:val="20"/>
                <w:lang w:val="en-GB" w:eastAsia="nl-NL"/>
              </w:rPr>
            </w:pPr>
          </w:p>
        </w:tc>
        <w:tc>
          <w:tcPr>
            <w:tcW w:w="1670" w:type="dxa"/>
            <w:vMerge/>
            <w:tcBorders>
              <w:bottom w:val="none" w:sz="4" w:space="0" w:color="000000"/>
            </w:tcBorders>
            <w:shd w:val="clear" w:color="F2F2F2" w:fill="F2F2F2" w:themeFill="background1" w:themeFillShade="F2"/>
            <w:vAlign w:val="center"/>
          </w:tcPr>
          <w:p w14:paraId="295EBAE2" w14:textId="77777777" w:rsidR="00CF7548" w:rsidRDefault="00CF7548" w:rsidP="00CF7548">
            <w:pPr>
              <w:spacing w:after="120"/>
              <w:rPr>
                <w:rFonts w:ascii="Calibri" w:hAnsi="Calibri" w:cs="Calibri"/>
                <w:sz w:val="20"/>
                <w:szCs w:val="20"/>
                <w:lang w:val="en-GB" w:eastAsia="nl-NL"/>
              </w:rPr>
            </w:pPr>
          </w:p>
        </w:tc>
        <w:tc>
          <w:tcPr>
            <w:tcW w:w="879" w:type="dxa"/>
            <w:vMerge/>
            <w:tcBorders>
              <w:bottom w:val="none" w:sz="4" w:space="0" w:color="000000"/>
            </w:tcBorders>
            <w:shd w:val="clear" w:color="F2F2F2" w:fill="F2F2F2" w:themeFill="background1" w:themeFillShade="F2"/>
            <w:vAlign w:val="center"/>
          </w:tcPr>
          <w:p w14:paraId="295EBAE3" w14:textId="77777777" w:rsidR="00CF7548" w:rsidRDefault="00CF7548" w:rsidP="00CF7548">
            <w:pPr>
              <w:spacing w:after="120"/>
              <w:rPr>
                <w:rFonts w:ascii="Calibri" w:hAnsi="Calibri" w:cs="Calibri"/>
                <w:sz w:val="20"/>
                <w:szCs w:val="20"/>
                <w:lang w:val="en-GB" w:eastAsia="nl-NL"/>
              </w:rPr>
            </w:pPr>
          </w:p>
        </w:tc>
        <w:tc>
          <w:tcPr>
            <w:tcW w:w="1276" w:type="dxa"/>
            <w:tcBorders>
              <w:bottom w:val="none" w:sz="4" w:space="0" w:color="000000"/>
            </w:tcBorders>
            <w:shd w:val="clear" w:color="F2F2F2" w:fill="F2F2F2" w:themeFill="background1" w:themeFillShade="F2"/>
            <w:vAlign w:val="center"/>
          </w:tcPr>
          <w:p w14:paraId="295EBAE4" w14:textId="7A8E03E2" w:rsidR="00CF7548" w:rsidRDefault="00000000" w:rsidP="00CF7548">
            <w:pPr>
              <w:spacing w:after="120"/>
              <w:rPr>
                <w:rFonts w:ascii="Calibri" w:hAnsi="Calibri" w:cs="Calibri"/>
                <w:sz w:val="20"/>
                <w:szCs w:val="20"/>
                <w:lang w:eastAsia="nl-NL"/>
              </w:rPr>
            </w:pPr>
            <w:hyperlink r:id="rId46" w:tooltip="https://docs.peppol.eu/pracc/transactions/T012/index.html" w:history="1">
              <w:r w:rsidR="00CF7548">
                <w:rPr>
                  <w:rStyle w:val="Hyperlink"/>
                  <w:rFonts w:ascii="Calibri" w:hAnsi="Calibri" w:cs="Calibri"/>
                  <w:sz w:val="20"/>
                  <w:szCs w:val="20"/>
                  <w:lang w:eastAsia="nl-NL"/>
                </w:rPr>
                <w:t>T012</w:t>
              </w:r>
            </w:hyperlink>
          </w:p>
        </w:tc>
        <w:tc>
          <w:tcPr>
            <w:tcW w:w="3349" w:type="dxa"/>
            <w:tcBorders>
              <w:bottom w:val="none" w:sz="4" w:space="0" w:color="000000"/>
            </w:tcBorders>
            <w:shd w:val="clear" w:color="F2F2F2" w:fill="F2F2F2" w:themeFill="background1" w:themeFillShade="F2"/>
            <w:noWrap/>
            <w:vAlign w:val="center"/>
          </w:tcPr>
          <w:p w14:paraId="295EBAE5"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Search Notice Response</w:t>
            </w:r>
          </w:p>
        </w:tc>
        <w:tc>
          <w:tcPr>
            <w:tcW w:w="1276" w:type="dxa"/>
            <w:shd w:val="clear" w:color="F2F2F2" w:fill="F2F2F2" w:themeFill="background1" w:themeFillShade="F2"/>
            <w:vAlign w:val="center"/>
          </w:tcPr>
          <w:p w14:paraId="295EBAE6"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Trdm100, Trdm78, Trdm79, Trdm80</w:t>
            </w:r>
          </w:p>
        </w:tc>
      </w:tr>
      <w:tr w:rsidR="00CF7548" w14:paraId="295EBAEE" w14:textId="77777777">
        <w:trPr>
          <w:trHeight w:val="300"/>
          <w:jc w:val="center"/>
        </w:trPr>
        <w:tc>
          <w:tcPr>
            <w:tcW w:w="990" w:type="dxa"/>
            <w:vMerge w:val="restart"/>
            <w:shd w:val="clear" w:color="auto" w:fill="auto"/>
            <w:noWrap/>
            <w:vAlign w:val="center"/>
          </w:tcPr>
          <w:p w14:paraId="295EBAE8" w14:textId="3C9CDC2C" w:rsidR="00CF7548" w:rsidRDefault="00000000" w:rsidP="00CF7548">
            <w:pPr>
              <w:spacing w:after="120"/>
              <w:rPr>
                <w:rFonts w:ascii="Calibri" w:hAnsi="Calibri" w:cs="Calibri"/>
                <w:sz w:val="20"/>
                <w:szCs w:val="20"/>
                <w:lang w:eastAsia="nl-NL"/>
              </w:rPr>
            </w:pPr>
            <w:hyperlink r:id="rId47" w:tooltip="https://docs.peppol.eu/pracc/profiles/p007/index.html" w:history="1">
              <w:r w:rsidR="00CF7548">
                <w:rPr>
                  <w:rStyle w:val="Hyperlink"/>
                  <w:rFonts w:ascii="Calibri" w:hAnsi="Calibri" w:cs="Calibri"/>
                  <w:sz w:val="20"/>
                  <w:szCs w:val="20"/>
                  <w:lang w:eastAsia="nl-NL"/>
                </w:rPr>
                <w:t>P007</w:t>
              </w:r>
            </w:hyperlink>
          </w:p>
        </w:tc>
        <w:tc>
          <w:tcPr>
            <w:tcW w:w="1670" w:type="dxa"/>
            <w:vMerge w:val="restart"/>
            <w:shd w:val="clear" w:color="auto" w:fill="auto"/>
            <w:vAlign w:val="center"/>
          </w:tcPr>
          <w:p w14:paraId="295EBAE9"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Tender Withdrawal</w:t>
            </w:r>
          </w:p>
        </w:tc>
        <w:tc>
          <w:tcPr>
            <w:tcW w:w="879" w:type="dxa"/>
            <w:vMerge w:val="restart"/>
            <w:shd w:val="clear" w:color="auto" w:fill="auto"/>
            <w:vAlign w:val="center"/>
          </w:tcPr>
          <w:p w14:paraId="295EBAEA" w14:textId="3EC3C584" w:rsidR="00CF7548" w:rsidRDefault="00CF7548" w:rsidP="00CF7548">
            <w:pPr>
              <w:spacing w:after="120"/>
              <w:rPr>
                <w:rFonts w:ascii="Calibri" w:hAnsi="Calibri" w:cs="Calibri"/>
                <w:sz w:val="20"/>
                <w:szCs w:val="20"/>
                <w:lang w:eastAsia="nl-NL"/>
              </w:rPr>
            </w:pPr>
            <w:r w:rsidRPr="007615F0">
              <w:rPr>
                <w:rFonts w:ascii="Calibri" w:hAnsi="Calibri" w:cs="Calibri"/>
                <w:sz w:val="20"/>
                <w:szCs w:val="20"/>
                <w:lang w:eastAsia="nl-NL"/>
              </w:rPr>
              <w:t>BII53</w:t>
            </w:r>
          </w:p>
        </w:tc>
        <w:tc>
          <w:tcPr>
            <w:tcW w:w="1276" w:type="dxa"/>
            <w:tcBorders>
              <w:bottom w:val="none" w:sz="4" w:space="0" w:color="000000"/>
            </w:tcBorders>
            <w:shd w:val="clear" w:color="auto" w:fill="auto"/>
            <w:vAlign w:val="center"/>
          </w:tcPr>
          <w:p w14:paraId="295EBAEB" w14:textId="5DA598AD" w:rsidR="00CF7548" w:rsidRDefault="00000000" w:rsidP="00CF7548">
            <w:pPr>
              <w:spacing w:after="120"/>
              <w:rPr>
                <w:rFonts w:ascii="Calibri" w:hAnsi="Calibri" w:cs="Calibri"/>
                <w:sz w:val="20"/>
                <w:szCs w:val="20"/>
                <w:lang w:eastAsia="nl-NL"/>
              </w:rPr>
            </w:pPr>
            <w:hyperlink r:id="rId48" w:tooltip="https://docs.peppol.eu/pracc/transactions/T013/index.html" w:history="1">
              <w:r w:rsidR="00CF7548">
                <w:rPr>
                  <w:rStyle w:val="Hyperlink"/>
                  <w:rFonts w:ascii="Calibri" w:hAnsi="Calibri" w:cs="Calibri"/>
                  <w:sz w:val="20"/>
                  <w:szCs w:val="20"/>
                  <w:lang w:eastAsia="nl-NL"/>
                </w:rPr>
                <w:t>T013</w:t>
              </w:r>
            </w:hyperlink>
          </w:p>
        </w:tc>
        <w:tc>
          <w:tcPr>
            <w:tcW w:w="3349" w:type="dxa"/>
            <w:tcBorders>
              <w:bottom w:val="none" w:sz="4" w:space="0" w:color="000000"/>
            </w:tcBorders>
            <w:shd w:val="clear" w:color="auto" w:fill="auto"/>
            <w:noWrap/>
            <w:vAlign w:val="center"/>
          </w:tcPr>
          <w:p w14:paraId="295EBAEC"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Tender Withdrawal</w:t>
            </w:r>
          </w:p>
        </w:tc>
        <w:tc>
          <w:tcPr>
            <w:tcW w:w="1276" w:type="dxa"/>
            <w:shd w:val="clear" w:color="auto" w:fill="auto"/>
            <w:vAlign w:val="center"/>
          </w:tcPr>
          <w:p w14:paraId="295EBAED"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Trdm89</w:t>
            </w:r>
          </w:p>
        </w:tc>
      </w:tr>
      <w:tr w:rsidR="00CF7548" w14:paraId="295EBAF5" w14:textId="77777777">
        <w:trPr>
          <w:trHeight w:val="300"/>
          <w:jc w:val="center"/>
        </w:trPr>
        <w:tc>
          <w:tcPr>
            <w:tcW w:w="990" w:type="dxa"/>
            <w:vMerge/>
            <w:tcBorders>
              <w:bottom w:val="none" w:sz="4" w:space="0" w:color="000000"/>
            </w:tcBorders>
            <w:shd w:val="clear" w:color="auto" w:fill="auto"/>
            <w:noWrap/>
            <w:vAlign w:val="center"/>
          </w:tcPr>
          <w:p w14:paraId="295EBAEF" w14:textId="77777777" w:rsidR="00CF7548" w:rsidRDefault="00CF7548" w:rsidP="00CF7548">
            <w:pPr>
              <w:spacing w:after="120"/>
              <w:rPr>
                <w:rFonts w:ascii="Calibri" w:hAnsi="Calibri" w:cs="Calibri"/>
                <w:sz w:val="20"/>
                <w:szCs w:val="20"/>
                <w:lang w:val="en-GB" w:eastAsia="nl-NL"/>
              </w:rPr>
            </w:pPr>
          </w:p>
        </w:tc>
        <w:tc>
          <w:tcPr>
            <w:tcW w:w="1670" w:type="dxa"/>
            <w:vMerge/>
            <w:tcBorders>
              <w:bottom w:val="none" w:sz="4" w:space="0" w:color="000000"/>
            </w:tcBorders>
            <w:shd w:val="clear" w:color="auto" w:fill="auto"/>
            <w:vAlign w:val="center"/>
          </w:tcPr>
          <w:p w14:paraId="295EBAF0" w14:textId="77777777" w:rsidR="00CF7548" w:rsidRDefault="00CF7548" w:rsidP="00CF7548">
            <w:pPr>
              <w:spacing w:after="120"/>
              <w:rPr>
                <w:rFonts w:ascii="Calibri" w:hAnsi="Calibri" w:cs="Calibri"/>
                <w:sz w:val="20"/>
                <w:szCs w:val="20"/>
                <w:lang w:val="en-GB" w:eastAsia="nl-NL"/>
              </w:rPr>
            </w:pPr>
          </w:p>
        </w:tc>
        <w:tc>
          <w:tcPr>
            <w:tcW w:w="879" w:type="dxa"/>
            <w:vMerge/>
            <w:tcBorders>
              <w:bottom w:val="none" w:sz="4" w:space="0" w:color="000000"/>
            </w:tcBorders>
            <w:shd w:val="clear" w:color="auto" w:fill="auto"/>
            <w:vAlign w:val="center"/>
          </w:tcPr>
          <w:p w14:paraId="295EBAF1" w14:textId="77777777" w:rsidR="00CF7548" w:rsidRDefault="00CF7548" w:rsidP="00CF7548">
            <w:pPr>
              <w:spacing w:after="120"/>
              <w:rPr>
                <w:rFonts w:ascii="Calibri" w:hAnsi="Calibri" w:cs="Calibri"/>
                <w:sz w:val="20"/>
                <w:szCs w:val="20"/>
                <w:lang w:val="en-GB" w:eastAsia="nl-NL"/>
              </w:rPr>
            </w:pPr>
          </w:p>
        </w:tc>
        <w:tc>
          <w:tcPr>
            <w:tcW w:w="1276" w:type="dxa"/>
            <w:tcBorders>
              <w:bottom w:val="none" w:sz="4" w:space="0" w:color="000000"/>
            </w:tcBorders>
            <w:shd w:val="clear" w:color="auto" w:fill="auto"/>
            <w:vAlign w:val="center"/>
          </w:tcPr>
          <w:p w14:paraId="295EBAF2" w14:textId="6C7579BC" w:rsidR="00CF7548" w:rsidRDefault="00000000" w:rsidP="00CF7548">
            <w:pPr>
              <w:spacing w:after="120"/>
              <w:rPr>
                <w:rFonts w:ascii="Calibri" w:hAnsi="Calibri" w:cs="Calibri"/>
                <w:sz w:val="20"/>
                <w:szCs w:val="20"/>
                <w:lang w:eastAsia="nl-NL"/>
              </w:rPr>
            </w:pPr>
            <w:hyperlink r:id="rId49" w:tooltip="https://docs.peppol.eu/pracc/transactions/T014/index.html" w:history="1">
              <w:r w:rsidR="00CF7548">
                <w:rPr>
                  <w:rStyle w:val="Hyperlink"/>
                  <w:rFonts w:ascii="Calibri" w:hAnsi="Calibri" w:cs="Calibri"/>
                  <w:sz w:val="20"/>
                  <w:szCs w:val="20"/>
                  <w:lang w:eastAsia="nl-NL"/>
                </w:rPr>
                <w:t>T014</w:t>
              </w:r>
            </w:hyperlink>
          </w:p>
        </w:tc>
        <w:tc>
          <w:tcPr>
            <w:tcW w:w="3349" w:type="dxa"/>
            <w:tcBorders>
              <w:bottom w:val="none" w:sz="4" w:space="0" w:color="000000"/>
            </w:tcBorders>
            <w:shd w:val="clear" w:color="auto" w:fill="auto"/>
            <w:noWrap/>
            <w:vAlign w:val="center"/>
          </w:tcPr>
          <w:p w14:paraId="295EBAF3"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Tender Withdrawal Notification</w:t>
            </w:r>
          </w:p>
        </w:tc>
        <w:tc>
          <w:tcPr>
            <w:tcW w:w="1276" w:type="dxa"/>
            <w:shd w:val="clear" w:color="auto" w:fill="auto"/>
            <w:vAlign w:val="center"/>
          </w:tcPr>
          <w:p w14:paraId="295EBAF4"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Trdm45</w:t>
            </w:r>
          </w:p>
        </w:tc>
      </w:tr>
      <w:tr w:rsidR="00CF7548" w14:paraId="295EBAFC" w14:textId="77777777">
        <w:trPr>
          <w:trHeight w:val="300"/>
          <w:jc w:val="center"/>
        </w:trPr>
        <w:tc>
          <w:tcPr>
            <w:tcW w:w="990" w:type="dxa"/>
            <w:vMerge w:val="restart"/>
            <w:shd w:val="clear" w:color="F2F2F2" w:fill="F2F2F2" w:themeFill="background1" w:themeFillShade="F2"/>
            <w:noWrap/>
            <w:vAlign w:val="center"/>
          </w:tcPr>
          <w:p w14:paraId="295EBAF6" w14:textId="3A6E13E1" w:rsidR="00CF7548" w:rsidRDefault="00000000" w:rsidP="00CF7548">
            <w:pPr>
              <w:spacing w:after="120"/>
              <w:rPr>
                <w:rFonts w:ascii="Calibri" w:hAnsi="Calibri" w:cs="Calibri"/>
                <w:sz w:val="20"/>
                <w:szCs w:val="20"/>
                <w:lang w:eastAsia="nl-NL"/>
              </w:rPr>
            </w:pPr>
            <w:hyperlink r:id="rId50" w:tooltip="https://docs.peppol.eu/pracc/profiles/p008/index.html" w:history="1">
              <w:r w:rsidR="00CF7548">
                <w:rPr>
                  <w:rStyle w:val="Hyperlink"/>
                  <w:rFonts w:ascii="Calibri" w:hAnsi="Calibri" w:cs="Calibri"/>
                  <w:sz w:val="20"/>
                  <w:szCs w:val="20"/>
                  <w:lang w:eastAsia="nl-NL"/>
                </w:rPr>
                <w:t>P008</w:t>
              </w:r>
            </w:hyperlink>
          </w:p>
        </w:tc>
        <w:tc>
          <w:tcPr>
            <w:tcW w:w="1670" w:type="dxa"/>
            <w:vMerge w:val="restart"/>
            <w:shd w:val="clear" w:color="F2F2F2" w:fill="F2F2F2" w:themeFill="background1" w:themeFillShade="F2"/>
            <w:vAlign w:val="center"/>
          </w:tcPr>
          <w:p w14:paraId="295EBAF7"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Publish Notice</w:t>
            </w:r>
          </w:p>
        </w:tc>
        <w:tc>
          <w:tcPr>
            <w:tcW w:w="879" w:type="dxa"/>
            <w:vMerge w:val="restart"/>
            <w:shd w:val="clear" w:color="F2F2F2" w:fill="F2F2F2" w:themeFill="background1" w:themeFillShade="F2"/>
            <w:vAlign w:val="center"/>
          </w:tcPr>
          <w:p w14:paraId="295EBAF8" w14:textId="30F0A074" w:rsidR="00CF7548" w:rsidRDefault="00CF7548" w:rsidP="00CF7548">
            <w:pPr>
              <w:spacing w:after="120"/>
              <w:rPr>
                <w:rFonts w:ascii="Calibri" w:hAnsi="Calibri" w:cs="Calibri"/>
                <w:sz w:val="20"/>
                <w:szCs w:val="20"/>
                <w:lang w:val="en-GB" w:eastAsia="nl-NL"/>
              </w:rPr>
            </w:pPr>
            <w:r w:rsidRPr="007615F0">
              <w:rPr>
                <w:rFonts w:ascii="Calibri" w:hAnsi="Calibri" w:cs="Calibri"/>
                <w:sz w:val="20"/>
                <w:szCs w:val="20"/>
                <w:lang w:val="en-GB" w:eastAsia="nl-NL"/>
              </w:rPr>
              <w:t>BII10</w:t>
            </w:r>
            <w:r>
              <w:rPr>
                <w:rFonts w:ascii="Calibri" w:hAnsi="Calibri" w:cs="Calibri"/>
                <w:sz w:val="20"/>
                <w:szCs w:val="20"/>
                <w:lang w:val="en-GB" w:eastAsia="nl-NL"/>
              </w:rPr>
              <w:t xml:space="preserve">, </w:t>
            </w:r>
            <w:r w:rsidRPr="007615F0">
              <w:rPr>
                <w:rFonts w:ascii="Calibri" w:hAnsi="Calibri" w:cs="Calibri"/>
                <w:sz w:val="20"/>
                <w:szCs w:val="20"/>
                <w:lang w:val="en-GB" w:eastAsia="nl-NL"/>
              </w:rPr>
              <w:t>BII14</w:t>
            </w:r>
            <w:r>
              <w:rPr>
                <w:rFonts w:ascii="Calibri" w:hAnsi="Calibri" w:cs="Calibri"/>
                <w:sz w:val="20"/>
                <w:szCs w:val="20"/>
                <w:lang w:val="en-GB" w:eastAsia="nl-NL"/>
              </w:rPr>
              <w:t xml:space="preserve">, </w:t>
            </w:r>
            <w:r w:rsidRPr="007615F0">
              <w:rPr>
                <w:rFonts w:ascii="Calibri" w:hAnsi="Calibri" w:cs="Calibri"/>
                <w:sz w:val="20"/>
                <w:szCs w:val="20"/>
                <w:lang w:val="en-GB" w:eastAsia="nl-NL"/>
              </w:rPr>
              <w:t>BII43</w:t>
            </w:r>
          </w:p>
        </w:tc>
        <w:tc>
          <w:tcPr>
            <w:tcW w:w="1276" w:type="dxa"/>
            <w:shd w:val="clear" w:color="F2F2F2" w:fill="F2F2F2" w:themeFill="background1" w:themeFillShade="F2"/>
            <w:vAlign w:val="center"/>
          </w:tcPr>
          <w:p w14:paraId="295EBAF9" w14:textId="32C03D34" w:rsidR="00CF7548" w:rsidRDefault="00000000" w:rsidP="00CF7548">
            <w:pPr>
              <w:spacing w:after="120"/>
              <w:rPr>
                <w:rFonts w:ascii="Calibri" w:hAnsi="Calibri" w:cs="Calibri"/>
                <w:sz w:val="20"/>
                <w:szCs w:val="20"/>
                <w:lang w:eastAsia="nl-NL"/>
              </w:rPr>
            </w:pPr>
            <w:hyperlink r:id="rId51" w:tooltip="https://docs.peppol.eu/pracc/transactions/T015/index.html" w:history="1">
              <w:r w:rsidR="00CF7548">
                <w:rPr>
                  <w:rStyle w:val="Hyperlink"/>
                  <w:rFonts w:ascii="Calibri" w:hAnsi="Calibri" w:cs="Calibri"/>
                  <w:sz w:val="20"/>
                  <w:szCs w:val="20"/>
                  <w:lang w:eastAsia="nl-NL"/>
                </w:rPr>
                <w:t>T015</w:t>
              </w:r>
            </w:hyperlink>
          </w:p>
        </w:tc>
        <w:tc>
          <w:tcPr>
            <w:tcW w:w="3349" w:type="dxa"/>
            <w:tcBorders>
              <w:bottom w:val="none" w:sz="4" w:space="0" w:color="000000"/>
            </w:tcBorders>
            <w:shd w:val="clear" w:color="F2F2F2" w:fill="F2F2F2" w:themeFill="background1" w:themeFillShade="F2"/>
            <w:noWrap/>
            <w:vAlign w:val="center"/>
          </w:tcPr>
          <w:p w14:paraId="295EBAFA"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Publish Notice (Contract Notice)</w:t>
            </w:r>
          </w:p>
        </w:tc>
        <w:tc>
          <w:tcPr>
            <w:tcW w:w="1276" w:type="dxa"/>
            <w:shd w:val="clear" w:color="F2F2F2" w:fill="F2F2F2" w:themeFill="background1" w:themeFillShade="F2"/>
            <w:vAlign w:val="center"/>
          </w:tcPr>
          <w:p w14:paraId="295EBAFB"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Trdm78, Trdm79,</w:t>
            </w:r>
            <w:r>
              <w:rPr>
                <w:rFonts w:ascii="Calibri" w:hAnsi="Calibri" w:cs="Calibri"/>
                <w:sz w:val="20"/>
                <w:szCs w:val="20"/>
              </w:rPr>
              <w:t xml:space="preserve"> </w:t>
            </w:r>
            <w:r>
              <w:rPr>
                <w:rFonts w:ascii="Calibri" w:hAnsi="Calibri" w:cs="Calibri"/>
                <w:sz w:val="20"/>
                <w:szCs w:val="20"/>
                <w:lang w:eastAsia="nl-NL"/>
              </w:rPr>
              <w:t>Trdm80</w:t>
            </w:r>
          </w:p>
        </w:tc>
      </w:tr>
      <w:tr w:rsidR="00CF7548" w14:paraId="295EBB03" w14:textId="77777777">
        <w:trPr>
          <w:trHeight w:val="300"/>
          <w:jc w:val="center"/>
        </w:trPr>
        <w:tc>
          <w:tcPr>
            <w:tcW w:w="990" w:type="dxa"/>
            <w:vMerge/>
            <w:tcBorders>
              <w:bottom w:val="none" w:sz="4" w:space="0" w:color="000000"/>
            </w:tcBorders>
            <w:shd w:val="clear" w:color="F2F2F2" w:fill="F2F2F2" w:themeFill="background1" w:themeFillShade="F2"/>
            <w:noWrap/>
            <w:vAlign w:val="center"/>
          </w:tcPr>
          <w:p w14:paraId="295EBAFD" w14:textId="77777777" w:rsidR="00CF7548" w:rsidRDefault="00CF7548" w:rsidP="00CF7548">
            <w:pPr>
              <w:spacing w:after="120"/>
              <w:rPr>
                <w:rFonts w:ascii="Calibri" w:hAnsi="Calibri" w:cs="Calibri"/>
                <w:sz w:val="20"/>
                <w:szCs w:val="20"/>
                <w:lang w:val="en-GB" w:eastAsia="nl-NL"/>
              </w:rPr>
            </w:pPr>
          </w:p>
        </w:tc>
        <w:tc>
          <w:tcPr>
            <w:tcW w:w="1670" w:type="dxa"/>
            <w:vMerge/>
            <w:tcBorders>
              <w:bottom w:val="none" w:sz="4" w:space="0" w:color="000000"/>
            </w:tcBorders>
            <w:shd w:val="clear" w:color="F2F2F2" w:fill="F2F2F2" w:themeFill="background1" w:themeFillShade="F2"/>
            <w:vAlign w:val="center"/>
          </w:tcPr>
          <w:p w14:paraId="295EBAFE" w14:textId="77777777" w:rsidR="00CF7548" w:rsidRDefault="00CF7548" w:rsidP="00CF7548">
            <w:pPr>
              <w:spacing w:after="120"/>
              <w:rPr>
                <w:rFonts w:ascii="Calibri" w:hAnsi="Calibri" w:cs="Calibri"/>
                <w:sz w:val="20"/>
                <w:szCs w:val="20"/>
                <w:lang w:val="en-GB" w:eastAsia="nl-NL"/>
              </w:rPr>
            </w:pPr>
          </w:p>
        </w:tc>
        <w:tc>
          <w:tcPr>
            <w:tcW w:w="879" w:type="dxa"/>
            <w:vMerge/>
            <w:tcBorders>
              <w:bottom w:val="none" w:sz="4" w:space="0" w:color="000000"/>
            </w:tcBorders>
            <w:shd w:val="clear" w:color="F2F2F2" w:fill="F2F2F2" w:themeFill="background1" w:themeFillShade="F2"/>
            <w:vAlign w:val="center"/>
          </w:tcPr>
          <w:p w14:paraId="295EBAFF" w14:textId="77777777" w:rsidR="00CF7548" w:rsidRDefault="00CF7548" w:rsidP="00CF7548">
            <w:pPr>
              <w:spacing w:after="120"/>
              <w:rPr>
                <w:rFonts w:ascii="Calibri" w:hAnsi="Calibri" w:cs="Calibri"/>
                <w:sz w:val="20"/>
                <w:szCs w:val="20"/>
                <w:lang w:val="en-GB" w:eastAsia="nl-NL"/>
              </w:rPr>
            </w:pPr>
          </w:p>
        </w:tc>
        <w:tc>
          <w:tcPr>
            <w:tcW w:w="1276" w:type="dxa"/>
            <w:tcBorders>
              <w:bottom w:val="none" w:sz="4" w:space="0" w:color="000000"/>
            </w:tcBorders>
            <w:shd w:val="clear" w:color="F2F2F2" w:fill="F2F2F2" w:themeFill="background1" w:themeFillShade="F2"/>
            <w:vAlign w:val="center"/>
          </w:tcPr>
          <w:p w14:paraId="295EBB00" w14:textId="4744BB48" w:rsidR="00CF7548" w:rsidRDefault="00000000" w:rsidP="00CF7548">
            <w:pPr>
              <w:spacing w:after="120"/>
              <w:rPr>
                <w:rFonts w:ascii="Calibri" w:hAnsi="Calibri" w:cs="Calibri"/>
                <w:sz w:val="20"/>
                <w:szCs w:val="20"/>
                <w:lang w:eastAsia="nl-NL"/>
              </w:rPr>
            </w:pPr>
            <w:hyperlink r:id="rId52" w:tooltip="https://docs.peppol.eu/pracc/transactions/T016/index.html" w:history="1">
              <w:r w:rsidR="00CF7548">
                <w:rPr>
                  <w:rStyle w:val="Hyperlink"/>
                  <w:rFonts w:ascii="Calibri" w:hAnsi="Calibri" w:cs="Calibri"/>
                  <w:sz w:val="20"/>
                  <w:szCs w:val="20"/>
                  <w:lang w:eastAsia="nl-NL"/>
                </w:rPr>
                <w:t>T016</w:t>
              </w:r>
            </w:hyperlink>
          </w:p>
        </w:tc>
        <w:tc>
          <w:tcPr>
            <w:tcW w:w="3349" w:type="dxa"/>
            <w:tcBorders>
              <w:bottom w:val="none" w:sz="4" w:space="0" w:color="000000"/>
            </w:tcBorders>
            <w:shd w:val="clear" w:color="F2F2F2" w:fill="F2F2F2" w:themeFill="background1" w:themeFillShade="F2"/>
            <w:noWrap/>
            <w:vAlign w:val="center"/>
          </w:tcPr>
          <w:p w14:paraId="295EBB01"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Notice Publication Response</w:t>
            </w:r>
          </w:p>
        </w:tc>
        <w:tc>
          <w:tcPr>
            <w:tcW w:w="1276" w:type="dxa"/>
            <w:shd w:val="clear" w:color="F2F2F2" w:fill="F2F2F2" w:themeFill="background1" w:themeFillShade="F2"/>
            <w:vAlign w:val="center"/>
          </w:tcPr>
          <w:p w14:paraId="295EBB02"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Trdm065</w:t>
            </w:r>
          </w:p>
        </w:tc>
      </w:tr>
      <w:tr w:rsidR="00CF7548" w14:paraId="295EBB0A" w14:textId="77777777">
        <w:trPr>
          <w:trHeight w:val="373"/>
          <w:jc w:val="center"/>
        </w:trPr>
        <w:tc>
          <w:tcPr>
            <w:tcW w:w="990" w:type="dxa"/>
            <w:shd w:val="clear" w:color="auto" w:fill="auto"/>
            <w:noWrap/>
            <w:vAlign w:val="center"/>
          </w:tcPr>
          <w:p w14:paraId="295EBB04" w14:textId="2F84F557" w:rsidR="00CF7548" w:rsidRDefault="00000000" w:rsidP="00CF7548">
            <w:pPr>
              <w:spacing w:after="120"/>
              <w:rPr>
                <w:rFonts w:ascii="Calibri" w:hAnsi="Calibri" w:cs="Calibri"/>
                <w:sz w:val="20"/>
                <w:szCs w:val="20"/>
                <w:lang w:eastAsia="nl-NL"/>
              </w:rPr>
            </w:pPr>
            <w:hyperlink r:id="rId53" w:tooltip="https://docs.peppol.eu/pracc/profiles/p009/index.html" w:history="1">
              <w:r w:rsidR="00CF7548">
                <w:rPr>
                  <w:rStyle w:val="Hyperlink"/>
                  <w:rFonts w:ascii="Calibri" w:hAnsi="Calibri" w:cs="Calibri"/>
                  <w:sz w:val="20"/>
                  <w:szCs w:val="20"/>
                  <w:lang w:eastAsia="nl-NL"/>
                </w:rPr>
                <w:t>P009</w:t>
              </w:r>
            </w:hyperlink>
          </w:p>
        </w:tc>
        <w:tc>
          <w:tcPr>
            <w:tcW w:w="1670" w:type="dxa"/>
            <w:shd w:val="clear" w:color="auto" w:fill="auto"/>
            <w:vAlign w:val="center"/>
          </w:tcPr>
          <w:p w14:paraId="295EBB05"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Notify Awarding</w:t>
            </w:r>
          </w:p>
        </w:tc>
        <w:tc>
          <w:tcPr>
            <w:tcW w:w="879" w:type="dxa"/>
            <w:shd w:val="clear" w:color="auto" w:fill="auto"/>
            <w:vAlign w:val="center"/>
          </w:tcPr>
          <w:p w14:paraId="295EBB06" w14:textId="6309545B" w:rsidR="00CF7548" w:rsidRDefault="00CF7548" w:rsidP="00CF7548">
            <w:pPr>
              <w:spacing w:after="120"/>
              <w:rPr>
                <w:rFonts w:ascii="Calibri" w:hAnsi="Calibri" w:cs="Calibri"/>
                <w:sz w:val="20"/>
                <w:szCs w:val="20"/>
                <w:lang w:eastAsia="nl-NL"/>
              </w:rPr>
            </w:pPr>
            <w:r w:rsidRPr="007615F0">
              <w:rPr>
                <w:rFonts w:ascii="Calibri" w:hAnsi="Calibri" w:cs="Calibri"/>
                <w:sz w:val="20"/>
                <w:szCs w:val="20"/>
                <w:lang w:eastAsia="nl-NL"/>
              </w:rPr>
              <w:t>BII58</w:t>
            </w:r>
          </w:p>
        </w:tc>
        <w:tc>
          <w:tcPr>
            <w:tcW w:w="1276" w:type="dxa"/>
            <w:shd w:val="clear" w:color="auto" w:fill="auto"/>
            <w:vAlign w:val="center"/>
          </w:tcPr>
          <w:p w14:paraId="295EBB07" w14:textId="0E0F8001" w:rsidR="00CF7548" w:rsidRDefault="00000000" w:rsidP="00CF7548">
            <w:pPr>
              <w:spacing w:after="120"/>
              <w:rPr>
                <w:rFonts w:ascii="Calibri" w:hAnsi="Calibri" w:cs="Calibri"/>
                <w:sz w:val="20"/>
                <w:szCs w:val="20"/>
                <w:lang w:eastAsia="nl-NL"/>
              </w:rPr>
            </w:pPr>
            <w:hyperlink r:id="rId54" w:tooltip="https://docs.peppol.eu/pracc/transactions/T017/index.html" w:history="1">
              <w:r w:rsidR="00CF7548">
                <w:rPr>
                  <w:rStyle w:val="Hyperlink"/>
                  <w:rFonts w:ascii="Calibri" w:hAnsi="Calibri" w:cs="Calibri"/>
                  <w:sz w:val="20"/>
                  <w:szCs w:val="20"/>
                  <w:lang w:eastAsia="nl-NL"/>
                </w:rPr>
                <w:t>T017</w:t>
              </w:r>
            </w:hyperlink>
          </w:p>
        </w:tc>
        <w:tc>
          <w:tcPr>
            <w:tcW w:w="3349" w:type="dxa"/>
            <w:shd w:val="clear" w:color="auto" w:fill="auto"/>
            <w:noWrap/>
            <w:vAlign w:val="center"/>
          </w:tcPr>
          <w:p w14:paraId="295EBB08"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Awarding Notification</w:t>
            </w:r>
          </w:p>
        </w:tc>
        <w:tc>
          <w:tcPr>
            <w:tcW w:w="1276" w:type="dxa"/>
            <w:shd w:val="clear" w:color="auto" w:fill="auto"/>
            <w:vAlign w:val="center"/>
          </w:tcPr>
          <w:p w14:paraId="295EBB09"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Trdm94</w:t>
            </w:r>
          </w:p>
        </w:tc>
      </w:tr>
      <w:tr w:rsidR="00CF7548" w14:paraId="40D074E7" w14:textId="77777777">
        <w:trPr>
          <w:trHeight w:val="373"/>
          <w:jc w:val="center"/>
        </w:trPr>
        <w:tc>
          <w:tcPr>
            <w:tcW w:w="990" w:type="dxa"/>
            <w:shd w:val="clear" w:color="auto" w:fill="auto"/>
            <w:noWrap/>
            <w:vAlign w:val="center"/>
          </w:tcPr>
          <w:p w14:paraId="371CB858" w14:textId="5320DA1F" w:rsidR="00CF7548" w:rsidRDefault="00000000" w:rsidP="00CF7548">
            <w:pPr>
              <w:spacing w:after="120"/>
            </w:pPr>
            <w:hyperlink r:id="rId55" w:history="1">
              <w:r w:rsidR="00CF7548" w:rsidRPr="00C1736C">
                <w:rPr>
                  <w:rStyle w:val="Hyperlink"/>
                  <w:rFonts w:ascii="Calibri" w:hAnsi="Calibri" w:cs="Calibri"/>
                  <w:sz w:val="20"/>
                  <w:szCs w:val="20"/>
                  <w:lang w:eastAsia="nl-NL"/>
                </w:rPr>
                <w:t>P010</w:t>
              </w:r>
            </w:hyperlink>
          </w:p>
        </w:tc>
        <w:tc>
          <w:tcPr>
            <w:tcW w:w="1670" w:type="dxa"/>
            <w:shd w:val="clear" w:color="auto" w:fill="auto"/>
            <w:vAlign w:val="center"/>
          </w:tcPr>
          <w:p w14:paraId="63D8CD93" w14:textId="221668C5" w:rsidR="00CF7548" w:rsidRDefault="00CF7548" w:rsidP="00CF7548">
            <w:pPr>
              <w:spacing w:after="120"/>
              <w:rPr>
                <w:rFonts w:cs="Calibri"/>
                <w:sz w:val="20"/>
                <w:szCs w:val="20"/>
                <w:lang w:eastAsia="nl-NL"/>
              </w:rPr>
            </w:pPr>
            <w:r w:rsidRPr="00121E69">
              <w:rPr>
                <w:rFonts w:ascii="Calibri" w:hAnsi="Calibri" w:cs="Calibri"/>
                <w:sz w:val="20"/>
                <w:szCs w:val="20"/>
                <w:lang w:eastAsia="nl-NL"/>
              </w:rPr>
              <w:t>Tendering Message Response</w:t>
            </w:r>
          </w:p>
        </w:tc>
        <w:tc>
          <w:tcPr>
            <w:tcW w:w="879" w:type="dxa"/>
            <w:shd w:val="clear" w:color="auto" w:fill="auto"/>
            <w:vAlign w:val="center"/>
          </w:tcPr>
          <w:p w14:paraId="0F5376CB" w14:textId="37759C39" w:rsidR="00CF7548" w:rsidRPr="00A20A8C" w:rsidRDefault="00CF7548" w:rsidP="00CF7548">
            <w:pPr>
              <w:spacing w:after="120"/>
              <w:rPr>
                <w:rFonts w:ascii="Calibri" w:hAnsi="Calibri" w:cs="Calibri"/>
                <w:sz w:val="20"/>
                <w:szCs w:val="20"/>
                <w:lang w:eastAsia="nl-NL"/>
              </w:rPr>
            </w:pPr>
            <w:r w:rsidRPr="00A20A8C">
              <w:rPr>
                <w:rFonts w:ascii="Calibri" w:hAnsi="Calibri" w:cs="Calibri"/>
                <w:sz w:val="20"/>
                <w:szCs w:val="20"/>
                <w:lang w:eastAsia="nl-NL"/>
              </w:rPr>
              <w:t> </w:t>
            </w:r>
            <w:r w:rsidRPr="007615F0">
              <w:rPr>
                <w:rFonts w:ascii="Calibri" w:hAnsi="Calibri" w:cs="Calibri"/>
                <w:sz w:val="20"/>
                <w:szCs w:val="20"/>
                <w:lang w:eastAsia="nl-NL"/>
              </w:rPr>
              <w:t>BII Architecture 107</w:t>
            </w:r>
            <w:r w:rsidRPr="00A20A8C">
              <w:rPr>
                <w:rFonts w:ascii="Calibri" w:hAnsi="Calibri" w:cs="Calibri"/>
                <w:sz w:val="20"/>
                <w:szCs w:val="20"/>
                <w:lang w:eastAsia="nl-NL"/>
              </w:rPr>
              <w:t xml:space="preserve"> </w:t>
            </w:r>
          </w:p>
        </w:tc>
        <w:tc>
          <w:tcPr>
            <w:tcW w:w="1276" w:type="dxa"/>
            <w:shd w:val="clear" w:color="auto" w:fill="auto"/>
            <w:vAlign w:val="center"/>
          </w:tcPr>
          <w:p w14:paraId="1000FCED" w14:textId="35B53C1A" w:rsidR="00CF7548" w:rsidRPr="00121E69" w:rsidRDefault="00000000" w:rsidP="00CF7548">
            <w:pPr>
              <w:spacing w:after="120"/>
              <w:rPr>
                <w:rFonts w:ascii="Calibri" w:hAnsi="Calibri" w:cs="Calibri"/>
                <w:sz w:val="20"/>
                <w:szCs w:val="20"/>
                <w:lang w:eastAsia="nl-NL"/>
              </w:rPr>
            </w:pPr>
            <w:hyperlink r:id="rId56" w:history="1">
              <w:r w:rsidR="00CF7548" w:rsidRPr="000D00DB">
                <w:rPr>
                  <w:rStyle w:val="Hyperlink"/>
                  <w:rFonts w:ascii="Calibri" w:hAnsi="Calibri" w:cs="Calibri"/>
                  <w:sz w:val="20"/>
                  <w:szCs w:val="20"/>
                  <w:lang w:eastAsia="nl-NL"/>
                </w:rPr>
                <w:t>T018</w:t>
              </w:r>
            </w:hyperlink>
          </w:p>
        </w:tc>
        <w:tc>
          <w:tcPr>
            <w:tcW w:w="3349" w:type="dxa"/>
            <w:shd w:val="clear" w:color="auto" w:fill="auto"/>
            <w:noWrap/>
            <w:vAlign w:val="center"/>
          </w:tcPr>
          <w:p w14:paraId="10F3C5E6" w14:textId="01A2188B" w:rsidR="00CF7548" w:rsidRPr="00121E69" w:rsidRDefault="00CF7548" w:rsidP="00CF7548">
            <w:pPr>
              <w:spacing w:after="120"/>
              <w:rPr>
                <w:rFonts w:ascii="Calibri" w:hAnsi="Calibri" w:cs="Calibri"/>
                <w:sz w:val="20"/>
                <w:szCs w:val="20"/>
                <w:lang w:eastAsia="nl-NL"/>
              </w:rPr>
            </w:pPr>
            <w:r w:rsidRPr="00121E69">
              <w:rPr>
                <w:rFonts w:ascii="Calibri" w:hAnsi="Calibri" w:cs="Calibri"/>
                <w:sz w:val="20"/>
                <w:szCs w:val="20"/>
                <w:lang w:eastAsia="nl-NL"/>
              </w:rPr>
              <w:t>Tendering Message Response</w:t>
            </w:r>
          </w:p>
        </w:tc>
        <w:tc>
          <w:tcPr>
            <w:tcW w:w="1276" w:type="dxa"/>
            <w:shd w:val="clear" w:color="auto" w:fill="auto"/>
            <w:vAlign w:val="center"/>
          </w:tcPr>
          <w:p w14:paraId="72FBCC10" w14:textId="25426DAE" w:rsidR="00CF7548" w:rsidRPr="00A20A8C" w:rsidRDefault="00000000" w:rsidP="00CF7548">
            <w:pPr>
              <w:spacing w:after="120"/>
              <w:rPr>
                <w:rFonts w:ascii="Calibri" w:hAnsi="Calibri" w:cs="Calibri"/>
                <w:sz w:val="20"/>
                <w:szCs w:val="20"/>
                <w:lang w:eastAsia="nl-NL"/>
              </w:rPr>
            </w:pPr>
            <w:hyperlink r:id="rId57" w:history="1">
              <w:r w:rsidR="00CF7548" w:rsidRPr="00A20A8C">
                <w:rPr>
                  <w:rFonts w:ascii="Calibri" w:hAnsi="Calibri" w:cs="Calibri"/>
                  <w:sz w:val="20"/>
                  <w:szCs w:val="20"/>
                  <w:lang w:eastAsia="nl-NL"/>
                </w:rPr>
                <w:t xml:space="preserve">BII Architecture 107 </w:t>
              </w:r>
            </w:hyperlink>
          </w:p>
        </w:tc>
      </w:tr>
      <w:tr w:rsidR="00CF7548" w:rsidRPr="00836071" w14:paraId="3AAD8C1E" w14:textId="77777777">
        <w:trPr>
          <w:trHeight w:val="373"/>
          <w:jc w:val="center"/>
        </w:trPr>
        <w:tc>
          <w:tcPr>
            <w:tcW w:w="990" w:type="dxa"/>
            <w:vMerge w:val="restart"/>
            <w:shd w:val="clear" w:color="auto" w:fill="auto"/>
            <w:noWrap/>
            <w:vAlign w:val="center"/>
          </w:tcPr>
          <w:p w14:paraId="698B6BB0" w14:textId="5DAB3646" w:rsidR="00CF7548" w:rsidRPr="00836071" w:rsidRDefault="00000000" w:rsidP="00CF7548">
            <w:pPr>
              <w:spacing w:after="120"/>
              <w:rPr>
                <w:rFonts w:ascii="Calibri" w:hAnsi="Calibri" w:cs="Calibri"/>
                <w:sz w:val="20"/>
                <w:szCs w:val="20"/>
                <w:lang w:eastAsia="nl-NL"/>
              </w:rPr>
            </w:pPr>
            <w:hyperlink r:id="rId58" w:history="1">
              <w:r w:rsidR="00CF7548" w:rsidRPr="007615F0">
                <w:rPr>
                  <w:rStyle w:val="Hyperlink"/>
                  <w:rFonts w:ascii="Calibri" w:hAnsi="Calibri" w:cs="Calibri"/>
                  <w:sz w:val="20"/>
                  <w:szCs w:val="20"/>
                  <w:lang w:eastAsia="nl-NL"/>
                </w:rPr>
                <w:t>P011</w:t>
              </w:r>
            </w:hyperlink>
          </w:p>
        </w:tc>
        <w:tc>
          <w:tcPr>
            <w:tcW w:w="1670" w:type="dxa"/>
            <w:vMerge w:val="restart"/>
            <w:shd w:val="clear" w:color="auto" w:fill="auto"/>
            <w:vAlign w:val="center"/>
          </w:tcPr>
          <w:p w14:paraId="24AF1DCC" w14:textId="41780614" w:rsidR="00CF7548" w:rsidRPr="00836071" w:rsidRDefault="00CF7548" w:rsidP="00CF7548">
            <w:pPr>
              <w:spacing w:after="120"/>
              <w:rPr>
                <w:rFonts w:ascii="Calibri" w:hAnsi="Calibri" w:cs="Calibri"/>
                <w:sz w:val="20"/>
                <w:szCs w:val="20"/>
                <w:lang w:eastAsia="nl-NL"/>
              </w:rPr>
            </w:pPr>
            <w:r w:rsidRPr="00836071">
              <w:rPr>
                <w:rFonts w:ascii="Calibri" w:hAnsi="Calibri" w:cs="Calibri"/>
                <w:sz w:val="20"/>
                <w:szCs w:val="20"/>
                <w:lang w:eastAsia="nl-NL"/>
              </w:rPr>
              <w:t>Qualification</w:t>
            </w:r>
          </w:p>
        </w:tc>
        <w:tc>
          <w:tcPr>
            <w:tcW w:w="879" w:type="dxa"/>
            <w:vMerge w:val="restart"/>
            <w:shd w:val="clear" w:color="auto" w:fill="auto"/>
            <w:vAlign w:val="center"/>
          </w:tcPr>
          <w:p w14:paraId="6D16F34C" w14:textId="08BD92D4" w:rsidR="00CF7548" w:rsidRPr="00836071" w:rsidRDefault="00CF7548" w:rsidP="00CF7548">
            <w:pPr>
              <w:spacing w:after="120"/>
              <w:rPr>
                <w:rFonts w:ascii="Calibri" w:hAnsi="Calibri" w:cs="Calibri"/>
                <w:sz w:val="20"/>
                <w:szCs w:val="20"/>
                <w:lang w:eastAsia="nl-NL"/>
              </w:rPr>
            </w:pPr>
            <w:r w:rsidRPr="00B064F5">
              <w:rPr>
                <w:rFonts w:ascii="Calibri" w:hAnsi="Calibri" w:cs="Calibri"/>
                <w:sz w:val="20"/>
                <w:szCs w:val="20"/>
                <w:lang w:eastAsia="nl-NL"/>
              </w:rPr>
              <w:t>BII49</w:t>
            </w:r>
          </w:p>
        </w:tc>
        <w:tc>
          <w:tcPr>
            <w:tcW w:w="1276" w:type="dxa"/>
            <w:shd w:val="clear" w:color="auto" w:fill="auto"/>
            <w:vAlign w:val="center"/>
          </w:tcPr>
          <w:p w14:paraId="2480A2CC" w14:textId="26FDA73D" w:rsidR="00CF7548" w:rsidRPr="00836071" w:rsidRDefault="00000000" w:rsidP="00CF7548">
            <w:pPr>
              <w:spacing w:after="120"/>
              <w:rPr>
                <w:rFonts w:ascii="Calibri" w:hAnsi="Calibri" w:cs="Calibri"/>
                <w:sz w:val="20"/>
                <w:szCs w:val="20"/>
                <w:lang w:eastAsia="nl-NL"/>
              </w:rPr>
            </w:pPr>
            <w:hyperlink r:id="rId59" w:history="1">
              <w:r w:rsidR="00CF7548" w:rsidRPr="007A7564">
                <w:rPr>
                  <w:rStyle w:val="Hyperlink"/>
                  <w:rFonts w:ascii="Calibri" w:hAnsi="Calibri" w:cs="Calibri"/>
                  <w:sz w:val="20"/>
                  <w:szCs w:val="20"/>
                  <w:lang w:eastAsia="nl-NL"/>
                </w:rPr>
                <w:t>T019</w:t>
              </w:r>
            </w:hyperlink>
          </w:p>
        </w:tc>
        <w:tc>
          <w:tcPr>
            <w:tcW w:w="3349" w:type="dxa"/>
            <w:shd w:val="clear" w:color="auto" w:fill="auto"/>
            <w:noWrap/>
            <w:vAlign w:val="center"/>
          </w:tcPr>
          <w:p w14:paraId="75F22D12" w14:textId="566DBED6" w:rsidR="00CF7548" w:rsidRPr="00836071" w:rsidRDefault="00CF7548" w:rsidP="00CF7548">
            <w:pPr>
              <w:spacing w:after="120"/>
              <w:rPr>
                <w:rFonts w:ascii="Calibri" w:hAnsi="Calibri" w:cs="Calibri"/>
                <w:sz w:val="20"/>
                <w:szCs w:val="20"/>
                <w:lang w:eastAsia="nl-NL"/>
              </w:rPr>
            </w:pPr>
            <w:r>
              <w:rPr>
                <w:rFonts w:ascii="Calibri" w:hAnsi="Calibri" w:cs="Calibri"/>
                <w:sz w:val="20"/>
                <w:szCs w:val="20"/>
                <w:lang w:eastAsia="nl-NL"/>
              </w:rPr>
              <w:t>Qualification</w:t>
            </w:r>
          </w:p>
        </w:tc>
        <w:tc>
          <w:tcPr>
            <w:tcW w:w="1276" w:type="dxa"/>
            <w:shd w:val="clear" w:color="auto" w:fill="auto"/>
            <w:vAlign w:val="center"/>
          </w:tcPr>
          <w:p w14:paraId="66B7F7E2" w14:textId="706AD1BA" w:rsidR="00CF7548" w:rsidRPr="00836071" w:rsidRDefault="00CF7548" w:rsidP="00CF7548">
            <w:pPr>
              <w:spacing w:after="120"/>
              <w:rPr>
                <w:rFonts w:ascii="Calibri" w:hAnsi="Calibri" w:cs="Calibri"/>
                <w:sz w:val="20"/>
                <w:szCs w:val="20"/>
                <w:lang w:eastAsia="nl-NL"/>
              </w:rPr>
            </w:pPr>
            <w:r w:rsidRPr="00595E4A">
              <w:rPr>
                <w:rFonts w:ascii="Calibri" w:hAnsi="Calibri" w:cs="Calibri"/>
                <w:sz w:val="20"/>
                <w:szCs w:val="20"/>
                <w:lang w:eastAsia="nl-NL"/>
              </w:rPr>
              <w:t>Trdm86</w:t>
            </w:r>
          </w:p>
        </w:tc>
      </w:tr>
      <w:tr w:rsidR="00CF7548" w:rsidRPr="00836071" w14:paraId="4A267947" w14:textId="77777777">
        <w:trPr>
          <w:trHeight w:val="373"/>
          <w:jc w:val="center"/>
        </w:trPr>
        <w:tc>
          <w:tcPr>
            <w:tcW w:w="990" w:type="dxa"/>
            <w:vMerge/>
            <w:shd w:val="clear" w:color="auto" w:fill="auto"/>
            <w:noWrap/>
            <w:vAlign w:val="center"/>
          </w:tcPr>
          <w:p w14:paraId="1B2F19F0" w14:textId="77777777" w:rsidR="00CF7548" w:rsidRPr="00011EF4" w:rsidRDefault="00CF7548" w:rsidP="00CF7548">
            <w:pPr>
              <w:spacing w:after="120"/>
              <w:rPr>
                <w:rFonts w:ascii="Calibri" w:hAnsi="Calibri" w:cs="Calibri"/>
                <w:sz w:val="20"/>
                <w:szCs w:val="20"/>
                <w:lang w:eastAsia="nl-NL"/>
              </w:rPr>
            </w:pPr>
          </w:p>
        </w:tc>
        <w:tc>
          <w:tcPr>
            <w:tcW w:w="1670" w:type="dxa"/>
            <w:vMerge/>
            <w:shd w:val="clear" w:color="auto" w:fill="auto"/>
            <w:vAlign w:val="center"/>
          </w:tcPr>
          <w:p w14:paraId="7902DF0E" w14:textId="77777777" w:rsidR="00CF7548" w:rsidRPr="00011EF4" w:rsidRDefault="00CF7548" w:rsidP="00CF7548">
            <w:pPr>
              <w:spacing w:after="120"/>
              <w:rPr>
                <w:rFonts w:ascii="Calibri" w:hAnsi="Calibri" w:cs="Calibri"/>
                <w:sz w:val="20"/>
                <w:szCs w:val="20"/>
                <w:lang w:eastAsia="nl-NL"/>
              </w:rPr>
            </w:pPr>
          </w:p>
        </w:tc>
        <w:tc>
          <w:tcPr>
            <w:tcW w:w="879" w:type="dxa"/>
            <w:vMerge/>
            <w:shd w:val="clear" w:color="auto" w:fill="auto"/>
            <w:vAlign w:val="center"/>
          </w:tcPr>
          <w:p w14:paraId="7E34183D" w14:textId="77777777" w:rsidR="00CF7548" w:rsidRPr="00011EF4" w:rsidRDefault="00CF7548" w:rsidP="00CF7548">
            <w:pPr>
              <w:spacing w:after="120"/>
              <w:rPr>
                <w:rFonts w:ascii="Calibri" w:hAnsi="Calibri" w:cs="Calibri"/>
                <w:sz w:val="20"/>
                <w:szCs w:val="20"/>
                <w:lang w:eastAsia="nl-NL"/>
              </w:rPr>
            </w:pPr>
          </w:p>
        </w:tc>
        <w:tc>
          <w:tcPr>
            <w:tcW w:w="1276" w:type="dxa"/>
            <w:shd w:val="clear" w:color="auto" w:fill="auto"/>
            <w:vAlign w:val="center"/>
          </w:tcPr>
          <w:p w14:paraId="2F92DB9D" w14:textId="2B770D1F" w:rsidR="00CF7548" w:rsidRPr="00011EF4" w:rsidRDefault="00000000" w:rsidP="00CF7548">
            <w:pPr>
              <w:spacing w:after="120"/>
              <w:rPr>
                <w:rFonts w:ascii="Calibri" w:hAnsi="Calibri" w:cs="Calibri"/>
                <w:sz w:val="20"/>
                <w:szCs w:val="20"/>
                <w:lang w:eastAsia="nl-NL"/>
              </w:rPr>
            </w:pPr>
            <w:hyperlink r:id="rId60" w:history="1">
              <w:r w:rsidR="00CF7548" w:rsidRPr="007A7564">
                <w:rPr>
                  <w:rStyle w:val="Hyperlink"/>
                  <w:rFonts w:ascii="Calibri" w:hAnsi="Calibri" w:cs="Calibri"/>
                  <w:sz w:val="20"/>
                  <w:szCs w:val="20"/>
                  <w:lang w:eastAsia="nl-NL"/>
                </w:rPr>
                <w:t>T020</w:t>
              </w:r>
            </w:hyperlink>
          </w:p>
        </w:tc>
        <w:tc>
          <w:tcPr>
            <w:tcW w:w="3349" w:type="dxa"/>
            <w:shd w:val="clear" w:color="auto" w:fill="auto"/>
            <w:noWrap/>
            <w:vAlign w:val="center"/>
          </w:tcPr>
          <w:p w14:paraId="2FFFEED4" w14:textId="125E999F" w:rsidR="00CF7548" w:rsidRPr="00011EF4" w:rsidRDefault="00CF7548" w:rsidP="00CF7548">
            <w:pPr>
              <w:spacing w:after="120"/>
              <w:rPr>
                <w:rFonts w:ascii="Calibri" w:hAnsi="Calibri" w:cs="Calibri"/>
                <w:sz w:val="20"/>
                <w:szCs w:val="20"/>
                <w:lang w:eastAsia="nl-NL"/>
              </w:rPr>
            </w:pPr>
            <w:r w:rsidRPr="00011EF4">
              <w:rPr>
                <w:rFonts w:ascii="Calibri" w:hAnsi="Calibri" w:cs="Calibri"/>
                <w:sz w:val="20"/>
                <w:szCs w:val="20"/>
                <w:lang w:eastAsia="nl-NL"/>
              </w:rPr>
              <w:t>Qualification Reception confirmation</w:t>
            </w:r>
          </w:p>
        </w:tc>
        <w:tc>
          <w:tcPr>
            <w:tcW w:w="1276" w:type="dxa"/>
            <w:shd w:val="clear" w:color="auto" w:fill="auto"/>
            <w:vAlign w:val="center"/>
          </w:tcPr>
          <w:p w14:paraId="0879F7DC" w14:textId="5ED7E543" w:rsidR="00CF7548" w:rsidRPr="00011EF4" w:rsidRDefault="00CF7548" w:rsidP="00CF7548">
            <w:pPr>
              <w:spacing w:after="120"/>
              <w:rPr>
                <w:rFonts w:ascii="Calibri" w:hAnsi="Calibri" w:cs="Calibri"/>
                <w:sz w:val="20"/>
                <w:szCs w:val="20"/>
                <w:lang w:eastAsia="nl-NL"/>
              </w:rPr>
            </w:pPr>
            <w:r>
              <w:rPr>
                <w:rFonts w:ascii="Calibri" w:hAnsi="Calibri" w:cs="Calibri"/>
                <w:sz w:val="20"/>
                <w:szCs w:val="20"/>
                <w:lang w:eastAsia="nl-NL"/>
              </w:rPr>
              <w:t>Trdm042</w:t>
            </w:r>
          </w:p>
        </w:tc>
      </w:tr>
      <w:tr w:rsidR="00CF7548" w:rsidRPr="00836071" w14:paraId="650E6518" w14:textId="77777777">
        <w:trPr>
          <w:trHeight w:val="373"/>
          <w:jc w:val="center"/>
        </w:trPr>
        <w:tc>
          <w:tcPr>
            <w:tcW w:w="990" w:type="dxa"/>
            <w:shd w:val="clear" w:color="auto" w:fill="auto"/>
            <w:noWrap/>
            <w:vAlign w:val="center"/>
          </w:tcPr>
          <w:p w14:paraId="46BBB014" w14:textId="3CD4831B" w:rsidR="00CF7548" w:rsidRPr="00836071" w:rsidRDefault="00000000" w:rsidP="00CF7548">
            <w:pPr>
              <w:spacing w:after="120"/>
              <w:rPr>
                <w:rFonts w:ascii="Calibri" w:hAnsi="Calibri" w:cs="Calibri"/>
                <w:sz w:val="20"/>
                <w:szCs w:val="20"/>
                <w:lang w:eastAsia="nl-NL"/>
              </w:rPr>
            </w:pPr>
            <w:hyperlink r:id="rId61" w:history="1">
              <w:r w:rsidR="00CF7548" w:rsidRPr="007615F0">
                <w:rPr>
                  <w:rStyle w:val="Hyperlink"/>
                  <w:rFonts w:ascii="Calibri" w:hAnsi="Calibri" w:cs="Calibri"/>
                  <w:sz w:val="20"/>
                  <w:szCs w:val="20"/>
                  <w:lang w:eastAsia="nl-NL"/>
                </w:rPr>
                <w:t>P012</w:t>
              </w:r>
            </w:hyperlink>
          </w:p>
        </w:tc>
        <w:tc>
          <w:tcPr>
            <w:tcW w:w="1670" w:type="dxa"/>
            <w:shd w:val="clear" w:color="auto" w:fill="auto"/>
            <w:vAlign w:val="center"/>
          </w:tcPr>
          <w:p w14:paraId="295ED5D8" w14:textId="4E4CB3F0" w:rsidR="00CF7548" w:rsidRPr="00836071" w:rsidRDefault="00CF7548" w:rsidP="00CF7548">
            <w:pPr>
              <w:spacing w:after="120"/>
              <w:rPr>
                <w:rFonts w:ascii="Calibri" w:hAnsi="Calibri" w:cs="Calibri"/>
                <w:sz w:val="20"/>
                <w:szCs w:val="20"/>
                <w:lang w:eastAsia="nl-NL"/>
              </w:rPr>
            </w:pPr>
            <w:r>
              <w:rPr>
                <w:rFonts w:ascii="Calibri" w:hAnsi="Calibri" w:cs="Calibri"/>
                <w:sz w:val="20"/>
                <w:szCs w:val="20"/>
                <w:lang w:eastAsia="nl-NL"/>
              </w:rPr>
              <w:t>Qualification Response</w:t>
            </w:r>
          </w:p>
        </w:tc>
        <w:tc>
          <w:tcPr>
            <w:tcW w:w="879" w:type="dxa"/>
            <w:shd w:val="clear" w:color="auto" w:fill="auto"/>
            <w:vAlign w:val="center"/>
          </w:tcPr>
          <w:p w14:paraId="363E8C7F" w14:textId="45EFC905" w:rsidR="00CF7548" w:rsidRPr="00836071" w:rsidRDefault="00CF7548" w:rsidP="00CF7548">
            <w:pPr>
              <w:spacing w:after="120"/>
              <w:rPr>
                <w:rFonts w:ascii="Calibri" w:hAnsi="Calibri" w:cs="Calibri"/>
                <w:sz w:val="20"/>
                <w:szCs w:val="20"/>
                <w:lang w:eastAsia="nl-NL"/>
              </w:rPr>
            </w:pPr>
            <w:r w:rsidRPr="00B064F5">
              <w:rPr>
                <w:rFonts w:ascii="Calibri" w:hAnsi="Calibri" w:cs="Calibri"/>
                <w:sz w:val="20"/>
                <w:szCs w:val="20"/>
                <w:lang w:eastAsia="nl-NL"/>
              </w:rPr>
              <w:t>BII51</w:t>
            </w:r>
          </w:p>
        </w:tc>
        <w:tc>
          <w:tcPr>
            <w:tcW w:w="1276" w:type="dxa"/>
            <w:shd w:val="clear" w:color="auto" w:fill="auto"/>
            <w:vAlign w:val="center"/>
          </w:tcPr>
          <w:p w14:paraId="18A0B37D" w14:textId="57D5B298" w:rsidR="00CF7548" w:rsidRPr="00836071" w:rsidRDefault="00000000" w:rsidP="00CF7548">
            <w:pPr>
              <w:spacing w:after="120"/>
              <w:rPr>
                <w:rFonts w:ascii="Calibri" w:hAnsi="Calibri" w:cs="Calibri"/>
                <w:sz w:val="20"/>
                <w:szCs w:val="20"/>
                <w:lang w:eastAsia="nl-NL"/>
              </w:rPr>
            </w:pPr>
            <w:hyperlink r:id="rId62" w:history="1">
              <w:r w:rsidR="00CF7548" w:rsidRPr="007A7564">
                <w:rPr>
                  <w:rStyle w:val="Hyperlink"/>
                  <w:rFonts w:ascii="Calibri" w:hAnsi="Calibri" w:cs="Calibri"/>
                  <w:sz w:val="20"/>
                  <w:szCs w:val="20"/>
                  <w:lang w:eastAsia="nl-NL"/>
                </w:rPr>
                <w:t>T023</w:t>
              </w:r>
            </w:hyperlink>
          </w:p>
        </w:tc>
        <w:tc>
          <w:tcPr>
            <w:tcW w:w="3349" w:type="dxa"/>
            <w:shd w:val="clear" w:color="auto" w:fill="auto"/>
            <w:noWrap/>
            <w:vAlign w:val="center"/>
          </w:tcPr>
          <w:p w14:paraId="68128398" w14:textId="38E20A21" w:rsidR="00CF7548" w:rsidRPr="00836071" w:rsidRDefault="00CF7548" w:rsidP="00CF7548">
            <w:pPr>
              <w:spacing w:after="120"/>
              <w:rPr>
                <w:rFonts w:ascii="Calibri" w:hAnsi="Calibri" w:cs="Calibri"/>
                <w:sz w:val="20"/>
                <w:szCs w:val="20"/>
                <w:lang w:eastAsia="nl-NL"/>
              </w:rPr>
            </w:pPr>
            <w:r>
              <w:rPr>
                <w:rFonts w:ascii="Calibri" w:hAnsi="Calibri" w:cs="Calibri"/>
                <w:sz w:val="20"/>
                <w:szCs w:val="20"/>
                <w:lang w:eastAsia="nl-NL"/>
              </w:rPr>
              <w:t>Qualification Response</w:t>
            </w:r>
          </w:p>
        </w:tc>
        <w:tc>
          <w:tcPr>
            <w:tcW w:w="1276" w:type="dxa"/>
            <w:shd w:val="clear" w:color="auto" w:fill="auto"/>
            <w:vAlign w:val="center"/>
          </w:tcPr>
          <w:p w14:paraId="294F5F79" w14:textId="2F5168AD" w:rsidR="00CF7548" w:rsidRPr="00836071" w:rsidRDefault="00CF7548" w:rsidP="00CF7548">
            <w:pPr>
              <w:spacing w:after="120"/>
              <w:rPr>
                <w:rFonts w:ascii="Calibri" w:hAnsi="Calibri" w:cs="Calibri"/>
                <w:sz w:val="20"/>
                <w:szCs w:val="20"/>
                <w:lang w:eastAsia="nl-NL"/>
              </w:rPr>
            </w:pPr>
            <w:r w:rsidRPr="00595E4A">
              <w:rPr>
                <w:rFonts w:ascii="Calibri" w:hAnsi="Calibri" w:cs="Calibri"/>
                <w:sz w:val="20"/>
                <w:szCs w:val="20"/>
                <w:lang w:eastAsia="nl-NL"/>
              </w:rPr>
              <w:t>Trdm87</w:t>
            </w:r>
          </w:p>
        </w:tc>
      </w:tr>
      <w:tr w:rsidR="00CF7548" w:rsidRPr="00836071" w14:paraId="19A2A149" w14:textId="77777777" w:rsidTr="00886F17">
        <w:trPr>
          <w:trHeight w:val="373"/>
          <w:jc w:val="center"/>
        </w:trPr>
        <w:tc>
          <w:tcPr>
            <w:tcW w:w="990" w:type="dxa"/>
            <w:vMerge w:val="restart"/>
            <w:shd w:val="clear" w:color="auto" w:fill="auto"/>
            <w:noWrap/>
            <w:vAlign w:val="center"/>
          </w:tcPr>
          <w:p w14:paraId="2A856620" w14:textId="4D2CECAF" w:rsidR="00CF7548" w:rsidRPr="00836071" w:rsidRDefault="00000000" w:rsidP="00CF7548">
            <w:pPr>
              <w:spacing w:after="120"/>
              <w:rPr>
                <w:rFonts w:ascii="Calibri" w:hAnsi="Calibri" w:cs="Calibri"/>
                <w:sz w:val="20"/>
                <w:szCs w:val="20"/>
                <w:lang w:eastAsia="nl-NL"/>
              </w:rPr>
            </w:pPr>
            <w:hyperlink r:id="rId63" w:history="1">
              <w:r w:rsidR="00CF7548" w:rsidRPr="007615F0">
                <w:rPr>
                  <w:rStyle w:val="Hyperlink"/>
                  <w:rFonts w:ascii="Calibri" w:hAnsi="Calibri" w:cs="Calibri"/>
                  <w:sz w:val="20"/>
                  <w:szCs w:val="20"/>
                  <w:lang w:eastAsia="nl-NL"/>
                </w:rPr>
                <w:t>P013</w:t>
              </w:r>
            </w:hyperlink>
          </w:p>
        </w:tc>
        <w:tc>
          <w:tcPr>
            <w:tcW w:w="1670" w:type="dxa"/>
            <w:vMerge w:val="restart"/>
            <w:shd w:val="clear" w:color="auto" w:fill="auto"/>
            <w:vAlign w:val="center"/>
          </w:tcPr>
          <w:p w14:paraId="5AABADC5" w14:textId="7BEC88DB" w:rsidR="00CF7548" w:rsidRPr="00836071" w:rsidRDefault="00CF7548" w:rsidP="00CF7548">
            <w:pPr>
              <w:spacing w:after="120"/>
              <w:rPr>
                <w:rFonts w:ascii="Calibri" w:hAnsi="Calibri" w:cs="Calibri"/>
                <w:sz w:val="20"/>
                <w:szCs w:val="20"/>
                <w:lang w:eastAsia="nl-NL"/>
              </w:rPr>
            </w:pPr>
            <w:r>
              <w:rPr>
                <w:rFonts w:ascii="Calibri" w:hAnsi="Calibri" w:cs="Calibri"/>
                <w:sz w:val="20"/>
                <w:szCs w:val="20"/>
                <w:lang w:eastAsia="nl-NL"/>
              </w:rPr>
              <w:t>Invitation to Tender</w:t>
            </w:r>
          </w:p>
        </w:tc>
        <w:tc>
          <w:tcPr>
            <w:tcW w:w="879" w:type="dxa"/>
            <w:vMerge w:val="restart"/>
            <w:shd w:val="clear" w:color="auto" w:fill="auto"/>
          </w:tcPr>
          <w:p w14:paraId="073637BC" w14:textId="20099024" w:rsidR="00CF7548" w:rsidRPr="00836071" w:rsidRDefault="00CF7548" w:rsidP="00CF7548">
            <w:pPr>
              <w:spacing w:after="120"/>
              <w:rPr>
                <w:rFonts w:ascii="Calibri" w:hAnsi="Calibri" w:cs="Calibri"/>
                <w:sz w:val="20"/>
                <w:szCs w:val="20"/>
                <w:lang w:eastAsia="nl-NL"/>
              </w:rPr>
            </w:pPr>
            <w:r w:rsidRPr="00B064F5">
              <w:rPr>
                <w:rFonts w:ascii="Calibri" w:hAnsi="Calibri" w:cs="Calibri"/>
                <w:sz w:val="20"/>
                <w:szCs w:val="20"/>
                <w:lang w:eastAsia="nl-NL"/>
              </w:rPr>
              <w:t>BII52</w:t>
            </w:r>
          </w:p>
        </w:tc>
        <w:tc>
          <w:tcPr>
            <w:tcW w:w="1276" w:type="dxa"/>
            <w:shd w:val="clear" w:color="auto" w:fill="auto"/>
            <w:vAlign w:val="center"/>
          </w:tcPr>
          <w:p w14:paraId="4604E09E" w14:textId="1ED24274" w:rsidR="00CF7548" w:rsidRPr="00836071" w:rsidRDefault="00000000" w:rsidP="00CF7548">
            <w:pPr>
              <w:spacing w:after="120"/>
              <w:rPr>
                <w:rFonts w:ascii="Calibri" w:hAnsi="Calibri" w:cs="Calibri"/>
                <w:sz w:val="20"/>
                <w:szCs w:val="20"/>
                <w:lang w:eastAsia="nl-NL"/>
              </w:rPr>
            </w:pPr>
            <w:hyperlink r:id="rId64" w:history="1">
              <w:r w:rsidR="00CF7548" w:rsidRPr="007A7564">
                <w:rPr>
                  <w:rStyle w:val="Hyperlink"/>
                  <w:rFonts w:ascii="Calibri" w:hAnsi="Calibri" w:cs="Calibri"/>
                  <w:sz w:val="20"/>
                  <w:szCs w:val="20"/>
                  <w:lang w:eastAsia="nl-NL"/>
                </w:rPr>
                <w:t>T024</w:t>
              </w:r>
            </w:hyperlink>
          </w:p>
        </w:tc>
        <w:tc>
          <w:tcPr>
            <w:tcW w:w="3349" w:type="dxa"/>
            <w:shd w:val="clear" w:color="auto" w:fill="auto"/>
            <w:noWrap/>
            <w:vAlign w:val="center"/>
          </w:tcPr>
          <w:p w14:paraId="4429E584" w14:textId="6654407D" w:rsidR="00CF7548" w:rsidRPr="00836071" w:rsidRDefault="00CF7548" w:rsidP="00CF7548">
            <w:pPr>
              <w:spacing w:after="120"/>
              <w:rPr>
                <w:rFonts w:ascii="Calibri" w:hAnsi="Calibri" w:cs="Calibri"/>
                <w:sz w:val="20"/>
                <w:szCs w:val="20"/>
                <w:lang w:eastAsia="nl-NL"/>
              </w:rPr>
            </w:pPr>
            <w:r>
              <w:rPr>
                <w:rFonts w:ascii="Calibri" w:hAnsi="Calibri" w:cs="Calibri"/>
                <w:sz w:val="20"/>
                <w:szCs w:val="20"/>
                <w:lang w:eastAsia="nl-NL"/>
              </w:rPr>
              <w:t>Invitation to tender</w:t>
            </w:r>
          </w:p>
        </w:tc>
        <w:tc>
          <w:tcPr>
            <w:tcW w:w="1276" w:type="dxa"/>
            <w:shd w:val="clear" w:color="auto" w:fill="auto"/>
            <w:vAlign w:val="center"/>
          </w:tcPr>
          <w:p w14:paraId="1656C3CF" w14:textId="4DFCD9A3" w:rsidR="00CF7548" w:rsidRPr="00595E4A" w:rsidRDefault="00CF7548" w:rsidP="00CF7548">
            <w:pPr>
              <w:spacing w:after="120"/>
              <w:rPr>
                <w:rFonts w:ascii="Calibri" w:hAnsi="Calibri" w:cs="Calibri"/>
                <w:sz w:val="20"/>
                <w:szCs w:val="20"/>
                <w:lang w:eastAsia="nl-NL"/>
              </w:rPr>
            </w:pPr>
            <w:r w:rsidRPr="00595E4A">
              <w:rPr>
                <w:rFonts w:ascii="Calibri" w:hAnsi="Calibri" w:cs="Calibri"/>
                <w:sz w:val="20"/>
                <w:szCs w:val="20"/>
                <w:lang w:eastAsia="nl-NL"/>
              </w:rPr>
              <w:t>Trdm88</w:t>
            </w:r>
          </w:p>
        </w:tc>
      </w:tr>
      <w:tr w:rsidR="00CF7548" w:rsidRPr="00836071" w14:paraId="68EFBC63" w14:textId="77777777">
        <w:trPr>
          <w:trHeight w:val="373"/>
          <w:jc w:val="center"/>
        </w:trPr>
        <w:tc>
          <w:tcPr>
            <w:tcW w:w="990" w:type="dxa"/>
            <w:vMerge/>
            <w:shd w:val="clear" w:color="auto" w:fill="auto"/>
            <w:noWrap/>
            <w:vAlign w:val="center"/>
          </w:tcPr>
          <w:p w14:paraId="0222DB57" w14:textId="77777777" w:rsidR="00CF7548" w:rsidRPr="00011EF4" w:rsidRDefault="00CF7548" w:rsidP="00CF7548">
            <w:pPr>
              <w:spacing w:after="120"/>
              <w:rPr>
                <w:rFonts w:ascii="Calibri" w:hAnsi="Calibri" w:cs="Calibri"/>
                <w:sz w:val="20"/>
                <w:szCs w:val="20"/>
                <w:lang w:eastAsia="nl-NL"/>
              </w:rPr>
            </w:pPr>
          </w:p>
        </w:tc>
        <w:tc>
          <w:tcPr>
            <w:tcW w:w="1670" w:type="dxa"/>
            <w:vMerge/>
            <w:shd w:val="clear" w:color="auto" w:fill="auto"/>
            <w:vAlign w:val="center"/>
          </w:tcPr>
          <w:p w14:paraId="0E453768" w14:textId="77777777" w:rsidR="00CF7548" w:rsidRPr="00011EF4" w:rsidRDefault="00CF7548" w:rsidP="00CF7548">
            <w:pPr>
              <w:spacing w:after="120"/>
              <w:rPr>
                <w:rFonts w:ascii="Calibri" w:hAnsi="Calibri" w:cs="Calibri"/>
                <w:sz w:val="20"/>
                <w:szCs w:val="20"/>
                <w:lang w:eastAsia="nl-NL"/>
              </w:rPr>
            </w:pPr>
          </w:p>
        </w:tc>
        <w:tc>
          <w:tcPr>
            <w:tcW w:w="879" w:type="dxa"/>
            <w:vMerge/>
            <w:shd w:val="clear" w:color="auto" w:fill="auto"/>
            <w:vAlign w:val="center"/>
          </w:tcPr>
          <w:p w14:paraId="106B3700" w14:textId="77777777" w:rsidR="00CF7548" w:rsidRPr="00011EF4" w:rsidRDefault="00CF7548" w:rsidP="00CF7548">
            <w:pPr>
              <w:spacing w:after="120"/>
              <w:rPr>
                <w:rFonts w:ascii="Calibri" w:hAnsi="Calibri" w:cs="Calibri"/>
                <w:sz w:val="20"/>
                <w:szCs w:val="20"/>
                <w:lang w:eastAsia="nl-NL"/>
              </w:rPr>
            </w:pPr>
          </w:p>
        </w:tc>
        <w:tc>
          <w:tcPr>
            <w:tcW w:w="1276" w:type="dxa"/>
            <w:shd w:val="clear" w:color="auto" w:fill="auto"/>
            <w:vAlign w:val="center"/>
          </w:tcPr>
          <w:p w14:paraId="7C29B78A" w14:textId="1AC31242" w:rsidR="00CF7548" w:rsidRPr="00011EF4" w:rsidRDefault="00000000" w:rsidP="00CF7548">
            <w:pPr>
              <w:spacing w:after="120"/>
              <w:rPr>
                <w:rFonts w:ascii="Calibri" w:hAnsi="Calibri" w:cs="Calibri"/>
                <w:sz w:val="20"/>
                <w:szCs w:val="20"/>
                <w:lang w:eastAsia="nl-NL"/>
              </w:rPr>
            </w:pPr>
            <w:hyperlink r:id="rId65" w:tooltip="https://docs.peppol.eu/pracc/transactions/T003/index.html" w:history="1">
              <w:r w:rsidR="00CF7548">
                <w:rPr>
                  <w:rStyle w:val="Hyperlink"/>
                  <w:rFonts w:ascii="Calibri" w:hAnsi="Calibri" w:cs="Calibri"/>
                  <w:sz w:val="20"/>
                  <w:szCs w:val="20"/>
                  <w:lang w:eastAsia="nl-NL"/>
                </w:rPr>
                <w:t>T003</w:t>
              </w:r>
            </w:hyperlink>
          </w:p>
        </w:tc>
        <w:tc>
          <w:tcPr>
            <w:tcW w:w="3349" w:type="dxa"/>
            <w:shd w:val="clear" w:color="auto" w:fill="auto"/>
            <w:noWrap/>
            <w:vAlign w:val="center"/>
          </w:tcPr>
          <w:p w14:paraId="67732057" w14:textId="3C3392B2" w:rsidR="00CF7548" w:rsidRPr="00011EF4" w:rsidRDefault="00CF7548" w:rsidP="00CF7548">
            <w:pPr>
              <w:spacing w:after="120"/>
              <w:rPr>
                <w:rFonts w:ascii="Calibri" w:hAnsi="Calibri" w:cs="Calibri"/>
                <w:sz w:val="20"/>
                <w:szCs w:val="20"/>
                <w:lang w:eastAsia="nl-NL"/>
              </w:rPr>
            </w:pPr>
            <w:r w:rsidRPr="00011EF4">
              <w:rPr>
                <w:rFonts w:ascii="Calibri" w:hAnsi="Calibri" w:cs="Calibri"/>
                <w:sz w:val="20"/>
                <w:szCs w:val="20"/>
                <w:lang w:eastAsia="nl-NL"/>
              </w:rPr>
              <w:t>Tender Status Inquiry</w:t>
            </w:r>
          </w:p>
        </w:tc>
        <w:tc>
          <w:tcPr>
            <w:tcW w:w="1276" w:type="dxa"/>
            <w:shd w:val="clear" w:color="auto" w:fill="auto"/>
            <w:vAlign w:val="center"/>
          </w:tcPr>
          <w:p w14:paraId="46ACA982" w14:textId="476EE9E1" w:rsidR="00CF7548" w:rsidRPr="00595E4A" w:rsidRDefault="00CF7548" w:rsidP="00CF7548">
            <w:pPr>
              <w:spacing w:after="120"/>
              <w:rPr>
                <w:rFonts w:ascii="Calibri" w:hAnsi="Calibri" w:cs="Calibri"/>
                <w:sz w:val="20"/>
                <w:szCs w:val="20"/>
                <w:lang w:eastAsia="nl-NL"/>
              </w:rPr>
            </w:pPr>
            <w:r w:rsidRPr="00595E4A">
              <w:rPr>
                <w:rFonts w:ascii="Calibri" w:hAnsi="Calibri" w:cs="Calibri"/>
                <w:sz w:val="20"/>
                <w:szCs w:val="20"/>
                <w:lang w:eastAsia="nl-NL"/>
              </w:rPr>
              <w:t>Trdm97</w:t>
            </w:r>
          </w:p>
        </w:tc>
      </w:tr>
      <w:tr w:rsidR="00595143" w:rsidRPr="00836071" w14:paraId="2E5E9E1D" w14:textId="77777777">
        <w:trPr>
          <w:trHeight w:val="373"/>
          <w:jc w:val="center"/>
        </w:trPr>
        <w:tc>
          <w:tcPr>
            <w:tcW w:w="990" w:type="dxa"/>
            <w:vMerge w:val="restart"/>
            <w:shd w:val="clear" w:color="auto" w:fill="auto"/>
            <w:noWrap/>
            <w:vAlign w:val="center"/>
          </w:tcPr>
          <w:p w14:paraId="26F4FA13" w14:textId="456C2292" w:rsidR="00595143" w:rsidRPr="00011EF4" w:rsidRDefault="00000000" w:rsidP="0059761E">
            <w:pPr>
              <w:spacing w:after="120"/>
              <w:rPr>
                <w:rFonts w:cs="Calibri"/>
                <w:sz w:val="20"/>
                <w:szCs w:val="20"/>
                <w:lang w:eastAsia="nl-NL"/>
              </w:rPr>
            </w:pPr>
            <w:hyperlink r:id="rId66" w:history="1">
              <w:r w:rsidR="00595143">
                <w:rPr>
                  <w:rStyle w:val="Hyperlink"/>
                  <w:rFonts w:ascii="Calibri" w:hAnsi="Calibri" w:cs="Calibri"/>
                  <w:sz w:val="20"/>
                  <w:szCs w:val="20"/>
                  <w:lang w:eastAsia="nl-NL"/>
                </w:rPr>
                <w:t>P035</w:t>
              </w:r>
            </w:hyperlink>
          </w:p>
        </w:tc>
        <w:tc>
          <w:tcPr>
            <w:tcW w:w="1670" w:type="dxa"/>
            <w:vMerge w:val="restart"/>
            <w:shd w:val="clear" w:color="auto" w:fill="auto"/>
            <w:vAlign w:val="center"/>
          </w:tcPr>
          <w:p w14:paraId="1F2A815F" w14:textId="48C50576" w:rsidR="00595143" w:rsidRPr="00011EF4" w:rsidRDefault="00595143" w:rsidP="0059761E">
            <w:pPr>
              <w:spacing w:after="120"/>
              <w:rPr>
                <w:rFonts w:cs="Calibri"/>
                <w:sz w:val="20"/>
                <w:szCs w:val="20"/>
                <w:lang w:eastAsia="nl-NL"/>
              </w:rPr>
            </w:pPr>
            <w:r w:rsidRPr="00D30BAF">
              <w:rPr>
                <w:rFonts w:ascii="Calibri" w:hAnsi="Calibri" w:cs="Calibri"/>
                <w:sz w:val="20"/>
                <w:szCs w:val="20"/>
                <w:lang w:eastAsia="nl-NL"/>
              </w:rPr>
              <w:t>Pre-Award Catalogue</w:t>
            </w:r>
          </w:p>
        </w:tc>
        <w:tc>
          <w:tcPr>
            <w:tcW w:w="879" w:type="dxa"/>
            <w:vMerge w:val="restart"/>
            <w:shd w:val="clear" w:color="auto" w:fill="auto"/>
            <w:vAlign w:val="center"/>
          </w:tcPr>
          <w:p w14:paraId="3CB1E484" w14:textId="65E72A0E" w:rsidR="00595143" w:rsidRPr="00011EF4" w:rsidRDefault="00595143" w:rsidP="0059761E">
            <w:pPr>
              <w:spacing w:after="120"/>
              <w:rPr>
                <w:rFonts w:cs="Calibri"/>
                <w:sz w:val="20"/>
                <w:szCs w:val="20"/>
                <w:lang w:eastAsia="nl-NL"/>
              </w:rPr>
            </w:pPr>
            <w:r w:rsidRPr="00EB1906">
              <w:rPr>
                <w:rFonts w:ascii="Calibri" w:hAnsi="Calibri" w:cs="Calibri"/>
                <w:sz w:val="20"/>
                <w:szCs w:val="20"/>
                <w:lang w:eastAsia="nl-NL"/>
              </w:rPr>
              <w:t>BII35</w:t>
            </w:r>
          </w:p>
        </w:tc>
        <w:tc>
          <w:tcPr>
            <w:tcW w:w="1276" w:type="dxa"/>
            <w:shd w:val="clear" w:color="auto" w:fill="auto"/>
            <w:vAlign w:val="center"/>
          </w:tcPr>
          <w:p w14:paraId="0F986EFA" w14:textId="5257B9B2" w:rsidR="00595143" w:rsidRDefault="00000000" w:rsidP="0059761E">
            <w:pPr>
              <w:spacing w:after="120"/>
            </w:pPr>
            <w:hyperlink r:id="rId67" w:history="1">
              <w:r w:rsidR="00595143">
                <w:rPr>
                  <w:rStyle w:val="Hyperlink"/>
                  <w:rFonts w:ascii="Calibri" w:hAnsi="Calibri" w:cs="Calibri"/>
                  <w:sz w:val="20"/>
                  <w:szCs w:val="20"/>
                  <w:lang w:eastAsia="nl-NL"/>
                </w:rPr>
                <w:t>T036</w:t>
              </w:r>
            </w:hyperlink>
          </w:p>
        </w:tc>
        <w:tc>
          <w:tcPr>
            <w:tcW w:w="3349" w:type="dxa"/>
            <w:shd w:val="clear" w:color="auto" w:fill="auto"/>
            <w:noWrap/>
            <w:vAlign w:val="center"/>
          </w:tcPr>
          <w:p w14:paraId="65E62A2F" w14:textId="46EDFB76" w:rsidR="00595143" w:rsidRPr="00011EF4" w:rsidRDefault="00595143" w:rsidP="0059761E">
            <w:pPr>
              <w:spacing w:after="120"/>
              <w:rPr>
                <w:rFonts w:cs="Calibri"/>
                <w:sz w:val="20"/>
                <w:szCs w:val="20"/>
                <w:lang w:eastAsia="nl-NL"/>
              </w:rPr>
            </w:pPr>
            <w:proofErr w:type="spellStart"/>
            <w:r w:rsidRPr="00EB1906">
              <w:rPr>
                <w:rFonts w:ascii="Calibri" w:hAnsi="Calibri" w:cs="Calibri"/>
                <w:sz w:val="20"/>
                <w:szCs w:val="20"/>
                <w:lang w:eastAsia="nl-NL"/>
              </w:rPr>
              <w:t>PreAward</w:t>
            </w:r>
            <w:proofErr w:type="spellEnd"/>
            <w:r w:rsidRPr="00EB1906">
              <w:rPr>
                <w:rFonts w:ascii="Calibri" w:hAnsi="Calibri" w:cs="Calibri"/>
                <w:sz w:val="20"/>
                <w:szCs w:val="20"/>
                <w:lang w:eastAsia="nl-NL"/>
              </w:rPr>
              <w:t xml:space="preserve"> Catalogue</w:t>
            </w:r>
          </w:p>
        </w:tc>
        <w:tc>
          <w:tcPr>
            <w:tcW w:w="1276" w:type="dxa"/>
            <w:vMerge w:val="restart"/>
            <w:shd w:val="clear" w:color="auto" w:fill="auto"/>
            <w:vAlign w:val="center"/>
          </w:tcPr>
          <w:p w14:paraId="49ED4436" w14:textId="63EE616F" w:rsidR="00595143" w:rsidRPr="00595E4A" w:rsidRDefault="00595143" w:rsidP="0059761E">
            <w:pPr>
              <w:spacing w:after="120"/>
              <w:rPr>
                <w:rFonts w:cs="Calibri"/>
                <w:sz w:val="20"/>
                <w:szCs w:val="20"/>
                <w:lang w:eastAsia="nl-NL"/>
              </w:rPr>
            </w:pPr>
            <w:r w:rsidRPr="00B125DE">
              <w:rPr>
                <w:rFonts w:ascii="Calibri" w:hAnsi="Calibri" w:cs="Calibri"/>
                <w:sz w:val="20"/>
                <w:szCs w:val="20"/>
                <w:lang w:eastAsia="nl-NL"/>
              </w:rPr>
              <w:t>Trdm68</w:t>
            </w:r>
          </w:p>
        </w:tc>
      </w:tr>
      <w:tr w:rsidR="00595143" w:rsidRPr="00836071" w14:paraId="601331EE" w14:textId="77777777">
        <w:trPr>
          <w:trHeight w:val="373"/>
          <w:jc w:val="center"/>
        </w:trPr>
        <w:tc>
          <w:tcPr>
            <w:tcW w:w="990" w:type="dxa"/>
            <w:vMerge/>
            <w:shd w:val="clear" w:color="auto" w:fill="auto"/>
            <w:noWrap/>
            <w:vAlign w:val="center"/>
          </w:tcPr>
          <w:p w14:paraId="5A63752F" w14:textId="77777777" w:rsidR="00595143" w:rsidRDefault="00595143" w:rsidP="0059761E">
            <w:pPr>
              <w:spacing w:after="120"/>
            </w:pPr>
          </w:p>
        </w:tc>
        <w:tc>
          <w:tcPr>
            <w:tcW w:w="1670" w:type="dxa"/>
            <w:vMerge/>
            <w:shd w:val="clear" w:color="auto" w:fill="auto"/>
            <w:vAlign w:val="center"/>
          </w:tcPr>
          <w:p w14:paraId="34936BFC" w14:textId="77777777" w:rsidR="00595143" w:rsidRPr="00D30BAF" w:rsidRDefault="00595143" w:rsidP="0059761E">
            <w:pPr>
              <w:spacing w:after="120"/>
              <w:rPr>
                <w:rFonts w:cs="Calibri"/>
                <w:sz w:val="20"/>
                <w:szCs w:val="20"/>
                <w:lang w:eastAsia="nl-NL"/>
              </w:rPr>
            </w:pPr>
          </w:p>
        </w:tc>
        <w:tc>
          <w:tcPr>
            <w:tcW w:w="879" w:type="dxa"/>
            <w:vMerge/>
            <w:shd w:val="clear" w:color="auto" w:fill="auto"/>
            <w:vAlign w:val="center"/>
          </w:tcPr>
          <w:p w14:paraId="16A26935" w14:textId="77777777" w:rsidR="00595143" w:rsidRPr="00011EF4" w:rsidRDefault="00595143" w:rsidP="0059761E">
            <w:pPr>
              <w:spacing w:after="120"/>
              <w:rPr>
                <w:rFonts w:cs="Calibri"/>
                <w:sz w:val="20"/>
                <w:szCs w:val="20"/>
                <w:lang w:eastAsia="nl-NL"/>
              </w:rPr>
            </w:pPr>
          </w:p>
        </w:tc>
        <w:tc>
          <w:tcPr>
            <w:tcW w:w="1276" w:type="dxa"/>
            <w:shd w:val="clear" w:color="auto" w:fill="auto"/>
            <w:vAlign w:val="center"/>
          </w:tcPr>
          <w:p w14:paraId="6FAAD4BE" w14:textId="48F1A8BB" w:rsidR="00595143" w:rsidRDefault="00000000" w:rsidP="0059761E">
            <w:pPr>
              <w:spacing w:after="120"/>
            </w:pPr>
            <w:hyperlink r:id="rId68" w:tooltip="https://docs.peppol.eu/pracc/transactions/T003/index.html" w:history="1">
              <w:r w:rsidR="00595143">
                <w:rPr>
                  <w:rStyle w:val="Hyperlink"/>
                  <w:rFonts w:ascii="Calibri" w:hAnsi="Calibri" w:cs="Calibri"/>
                  <w:sz w:val="20"/>
                  <w:szCs w:val="20"/>
                  <w:lang w:eastAsia="nl-NL"/>
                </w:rPr>
                <w:t>T035</w:t>
              </w:r>
            </w:hyperlink>
          </w:p>
        </w:tc>
        <w:tc>
          <w:tcPr>
            <w:tcW w:w="3349" w:type="dxa"/>
            <w:shd w:val="clear" w:color="auto" w:fill="auto"/>
            <w:noWrap/>
            <w:vAlign w:val="center"/>
          </w:tcPr>
          <w:p w14:paraId="07B06999" w14:textId="16971EA6" w:rsidR="00595143" w:rsidRPr="00011EF4" w:rsidRDefault="00595143" w:rsidP="0059761E">
            <w:pPr>
              <w:spacing w:after="120"/>
              <w:rPr>
                <w:rFonts w:cs="Calibri"/>
                <w:sz w:val="20"/>
                <w:szCs w:val="20"/>
                <w:lang w:eastAsia="nl-NL"/>
              </w:rPr>
            </w:pPr>
            <w:proofErr w:type="spellStart"/>
            <w:r w:rsidRPr="00EB1906">
              <w:rPr>
                <w:rFonts w:ascii="Calibri" w:hAnsi="Calibri" w:cs="Calibri"/>
                <w:sz w:val="20"/>
                <w:szCs w:val="20"/>
                <w:lang w:eastAsia="nl-NL"/>
              </w:rPr>
              <w:t>PreAward</w:t>
            </w:r>
            <w:proofErr w:type="spellEnd"/>
            <w:r w:rsidRPr="00EB1906">
              <w:rPr>
                <w:rFonts w:ascii="Calibri" w:hAnsi="Calibri" w:cs="Calibri"/>
                <w:sz w:val="20"/>
                <w:szCs w:val="20"/>
                <w:lang w:eastAsia="nl-NL"/>
              </w:rPr>
              <w:t xml:space="preserve"> Catalogue Request</w:t>
            </w:r>
          </w:p>
        </w:tc>
        <w:tc>
          <w:tcPr>
            <w:tcW w:w="1276" w:type="dxa"/>
            <w:vMerge/>
            <w:shd w:val="clear" w:color="auto" w:fill="auto"/>
            <w:vAlign w:val="center"/>
          </w:tcPr>
          <w:p w14:paraId="15CFCDB4" w14:textId="77777777" w:rsidR="00595143" w:rsidRPr="00595E4A" w:rsidRDefault="00595143" w:rsidP="0059761E">
            <w:pPr>
              <w:spacing w:after="120"/>
              <w:rPr>
                <w:rFonts w:cs="Calibri"/>
                <w:sz w:val="20"/>
                <w:szCs w:val="20"/>
                <w:lang w:eastAsia="nl-NL"/>
              </w:rPr>
            </w:pPr>
          </w:p>
        </w:tc>
      </w:tr>
    </w:tbl>
    <w:p w14:paraId="295EBB0B" w14:textId="77777777" w:rsidR="00093540" w:rsidRDefault="00093540"/>
    <w:p w14:paraId="295EBB0C" w14:textId="77777777" w:rsidR="00093540" w:rsidRDefault="00093540"/>
    <w:p w14:paraId="25D281D2" w14:textId="77777777" w:rsidR="00016AF4" w:rsidRDefault="00016AF4"/>
    <w:p w14:paraId="295EBB0D" w14:textId="3A11D5BE" w:rsidR="00093540" w:rsidRPr="00016AF4" w:rsidRDefault="00A045BC" w:rsidP="00016AF4">
      <w:pPr>
        <w:pStyle w:val="berschrift2"/>
        <w:rPr>
          <w:lang w:val="en-GB"/>
        </w:rPr>
      </w:pPr>
      <w:bookmarkStart w:id="41" w:name="_Toc423863139"/>
      <w:bookmarkStart w:id="42" w:name="_Toc162022349"/>
      <w:r w:rsidRPr="00016AF4">
        <w:rPr>
          <w:lang w:val="en-GB"/>
        </w:rPr>
        <w:t>Goals</w:t>
      </w:r>
      <w:bookmarkEnd w:id="41"/>
      <w:r w:rsidRPr="00016AF4">
        <w:rPr>
          <w:lang w:val="en-GB"/>
        </w:rPr>
        <w:t xml:space="preserve"> of the Notification &amp; </w:t>
      </w:r>
      <w:r w:rsidR="008E4162">
        <w:rPr>
          <w:lang w:val="en-GB"/>
        </w:rPr>
        <w:t>Two-Stage</w:t>
      </w:r>
      <w:r w:rsidRPr="00016AF4">
        <w:rPr>
          <w:lang w:val="en-GB"/>
        </w:rPr>
        <w:t xml:space="preserve"> </w:t>
      </w:r>
      <w:r w:rsidR="008E4162">
        <w:rPr>
          <w:lang w:val="en-GB"/>
        </w:rPr>
        <w:t>Procedure</w:t>
      </w:r>
      <w:r w:rsidR="0071630F">
        <w:rPr>
          <w:lang w:val="en-GB"/>
        </w:rPr>
        <w:t>s</w:t>
      </w:r>
      <w:r w:rsidR="008E4162">
        <w:rPr>
          <w:lang w:val="en-GB"/>
        </w:rPr>
        <w:t xml:space="preserve"> Guideline</w:t>
      </w:r>
      <w:bookmarkEnd w:id="42"/>
    </w:p>
    <w:p w14:paraId="295EBB0E" w14:textId="3AD3ABCC" w:rsidR="00093540" w:rsidRDefault="00A045BC">
      <w:r>
        <w:t xml:space="preserve">The main business benefits to be gained by implementing this guideline </w:t>
      </w:r>
      <w:r w:rsidR="008E4162">
        <w:t>is the execution of two staged procedures. The goals are described below.</w:t>
      </w:r>
    </w:p>
    <w:p w14:paraId="295EBB0F" w14:textId="77777777" w:rsidR="00093540" w:rsidRDefault="00093540"/>
    <w:p w14:paraId="295EBB10" w14:textId="016EB56F" w:rsidR="00093540" w:rsidRDefault="00A045BC">
      <w:pPr>
        <w:pStyle w:val="Beschriftung"/>
        <w:keepNext/>
        <w:jc w:val="center"/>
      </w:pPr>
      <w:bookmarkStart w:id="43" w:name="_Toc162022422"/>
      <w:r>
        <w:t xml:space="preserve">Table </w:t>
      </w:r>
      <w:r>
        <w:fldChar w:fldCharType="begin"/>
      </w:r>
      <w:r>
        <w:instrText xml:space="preserve"> SEQ Table \* ARABIC </w:instrText>
      </w:r>
      <w:r>
        <w:fldChar w:fldCharType="separate"/>
      </w:r>
      <w:r w:rsidR="00AD0F80">
        <w:rPr>
          <w:noProof/>
        </w:rPr>
        <w:t>2</w:t>
      </w:r>
      <w:r>
        <w:fldChar w:fldCharType="end"/>
      </w:r>
      <w:r>
        <w:t xml:space="preserve">: Goals of the Notification &amp; </w:t>
      </w:r>
      <w:r w:rsidR="008E4162">
        <w:t>Two-Stage</w:t>
      </w:r>
      <w:r>
        <w:t xml:space="preserve"> Procedure Guideline</w:t>
      </w:r>
      <w:bookmarkEnd w:id="43"/>
    </w:p>
    <w:tbl>
      <w:tblPr>
        <w:tblW w:w="487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1"/>
        <w:gridCol w:w="8695"/>
      </w:tblGrid>
      <w:tr w:rsidR="00093540" w14:paraId="295EBB13" w14:textId="77777777">
        <w:trPr>
          <w:trHeight w:val="300"/>
          <w:tblHeader/>
        </w:trPr>
        <w:tc>
          <w:tcPr>
            <w:tcW w:w="553" w:type="pct"/>
            <w:shd w:val="clear" w:color="D9D9D9" w:fill="D9D9D9" w:themeFill="background1" w:themeFillShade="D9"/>
            <w:noWrap/>
          </w:tcPr>
          <w:p w14:paraId="295EBB11" w14:textId="77777777" w:rsidR="00093540" w:rsidRDefault="00A045BC">
            <w:pPr>
              <w:pStyle w:val="Textkrper"/>
              <w:jc w:val="center"/>
              <w:rPr>
                <w:rFonts w:ascii="Calibri" w:hAnsi="Calibri" w:cs="Calibri"/>
                <w:b/>
                <w:bCs/>
                <w:lang w:eastAsia="en-US"/>
              </w:rPr>
            </w:pPr>
            <w:r>
              <w:rPr>
                <w:rFonts w:ascii="Calibri" w:hAnsi="Calibri" w:cs="Calibri"/>
                <w:b/>
                <w:bCs/>
                <w:lang w:eastAsia="en-US"/>
              </w:rPr>
              <w:t>ID</w:t>
            </w:r>
          </w:p>
        </w:tc>
        <w:tc>
          <w:tcPr>
            <w:tcW w:w="4447" w:type="pct"/>
            <w:shd w:val="clear" w:color="D9D9D9" w:fill="D9D9D9" w:themeFill="background1" w:themeFillShade="D9"/>
            <w:noWrap/>
          </w:tcPr>
          <w:p w14:paraId="295EBB12" w14:textId="77777777" w:rsidR="00093540" w:rsidRDefault="00A045BC">
            <w:pPr>
              <w:pStyle w:val="Textkrper"/>
              <w:jc w:val="center"/>
              <w:rPr>
                <w:rFonts w:ascii="Calibri" w:hAnsi="Calibri" w:cs="Calibri"/>
                <w:b/>
                <w:bCs/>
                <w:lang w:eastAsia="en-US"/>
              </w:rPr>
            </w:pPr>
            <w:r>
              <w:rPr>
                <w:rFonts w:ascii="Calibri" w:hAnsi="Calibri" w:cs="Calibri"/>
                <w:b/>
                <w:bCs/>
                <w:lang w:eastAsia="en-US"/>
              </w:rPr>
              <w:t>Description</w:t>
            </w:r>
          </w:p>
        </w:tc>
      </w:tr>
      <w:tr w:rsidR="009205C5" w14:paraId="295EBB16" w14:textId="77777777">
        <w:trPr>
          <w:trHeight w:val="300"/>
        </w:trPr>
        <w:tc>
          <w:tcPr>
            <w:tcW w:w="553" w:type="pct"/>
            <w:noWrap/>
          </w:tcPr>
          <w:p w14:paraId="295EBB14" w14:textId="580B74D1" w:rsidR="009205C5" w:rsidRDefault="009205C5" w:rsidP="009205C5">
            <w:pPr>
              <w:pStyle w:val="Textkrper"/>
              <w:rPr>
                <w:rFonts w:ascii="Calibri" w:hAnsi="Calibri" w:cs="Calibri"/>
              </w:rPr>
            </w:pPr>
            <w:r>
              <w:rPr>
                <w:rFonts w:ascii="Calibri" w:hAnsi="Calibri" w:cs="Calibri"/>
              </w:rPr>
              <w:t>G39-001</w:t>
            </w:r>
          </w:p>
        </w:tc>
        <w:tc>
          <w:tcPr>
            <w:tcW w:w="4447" w:type="pct"/>
            <w:noWrap/>
          </w:tcPr>
          <w:p w14:paraId="295EBB15" w14:textId="4D228543" w:rsidR="009205C5" w:rsidRDefault="009205C5" w:rsidP="009205C5">
            <w:pPr>
              <w:pStyle w:val="Textkrper"/>
              <w:rPr>
                <w:rFonts w:ascii="Calibri" w:hAnsi="Calibri" w:cs="Calibri"/>
              </w:rPr>
            </w:pPr>
            <w:r w:rsidRPr="009205C5">
              <w:rPr>
                <w:rFonts w:ascii="Calibri" w:hAnsi="Calibri" w:cs="Calibri"/>
              </w:rPr>
              <w:t>Reduce human errors and resources - Automated matching of the Tender with the Call for Tender document should eliminate human keying errors and facilitates redeployment of resources.</w:t>
            </w:r>
          </w:p>
        </w:tc>
      </w:tr>
      <w:tr w:rsidR="009205C5" w14:paraId="295EBB19" w14:textId="77777777">
        <w:trPr>
          <w:trHeight w:val="300"/>
        </w:trPr>
        <w:tc>
          <w:tcPr>
            <w:tcW w:w="553" w:type="pct"/>
            <w:noWrap/>
          </w:tcPr>
          <w:p w14:paraId="295EBB17" w14:textId="2C8169A0" w:rsidR="009205C5" w:rsidRDefault="009205C5" w:rsidP="009205C5">
            <w:pPr>
              <w:pStyle w:val="Textkrper"/>
              <w:rPr>
                <w:rFonts w:ascii="Calibri" w:hAnsi="Calibri" w:cs="Calibri"/>
              </w:rPr>
            </w:pPr>
            <w:r>
              <w:rPr>
                <w:rFonts w:ascii="Calibri" w:hAnsi="Calibri" w:cs="Calibri"/>
              </w:rPr>
              <w:t>G39-002</w:t>
            </w:r>
          </w:p>
        </w:tc>
        <w:tc>
          <w:tcPr>
            <w:tcW w:w="4447" w:type="pct"/>
            <w:noWrap/>
          </w:tcPr>
          <w:p w14:paraId="295EBB18" w14:textId="77777777" w:rsidR="009205C5" w:rsidRDefault="009205C5" w:rsidP="009205C5">
            <w:pPr>
              <w:pStyle w:val="Textkrper"/>
              <w:rPr>
                <w:rFonts w:ascii="Calibri" w:hAnsi="Calibri" w:cs="Calibri"/>
              </w:rPr>
            </w:pPr>
            <w:r>
              <w:rPr>
                <w:rFonts w:ascii="Calibri" w:hAnsi="Calibri" w:cs="Calibri"/>
              </w:rPr>
              <w:t>No previous bi-lateral setup or agreements. Required - Parties (economic operators and contracting bodies) should communicate without a previous bi-lateral setup or agreements.</w:t>
            </w:r>
          </w:p>
        </w:tc>
      </w:tr>
      <w:tr w:rsidR="009205C5" w14:paraId="295EBB1C" w14:textId="77777777">
        <w:trPr>
          <w:trHeight w:val="300"/>
        </w:trPr>
        <w:tc>
          <w:tcPr>
            <w:tcW w:w="553" w:type="pct"/>
            <w:noWrap/>
          </w:tcPr>
          <w:p w14:paraId="295EBB1A" w14:textId="3D508397" w:rsidR="009205C5" w:rsidRDefault="009205C5" w:rsidP="009205C5">
            <w:pPr>
              <w:pStyle w:val="Textkrper"/>
              <w:rPr>
                <w:rFonts w:ascii="Calibri" w:hAnsi="Calibri" w:cs="Calibri"/>
              </w:rPr>
            </w:pPr>
            <w:r>
              <w:rPr>
                <w:rFonts w:ascii="Calibri" w:hAnsi="Calibri" w:cs="Calibri"/>
              </w:rPr>
              <w:t>G39-003</w:t>
            </w:r>
          </w:p>
        </w:tc>
        <w:tc>
          <w:tcPr>
            <w:tcW w:w="4447" w:type="pct"/>
            <w:noWrap/>
          </w:tcPr>
          <w:p w14:paraId="295EBB1B" w14:textId="77777777" w:rsidR="009205C5" w:rsidRDefault="009205C5" w:rsidP="009205C5">
            <w:pPr>
              <w:pStyle w:val="Textkrper"/>
              <w:rPr>
                <w:rFonts w:ascii="Calibri" w:hAnsi="Calibri" w:cs="Calibri"/>
              </w:rPr>
            </w:pPr>
            <w:r>
              <w:rPr>
                <w:rFonts w:ascii="Calibri" w:hAnsi="Calibri" w:cs="Calibri"/>
              </w:rPr>
              <w:t xml:space="preserve">Facilitate Automated Tender Preparation - e-Tendering/e-Submission solutions should allow Economic Operators (semi)automatically to generate a tender based on the information defined in call for </w:t>
            </w:r>
            <w:proofErr w:type="gramStart"/>
            <w:r>
              <w:rPr>
                <w:rFonts w:ascii="Calibri" w:hAnsi="Calibri" w:cs="Calibri"/>
              </w:rPr>
              <w:t>tenders</w:t>
            </w:r>
            <w:proofErr w:type="gramEnd"/>
            <w:r>
              <w:rPr>
                <w:rFonts w:ascii="Calibri" w:hAnsi="Calibri" w:cs="Calibri"/>
              </w:rPr>
              <w:t xml:space="preserve"> documents</w:t>
            </w:r>
          </w:p>
        </w:tc>
      </w:tr>
      <w:tr w:rsidR="009205C5" w14:paraId="295EBB1F" w14:textId="77777777">
        <w:trPr>
          <w:trHeight w:val="300"/>
        </w:trPr>
        <w:tc>
          <w:tcPr>
            <w:tcW w:w="553" w:type="pct"/>
            <w:noWrap/>
          </w:tcPr>
          <w:p w14:paraId="295EBB1D" w14:textId="0D14AB57" w:rsidR="009205C5" w:rsidRDefault="009205C5" w:rsidP="009205C5">
            <w:pPr>
              <w:pStyle w:val="Textkrper"/>
              <w:rPr>
                <w:rFonts w:ascii="Calibri" w:hAnsi="Calibri" w:cs="Calibri"/>
              </w:rPr>
            </w:pPr>
            <w:r>
              <w:rPr>
                <w:rFonts w:ascii="Calibri" w:hAnsi="Calibri" w:cs="Calibri"/>
              </w:rPr>
              <w:t>G39-004</w:t>
            </w:r>
          </w:p>
        </w:tc>
        <w:tc>
          <w:tcPr>
            <w:tcW w:w="4447" w:type="pct"/>
            <w:noWrap/>
          </w:tcPr>
          <w:p w14:paraId="295EBB1E" w14:textId="77777777" w:rsidR="009205C5" w:rsidRDefault="009205C5" w:rsidP="009205C5">
            <w:pPr>
              <w:pStyle w:val="Textkrper"/>
              <w:rPr>
                <w:rFonts w:ascii="Calibri" w:hAnsi="Calibri" w:cs="Calibri"/>
              </w:rPr>
            </w:pPr>
            <w:r>
              <w:rPr>
                <w:rFonts w:ascii="Calibri" w:hAnsi="Calibri" w:cs="Calibri"/>
              </w:rPr>
              <w:t xml:space="preserve">Transparency - The contracting body wants to obtain the best value-for-money by maximising the transparency of its tender procedures </w:t>
            </w:r>
            <w:proofErr w:type="gramStart"/>
            <w:r>
              <w:rPr>
                <w:rFonts w:ascii="Calibri" w:hAnsi="Calibri" w:cs="Calibri"/>
              </w:rPr>
              <w:t>in order for</w:t>
            </w:r>
            <w:proofErr w:type="gramEnd"/>
            <w:r>
              <w:rPr>
                <w:rFonts w:ascii="Calibri" w:hAnsi="Calibri" w:cs="Calibri"/>
              </w:rPr>
              <w:t xml:space="preserve"> economic operators to easily find this business opportunity.</w:t>
            </w:r>
          </w:p>
        </w:tc>
      </w:tr>
      <w:tr w:rsidR="009205C5" w14:paraId="295EBB22" w14:textId="77777777">
        <w:trPr>
          <w:trHeight w:val="300"/>
        </w:trPr>
        <w:tc>
          <w:tcPr>
            <w:tcW w:w="553" w:type="pct"/>
            <w:noWrap/>
          </w:tcPr>
          <w:p w14:paraId="295EBB20" w14:textId="61DFA413" w:rsidR="009205C5" w:rsidRDefault="009205C5" w:rsidP="009205C5">
            <w:pPr>
              <w:pStyle w:val="Textkrper"/>
              <w:rPr>
                <w:rFonts w:ascii="Calibri" w:hAnsi="Calibri" w:cs="Calibri"/>
              </w:rPr>
            </w:pPr>
            <w:r>
              <w:rPr>
                <w:rFonts w:ascii="Calibri" w:hAnsi="Calibri" w:cs="Calibri"/>
              </w:rPr>
              <w:t>G39-005</w:t>
            </w:r>
          </w:p>
        </w:tc>
        <w:tc>
          <w:tcPr>
            <w:tcW w:w="4447" w:type="pct"/>
            <w:noWrap/>
          </w:tcPr>
          <w:p w14:paraId="295EBB21" w14:textId="77777777" w:rsidR="009205C5" w:rsidRDefault="009205C5" w:rsidP="009205C5">
            <w:pPr>
              <w:pStyle w:val="Textkrper"/>
              <w:rPr>
                <w:rFonts w:ascii="Calibri" w:hAnsi="Calibri" w:cs="Calibri"/>
              </w:rPr>
            </w:pPr>
            <w:r>
              <w:rPr>
                <w:rFonts w:ascii="Calibri" w:hAnsi="Calibri" w:cs="Calibri"/>
              </w:rPr>
              <w:t>Equal treatment - The contracting body has the obligation to treat all economic operators equally during the whole tender procedure.</w:t>
            </w:r>
          </w:p>
        </w:tc>
      </w:tr>
      <w:tr w:rsidR="009205C5" w14:paraId="295EBB25" w14:textId="77777777">
        <w:trPr>
          <w:trHeight w:val="300"/>
        </w:trPr>
        <w:tc>
          <w:tcPr>
            <w:tcW w:w="553" w:type="pct"/>
            <w:noWrap/>
          </w:tcPr>
          <w:p w14:paraId="295EBB23" w14:textId="18980ECC" w:rsidR="009205C5" w:rsidRDefault="009205C5" w:rsidP="009205C5">
            <w:pPr>
              <w:pStyle w:val="Textkrper"/>
              <w:rPr>
                <w:rFonts w:ascii="Calibri" w:hAnsi="Calibri" w:cs="Calibri"/>
              </w:rPr>
            </w:pPr>
            <w:r>
              <w:rPr>
                <w:rFonts w:ascii="Calibri" w:hAnsi="Calibri" w:cs="Calibri"/>
              </w:rPr>
              <w:t>G39-006</w:t>
            </w:r>
          </w:p>
        </w:tc>
        <w:tc>
          <w:tcPr>
            <w:tcW w:w="4447" w:type="pct"/>
            <w:noWrap/>
          </w:tcPr>
          <w:p w14:paraId="295EBB24" w14:textId="77777777" w:rsidR="009205C5" w:rsidRDefault="009205C5" w:rsidP="009205C5">
            <w:pPr>
              <w:pStyle w:val="Textkrper"/>
              <w:rPr>
                <w:rFonts w:ascii="Calibri" w:hAnsi="Calibri" w:cs="Calibri"/>
              </w:rPr>
            </w:pPr>
            <w:r>
              <w:rPr>
                <w:rFonts w:ascii="Calibri" w:hAnsi="Calibri" w:cs="Calibri"/>
              </w:rPr>
              <w:t>Competition - The contracting body wants to obtain the best value-for-money by maximising the competition among bidders.</w:t>
            </w:r>
          </w:p>
        </w:tc>
      </w:tr>
      <w:tr w:rsidR="009205C5" w14:paraId="295EBB28" w14:textId="77777777">
        <w:trPr>
          <w:trHeight w:val="300"/>
        </w:trPr>
        <w:tc>
          <w:tcPr>
            <w:tcW w:w="553" w:type="pct"/>
            <w:noWrap/>
          </w:tcPr>
          <w:p w14:paraId="295EBB26" w14:textId="6AE08F01" w:rsidR="009205C5" w:rsidRDefault="009205C5" w:rsidP="009205C5">
            <w:pPr>
              <w:pStyle w:val="Textkrper"/>
              <w:rPr>
                <w:rFonts w:ascii="Calibri" w:hAnsi="Calibri" w:cs="Calibri"/>
              </w:rPr>
            </w:pPr>
            <w:r>
              <w:rPr>
                <w:rFonts w:ascii="Calibri" w:hAnsi="Calibri" w:cs="Calibri"/>
              </w:rPr>
              <w:t>G39-007</w:t>
            </w:r>
          </w:p>
        </w:tc>
        <w:tc>
          <w:tcPr>
            <w:tcW w:w="4447" w:type="pct"/>
            <w:noWrap/>
          </w:tcPr>
          <w:p w14:paraId="295EBB27" w14:textId="77777777" w:rsidR="009205C5" w:rsidRDefault="009205C5" w:rsidP="009205C5">
            <w:pPr>
              <w:pStyle w:val="Textkrper"/>
              <w:rPr>
                <w:rFonts w:ascii="Calibri" w:hAnsi="Calibri" w:cs="Calibri"/>
              </w:rPr>
            </w:pPr>
            <w:r>
              <w:rPr>
                <w:rFonts w:ascii="Calibri" w:hAnsi="Calibri" w:cs="Calibri"/>
              </w:rPr>
              <w:t>Insurance bid - The economic operator wants insurance that his bid is valid and has been received by the contracting body within the time limit set out in the tender documents.</w:t>
            </w:r>
          </w:p>
        </w:tc>
      </w:tr>
      <w:tr w:rsidR="009205C5" w14:paraId="295EBB2B" w14:textId="77777777">
        <w:trPr>
          <w:trHeight w:val="300"/>
        </w:trPr>
        <w:tc>
          <w:tcPr>
            <w:tcW w:w="553" w:type="pct"/>
            <w:noWrap/>
          </w:tcPr>
          <w:p w14:paraId="295EBB29" w14:textId="46CFA8AA" w:rsidR="009205C5" w:rsidRDefault="009205C5" w:rsidP="009205C5">
            <w:pPr>
              <w:pStyle w:val="Textkrper"/>
              <w:rPr>
                <w:rFonts w:ascii="Calibri" w:hAnsi="Calibri" w:cs="Calibri"/>
              </w:rPr>
            </w:pPr>
            <w:r>
              <w:rPr>
                <w:rFonts w:ascii="Calibri" w:hAnsi="Calibri" w:cs="Calibri"/>
              </w:rPr>
              <w:t>G39-008</w:t>
            </w:r>
          </w:p>
        </w:tc>
        <w:tc>
          <w:tcPr>
            <w:tcW w:w="4447" w:type="pct"/>
            <w:noWrap/>
          </w:tcPr>
          <w:p w14:paraId="295EBB2A" w14:textId="77777777" w:rsidR="009205C5" w:rsidRDefault="009205C5" w:rsidP="009205C5">
            <w:pPr>
              <w:pStyle w:val="Textkrper"/>
              <w:rPr>
                <w:rFonts w:ascii="Calibri" w:hAnsi="Calibri" w:cs="Calibri"/>
              </w:rPr>
            </w:pPr>
            <w:r>
              <w:rPr>
                <w:rFonts w:ascii="Calibri" w:hAnsi="Calibri" w:cs="Calibri"/>
              </w:rPr>
              <w:t xml:space="preserve">Efficiency - The contracting body wants to increase efficiency in the business process, e.g. when evaluating the received bids, </w:t>
            </w:r>
            <w:proofErr w:type="gramStart"/>
            <w:r>
              <w:rPr>
                <w:rFonts w:ascii="Calibri" w:hAnsi="Calibri" w:cs="Calibri"/>
              </w:rPr>
              <w:t>in order to</w:t>
            </w:r>
            <w:proofErr w:type="gramEnd"/>
            <w:r>
              <w:rPr>
                <w:rFonts w:ascii="Calibri" w:hAnsi="Calibri" w:cs="Calibri"/>
              </w:rPr>
              <w:t xml:space="preserve"> save time and costs.</w:t>
            </w:r>
          </w:p>
        </w:tc>
      </w:tr>
      <w:tr w:rsidR="009205C5" w14:paraId="295EBB2E" w14:textId="77777777">
        <w:trPr>
          <w:trHeight w:val="300"/>
        </w:trPr>
        <w:tc>
          <w:tcPr>
            <w:tcW w:w="553" w:type="pct"/>
            <w:noWrap/>
          </w:tcPr>
          <w:p w14:paraId="295EBB2C" w14:textId="6985E1F7" w:rsidR="009205C5" w:rsidRDefault="009205C5" w:rsidP="009205C5">
            <w:pPr>
              <w:pStyle w:val="Textkrper"/>
              <w:rPr>
                <w:rFonts w:ascii="Calibri" w:hAnsi="Calibri" w:cs="Calibri"/>
              </w:rPr>
            </w:pPr>
            <w:r>
              <w:rPr>
                <w:rFonts w:ascii="Calibri" w:hAnsi="Calibri" w:cs="Calibri"/>
              </w:rPr>
              <w:t>G39-009</w:t>
            </w:r>
          </w:p>
        </w:tc>
        <w:tc>
          <w:tcPr>
            <w:tcW w:w="4447" w:type="pct"/>
            <w:noWrap/>
          </w:tcPr>
          <w:p w14:paraId="295EBB2D" w14:textId="77777777" w:rsidR="009205C5" w:rsidRDefault="009205C5" w:rsidP="009205C5">
            <w:pPr>
              <w:pStyle w:val="Textkrper"/>
              <w:rPr>
                <w:rFonts w:ascii="Calibri" w:hAnsi="Calibri" w:cs="Calibri"/>
              </w:rPr>
            </w:pPr>
            <w:r>
              <w:rPr>
                <w:rFonts w:ascii="Calibri" w:hAnsi="Calibri" w:cs="Calibri"/>
              </w:rPr>
              <w:t xml:space="preserve">Interoperability - The Member state policymakers want interoperability between all tendering solutions </w:t>
            </w:r>
            <w:proofErr w:type="gramStart"/>
            <w:r>
              <w:rPr>
                <w:rFonts w:ascii="Calibri" w:hAnsi="Calibri" w:cs="Calibri"/>
              </w:rPr>
              <w:t>in order to</w:t>
            </w:r>
            <w:proofErr w:type="gramEnd"/>
            <w:r>
              <w:rPr>
                <w:rFonts w:ascii="Calibri" w:hAnsi="Calibri" w:cs="Calibri"/>
              </w:rPr>
              <w:t xml:space="preserve"> facilitate one single European Market because the better interoperability the more bids.</w:t>
            </w:r>
          </w:p>
        </w:tc>
      </w:tr>
      <w:tr w:rsidR="009205C5" w14:paraId="295EBB31" w14:textId="77777777">
        <w:trPr>
          <w:trHeight w:val="300"/>
        </w:trPr>
        <w:tc>
          <w:tcPr>
            <w:tcW w:w="553" w:type="pct"/>
            <w:noWrap/>
          </w:tcPr>
          <w:p w14:paraId="295EBB2F" w14:textId="77C950D9" w:rsidR="009205C5" w:rsidRDefault="009205C5" w:rsidP="009205C5">
            <w:pPr>
              <w:pStyle w:val="Textkrper"/>
              <w:rPr>
                <w:rFonts w:ascii="Calibri" w:hAnsi="Calibri" w:cs="Calibri"/>
              </w:rPr>
            </w:pPr>
            <w:r>
              <w:rPr>
                <w:rFonts w:ascii="Calibri" w:hAnsi="Calibri" w:cs="Calibri"/>
              </w:rPr>
              <w:t>G39-010</w:t>
            </w:r>
          </w:p>
        </w:tc>
        <w:tc>
          <w:tcPr>
            <w:tcW w:w="4447" w:type="pct"/>
            <w:noWrap/>
          </w:tcPr>
          <w:p w14:paraId="295EBB30" w14:textId="77777777" w:rsidR="009205C5" w:rsidRDefault="009205C5" w:rsidP="009205C5">
            <w:pPr>
              <w:pStyle w:val="Textkrper"/>
              <w:rPr>
                <w:rFonts w:ascii="Calibri" w:hAnsi="Calibri" w:cs="Calibri"/>
              </w:rPr>
            </w:pPr>
            <w:r>
              <w:rPr>
                <w:rFonts w:ascii="Calibri" w:hAnsi="Calibri" w:cs="Calibri"/>
              </w:rPr>
              <w:t>Equal access - economic operators want equal access to all public procurement business opportunities.</w:t>
            </w:r>
          </w:p>
        </w:tc>
      </w:tr>
      <w:tr w:rsidR="009205C5" w14:paraId="295EBB34" w14:textId="77777777">
        <w:trPr>
          <w:trHeight w:val="300"/>
        </w:trPr>
        <w:tc>
          <w:tcPr>
            <w:tcW w:w="553" w:type="pct"/>
            <w:noWrap/>
          </w:tcPr>
          <w:p w14:paraId="295EBB32" w14:textId="18F3F1EA" w:rsidR="009205C5" w:rsidRDefault="009205C5" w:rsidP="009205C5">
            <w:pPr>
              <w:pStyle w:val="Textkrper"/>
              <w:rPr>
                <w:rFonts w:ascii="Calibri" w:hAnsi="Calibri" w:cs="Calibri"/>
              </w:rPr>
            </w:pPr>
            <w:r>
              <w:rPr>
                <w:rFonts w:ascii="Calibri" w:hAnsi="Calibri" w:cs="Calibri"/>
              </w:rPr>
              <w:t>G39-011</w:t>
            </w:r>
          </w:p>
        </w:tc>
        <w:tc>
          <w:tcPr>
            <w:tcW w:w="4447" w:type="pct"/>
            <w:noWrap/>
          </w:tcPr>
          <w:p w14:paraId="295EBB33" w14:textId="77777777" w:rsidR="009205C5" w:rsidRDefault="009205C5" w:rsidP="009205C5">
            <w:pPr>
              <w:pStyle w:val="Textkrper"/>
              <w:rPr>
                <w:rFonts w:ascii="Calibri" w:hAnsi="Calibri" w:cs="Calibri"/>
              </w:rPr>
            </w:pPr>
            <w:r>
              <w:rPr>
                <w:rFonts w:ascii="Calibri" w:hAnsi="Calibri" w:cs="Calibri"/>
              </w:rPr>
              <w:t>Integrity of the bid - The contracting body and the economic operator want insurance that the integrity of the bid is secured, i.e. insurance of accuracy and consistency when storing and retrieving data.</w:t>
            </w:r>
          </w:p>
        </w:tc>
      </w:tr>
      <w:tr w:rsidR="009205C5" w14:paraId="295EBB37" w14:textId="77777777">
        <w:trPr>
          <w:trHeight w:val="300"/>
        </w:trPr>
        <w:tc>
          <w:tcPr>
            <w:tcW w:w="553" w:type="pct"/>
            <w:noWrap/>
          </w:tcPr>
          <w:p w14:paraId="295EBB35" w14:textId="1317F2F0" w:rsidR="009205C5" w:rsidRDefault="009205C5" w:rsidP="009205C5">
            <w:pPr>
              <w:pStyle w:val="Textkrper"/>
              <w:rPr>
                <w:rFonts w:ascii="Calibri" w:hAnsi="Calibri" w:cs="Calibri"/>
              </w:rPr>
            </w:pPr>
            <w:r>
              <w:rPr>
                <w:rFonts w:ascii="Calibri" w:hAnsi="Calibri" w:cs="Calibri"/>
              </w:rPr>
              <w:t>G39-012</w:t>
            </w:r>
          </w:p>
        </w:tc>
        <w:tc>
          <w:tcPr>
            <w:tcW w:w="4447" w:type="pct"/>
            <w:noWrap/>
          </w:tcPr>
          <w:p w14:paraId="295EBB36" w14:textId="77777777" w:rsidR="009205C5" w:rsidRDefault="009205C5" w:rsidP="009205C5">
            <w:pPr>
              <w:pStyle w:val="Textkrper"/>
              <w:rPr>
                <w:rFonts w:ascii="Calibri" w:hAnsi="Calibri" w:cs="Calibri"/>
              </w:rPr>
            </w:pPr>
            <w:r>
              <w:rPr>
                <w:rFonts w:ascii="Calibri" w:hAnsi="Calibri" w:cs="Calibri"/>
              </w:rPr>
              <w:t>Authentication - The contracting body wants insurance that it is dealing with real economic operators during the tender procedure.</w:t>
            </w:r>
          </w:p>
        </w:tc>
      </w:tr>
      <w:tr w:rsidR="009205C5" w14:paraId="295EBB3A" w14:textId="77777777">
        <w:trPr>
          <w:trHeight w:val="300"/>
        </w:trPr>
        <w:tc>
          <w:tcPr>
            <w:tcW w:w="553" w:type="pct"/>
            <w:noWrap/>
          </w:tcPr>
          <w:p w14:paraId="295EBB38" w14:textId="6F7B646F" w:rsidR="009205C5" w:rsidRDefault="009205C5" w:rsidP="009205C5">
            <w:pPr>
              <w:pStyle w:val="Textkrper"/>
              <w:rPr>
                <w:rFonts w:ascii="Calibri" w:hAnsi="Calibri" w:cs="Calibri"/>
              </w:rPr>
            </w:pPr>
            <w:r>
              <w:rPr>
                <w:rFonts w:ascii="Calibri" w:hAnsi="Calibri" w:cs="Calibri"/>
              </w:rPr>
              <w:t>G39-013</w:t>
            </w:r>
          </w:p>
        </w:tc>
        <w:tc>
          <w:tcPr>
            <w:tcW w:w="4447" w:type="pct"/>
            <w:noWrap/>
          </w:tcPr>
          <w:p w14:paraId="295EBB39" w14:textId="77777777" w:rsidR="009205C5" w:rsidRDefault="009205C5" w:rsidP="009205C5">
            <w:pPr>
              <w:pStyle w:val="Textkrper"/>
              <w:rPr>
                <w:rFonts w:ascii="Calibri" w:hAnsi="Calibri" w:cs="Calibri"/>
              </w:rPr>
            </w:pPr>
            <w:r>
              <w:rPr>
                <w:rFonts w:ascii="Calibri" w:hAnsi="Calibri" w:cs="Calibri"/>
              </w:rPr>
              <w:t>Legal valid bid - The contracting body wants insurance that the bid is signed by persons mandated by the economic operators therefore being a legally valid bid.</w:t>
            </w:r>
          </w:p>
        </w:tc>
      </w:tr>
      <w:tr w:rsidR="009205C5" w14:paraId="295EBB3D" w14:textId="77777777">
        <w:trPr>
          <w:trHeight w:val="300"/>
        </w:trPr>
        <w:tc>
          <w:tcPr>
            <w:tcW w:w="553" w:type="pct"/>
            <w:noWrap/>
          </w:tcPr>
          <w:p w14:paraId="295EBB3B" w14:textId="2FB62379" w:rsidR="009205C5" w:rsidRDefault="009205C5" w:rsidP="009205C5">
            <w:pPr>
              <w:pStyle w:val="Textkrper"/>
              <w:rPr>
                <w:rFonts w:ascii="Calibri" w:hAnsi="Calibri" w:cs="Calibri"/>
              </w:rPr>
            </w:pPr>
            <w:r>
              <w:rPr>
                <w:rFonts w:ascii="Calibri" w:hAnsi="Calibri" w:cs="Calibri"/>
              </w:rPr>
              <w:lastRenderedPageBreak/>
              <w:t>G39-014</w:t>
            </w:r>
          </w:p>
        </w:tc>
        <w:tc>
          <w:tcPr>
            <w:tcW w:w="4447" w:type="pct"/>
            <w:noWrap/>
          </w:tcPr>
          <w:p w14:paraId="295EBB3C" w14:textId="77777777" w:rsidR="009205C5" w:rsidRDefault="009205C5" w:rsidP="009205C5">
            <w:pPr>
              <w:pStyle w:val="Textkrper"/>
              <w:rPr>
                <w:rFonts w:ascii="Calibri" w:hAnsi="Calibri" w:cs="Calibri"/>
              </w:rPr>
            </w:pPr>
            <w:r>
              <w:rPr>
                <w:rFonts w:ascii="Calibri" w:hAnsi="Calibri" w:cs="Calibri"/>
              </w:rPr>
              <w:t>Administrative burdens - The Member state policymakers want to lower the administrative burden in public procurement for economic operators and contracting bodies.</w:t>
            </w:r>
          </w:p>
        </w:tc>
      </w:tr>
      <w:tr w:rsidR="009205C5" w14:paraId="295EBB40" w14:textId="77777777">
        <w:trPr>
          <w:trHeight w:val="300"/>
        </w:trPr>
        <w:tc>
          <w:tcPr>
            <w:tcW w:w="553" w:type="pct"/>
            <w:noWrap/>
          </w:tcPr>
          <w:p w14:paraId="295EBB3E" w14:textId="6936EF6E" w:rsidR="009205C5" w:rsidRDefault="009205C5" w:rsidP="009205C5">
            <w:pPr>
              <w:pStyle w:val="Textkrper"/>
              <w:rPr>
                <w:rFonts w:ascii="Calibri" w:hAnsi="Calibri" w:cs="Calibri"/>
              </w:rPr>
            </w:pPr>
            <w:r>
              <w:rPr>
                <w:rFonts w:ascii="Calibri" w:hAnsi="Calibri" w:cs="Calibri"/>
              </w:rPr>
              <w:t>G3</w:t>
            </w:r>
            <w:r w:rsidR="0039520C">
              <w:rPr>
                <w:rFonts w:ascii="Calibri" w:hAnsi="Calibri" w:cs="Calibri"/>
              </w:rPr>
              <w:t>9</w:t>
            </w:r>
            <w:r>
              <w:rPr>
                <w:rFonts w:ascii="Calibri" w:hAnsi="Calibri" w:cs="Calibri"/>
              </w:rPr>
              <w:t>-015</w:t>
            </w:r>
          </w:p>
        </w:tc>
        <w:tc>
          <w:tcPr>
            <w:tcW w:w="4447" w:type="pct"/>
            <w:noWrap/>
          </w:tcPr>
          <w:p w14:paraId="295EBB3F" w14:textId="77777777" w:rsidR="009205C5" w:rsidRDefault="009205C5" w:rsidP="009205C5">
            <w:pPr>
              <w:pStyle w:val="Textkrper"/>
              <w:rPr>
                <w:rFonts w:ascii="Calibri" w:hAnsi="Calibri" w:cs="Calibri"/>
              </w:rPr>
            </w:pPr>
            <w:r>
              <w:rPr>
                <w:rFonts w:ascii="Calibri" w:hAnsi="Calibri" w:cs="Calibri"/>
              </w:rPr>
              <w:t xml:space="preserve">Re-use of information - The economic operator re-uses as much information and documents as possible when preparing a bid </w:t>
            </w:r>
            <w:proofErr w:type="gramStart"/>
            <w:r>
              <w:rPr>
                <w:rFonts w:ascii="Calibri" w:hAnsi="Calibri" w:cs="Calibri"/>
              </w:rPr>
              <w:t>in order to</w:t>
            </w:r>
            <w:proofErr w:type="gramEnd"/>
            <w:r>
              <w:rPr>
                <w:rFonts w:ascii="Calibri" w:hAnsi="Calibri" w:cs="Calibri"/>
              </w:rPr>
              <w:t xml:space="preserve"> save time and costs.</w:t>
            </w:r>
          </w:p>
        </w:tc>
      </w:tr>
      <w:tr w:rsidR="009205C5" w14:paraId="295EBB43" w14:textId="77777777">
        <w:trPr>
          <w:trHeight w:val="300"/>
        </w:trPr>
        <w:tc>
          <w:tcPr>
            <w:tcW w:w="553" w:type="pct"/>
            <w:noWrap/>
          </w:tcPr>
          <w:p w14:paraId="295EBB41" w14:textId="507B134B" w:rsidR="009205C5" w:rsidRDefault="009205C5" w:rsidP="009205C5">
            <w:pPr>
              <w:pStyle w:val="Textkrper"/>
              <w:rPr>
                <w:rFonts w:ascii="Calibri" w:hAnsi="Calibri" w:cs="Calibri"/>
              </w:rPr>
            </w:pPr>
            <w:r>
              <w:rPr>
                <w:rFonts w:ascii="Calibri" w:hAnsi="Calibri" w:cs="Calibri"/>
              </w:rPr>
              <w:t>G3</w:t>
            </w:r>
            <w:r w:rsidR="0039520C">
              <w:rPr>
                <w:rFonts w:ascii="Calibri" w:hAnsi="Calibri" w:cs="Calibri"/>
              </w:rPr>
              <w:t>9</w:t>
            </w:r>
            <w:r>
              <w:rPr>
                <w:rFonts w:ascii="Calibri" w:hAnsi="Calibri" w:cs="Calibri"/>
              </w:rPr>
              <w:t>-016</w:t>
            </w:r>
          </w:p>
        </w:tc>
        <w:tc>
          <w:tcPr>
            <w:tcW w:w="4447" w:type="pct"/>
            <w:noWrap/>
          </w:tcPr>
          <w:p w14:paraId="295EBB42" w14:textId="77777777" w:rsidR="009205C5" w:rsidRDefault="009205C5" w:rsidP="009205C5">
            <w:pPr>
              <w:pStyle w:val="Textkrper"/>
              <w:rPr>
                <w:rFonts w:ascii="Calibri" w:hAnsi="Calibri" w:cs="Calibri"/>
              </w:rPr>
            </w:pPr>
            <w:r>
              <w:rPr>
                <w:rFonts w:ascii="Calibri" w:hAnsi="Calibri" w:cs="Calibri"/>
              </w:rPr>
              <w:t xml:space="preserve">Standards - The economic operator wants to receive as much as possible standardized tender documents, </w:t>
            </w:r>
            <w:proofErr w:type="gramStart"/>
            <w:r>
              <w:rPr>
                <w:rFonts w:ascii="Calibri" w:hAnsi="Calibri" w:cs="Calibri"/>
              </w:rPr>
              <w:t>in order to</w:t>
            </w:r>
            <w:proofErr w:type="gramEnd"/>
            <w:r>
              <w:rPr>
                <w:rFonts w:ascii="Calibri" w:hAnsi="Calibri" w:cs="Calibri"/>
              </w:rPr>
              <w:t xml:space="preserve"> easily understand the content and to easily respond by creating a tender and to respond with standardized evidence and product information that are requested.</w:t>
            </w:r>
          </w:p>
        </w:tc>
      </w:tr>
      <w:tr w:rsidR="009205C5" w14:paraId="295EBB46" w14:textId="77777777">
        <w:trPr>
          <w:trHeight w:val="300"/>
        </w:trPr>
        <w:tc>
          <w:tcPr>
            <w:tcW w:w="553" w:type="pct"/>
            <w:noWrap/>
          </w:tcPr>
          <w:p w14:paraId="295EBB44" w14:textId="3FA17226" w:rsidR="009205C5" w:rsidRDefault="009205C5" w:rsidP="009205C5">
            <w:pPr>
              <w:pStyle w:val="Textkrper"/>
              <w:rPr>
                <w:rFonts w:ascii="Calibri" w:hAnsi="Calibri" w:cs="Calibri"/>
              </w:rPr>
            </w:pPr>
            <w:r>
              <w:rPr>
                <w:rFonts w:ascii="Calibri" w:hAnsi="Calibri" w:cs="Calibri"/>
              </w:rPr>
              <w:t>G3</w:t>
            </w:r>
            <w:r w:rsidR="0039520C">
              <w:rPr>
                <w:rFonts w:ascii="Calibri" w:hAnsi="Calibri" w:cs="Calibri"/>
              </w:rPr>
              <w:t>9</w:t>
            </w:r>
            <w:r>
              <w:rPr>
                <w:rFonts w:ascii="Calibri" w:hAnsi="Calibri" w:cs="Calibri"/>
              </w:rPr>
              <w:t>-017</w:t>
            </w:r>
          </w:p>
        </w:tc>
        <w:tc>
          <w:tcPr>
            <w:tcW w:w="4447" w:type="pct"/>
            <w:noWrap/>
          </w:tcPr>
          <w:p w14:paraId="295EBB45" w14:textId="77777777" w:rsidR="009205C5" w:rsidRDefault="009205C5" w:rsidP="009205C5">
            <w:pPr>
              <w:pStyle w:val="Textkrper"/>
              <w:rPr>
                <w:rFonts w:ascii="Calibri" w:hAnsi="Calibri" w:cs="Calibri"/>
              </w:rPr>
            </w:pPr>
            <w:r>
              <w:rPr>
                <w:rFonts w:ascii="Calibri" w:hAnsi="Calibri" w:cs="Calibri"/>
              </w:rPr>
              <w:t xml:space="preserve">Accountability - The contracting body - being accountable for the procedure - doesn't want to make mistakes during the whole tender procedure. </w:t>
            </w:r>
          </w:p>
        </w:tc>
      </w:tr>
    </w:tbl>
    <w:p w14:paraId="295EBB5D" w14:textId="77777777" w:rsidR="00093540" w:rsidRDefault="00A045BC">
      <w:pPr>
        <w:pStyle w:val="berschrift1"/>
        <w:rPr>
          <w:lang w:val="en-GB"/>
        </w:rPr>
      </w:pPr>
      <w:bookmarkStart w:id="44" w:name="_Toc162022350"/>
      <w:r>
        <w:rPr>
          <w:lang w:val="en-GB"/>
        </w:rPr>
        <w:t>Business Environment</w:t>
      </w:r>
      <w:bookmarkEnd w:id="44"/>
      <w:r>
        <w:rPr>
          <w:lang w:val="en-GB"/>
        </w:rPr>
        <w:t xml:space="preserve"> </w:t>
      </w:r>
    </w:p>
    <w:p w14:paraId="274F87F6" w14:textId="1E2D2FF2" w:rsidR="006A09C7" w:rsidRDefault="00A045BC">
      <w:pPr>
        <w:rPr>
          <w:rStyle w:val="Hyperlink"/>
          <w:lang w:val="en-GB"/>
        </w:rPr>
      </w:pPr>
      <w:r>
        <w:rPr>
          <w:lang w:val="en-GB"/>
        </w:rPr>
        <w:t xml:space="preserve">This guideline is intended to support transmission of electronic documents for processing (semi-)automated open procurement procedures. The legal requirements that were taken into account are requirements from European legislation, in particular the EU Directives on public procurement </w:t>
      </w:r>
      <w:hyperlink r:id="rId69" w:tooltip="https://eur-lex.europa.eu/legal-content/DE/TXT/?uri=CELEX%3A32014L0024" w:history="1">
        <w:r>
          <w:rPr>
            <w:rStyle w:val="Hyperlink"/>
            <w:lang w:val="en-GB"/>
          </w:rPr>
          <w:t>2014/24/EU</w:t>
        </w:r>
      </w:hyperlink>
      <w:r w:rsidR="006A09C7">
        <w:rPr>
          <w:lang w:val="en-GB"/>
        </w:rPr>
        <w:t xml:space="preserve">, </w:t>
      </w:r>
      <w:hyperlink r:id="rId70" w:tooltip="https://eur-lex.europa.eu/legal-content/DE/TXT/?uri=CELEX%3A32014L0025" w:history="1">
        <w:r>
          <w:rPr>
            <w:rStyle w:val="Hyperlink"/>
            <w:lang w:val="en-GB"/>
          </w:rPr>
          <w:t>2014/25/EU</w:t>
        </w:r>
      </w:hyperlink>
      <w:r w:rsidR="006A09C7">
        <w:rPr>
          <w:rStyle w:val="Hyperlink"/>
          <w:lang w:val="en-GB"/>
        </w:rPr>
        <w:t xml:space="preserve">, </w:t>
      </w:r>
      <w:hyperlink r:id="rId71" w:tooltip="https://eur-lex.europa.eu/legal-content/DE/TXT/?uri=CELEX%3A32014L0024" w:history="1">
        <w:r w:rsidR="006A09C7">
          <w:rPr>
            <w:rStyle w:val="Hyperlink"/>
            <w:lang w:val="en-GB"/>
          </w:rPr>
          <w:t>2014/23/EU</w:t>
        </w:r>
      </w:hyperlink>
      <w:r w:rsidR="006A09C7">
        <w:rPr>
          <w:rStyle w:val="Hyperlink"/>
          <w:lang w:val="en-GB"/>
        </w:rPr>
        <w:t xml:space="preserve"> and </w:t>
      </w:r>
      <w:hyperlink r:id="rId72" w:tooltip="https://eur-lex.europa.eu/legal-content/DE/TXT/?uri=CELEX%3A32014L0024" w:history="1">
        <w:r w:rsidR="006A09C7">
          <w:rPr>
            <w:rStyle w:val="Hyperlink"/>
            <w:lang w:val="en-GB"/>
          </w:rPr>
          <w:t>2009/81/E</w:t>
        </w:r>
      </w:hyperlink>
      <w:r w:rsidR="006A09C7">
        <w:rPr>
          <w:rStyle w:val="Hyperlink"/>
          <w:lang w:val="en-GB"/>
        </w:rPr>
        <w:t>G.</w:t>
      </w:r>
    </w:p>
    <w:p w14:paraId="586D8F71" w14:textId="77777777" w:rsidR="00E55204" w:rsidRDefault="00E55204">
      <w:pPr>
        <w:rPr>
          <w:rStyle w:val="Hyperlink"/>
          <w:lang w:val="en-GB"/>
        </w:rPr>
      </w:pPr>
    </w:p>
    <w:p w14:paraId="295EBB5E" w14:textId="6955FE9D" w:rsidR="00093540" w:rsidRPr="006A09C7" w:rsidRDefault="00A045BC">
      <w:pPr>
        <w:rPr>
          <w:color w:val="0000FF"/>
          <w:u w:val="single"/>
          <w:lang w:val="en-GB"/>
        </w:rPr>
      </w:pPr>
      <w:r>
        <w:rPr>
          <w:lang w:val="en-GB"/>
        </w:rPr>
        <w:t xml:space="preserve">Additionally, supplementary regulations such as Commission Implementing Regulation (EU) 2019/1780 </w:t>
      </w:r>
      <w:r>
        <w:t>establishing standard forms for the publication of notices</w:t>
      </w:r>
      <w:r>
        <w:rPr>
          <w:lang w:val="en-GB"/>
        </w:rPr>
        <w:t xml:space="preserve"> [</w:t>
      </w:r>
      <w:hyperlink r:id="rId73" w:history="1">
        <w:r>
          <w:rPr>
            <w:rStyle w:val="Hyperlink"/>
            <w:lang w:val="en-GB"/>
          </w:rPr>
          <w:t>eForms</w:t>
        </w:r>
      </w:hyperlink>
      <w:r>
        <w:rPr>
          <w:lang w:val="en-GB"/>
        </w:rPr>
        <w:t xml:space="preserve">] and Commission Implementing Regulation (EU) 2016/7 </w:t>
      </w:r>
      <w:r>
        <w:t>establishing the standard form for the European Single Procurement Document</w:t>
      </w:r>
      <w:r>
        <w:rPr>
          <w:lang w:val="en-GB"/>
        </w:rPr>
        <w:t xml:space="preserve"> [</w:t>
      </w:r>
      <w:hyperlink r:id="rId74" w:tooltip="https://eur-lex.europa.eu/eli/reg_impl/2016/7/oj" w:history="1">
        <w:r>
          <w:rPr>
            <w:rStyle w:val="Hyperlink"/>
            <w:lang w:val="en-GB"/>
          </w:rPr>
          <w:t>ESPD</w:t>
        </w:r>
      </w:hyperlink>
      <w:r>
        <w:rPr>
          <w:lang w:val="en-GB"/>
        </w:rPr>
        <w:t>] have been considered relevant for the collection of legal requirements.</w:t>
      </w:r>
    </w:p>
    <w:p w14:paraId="295EBB5F" w14:textId="77777777" w:rsidR="00093540" w:rsidRDefault="00093540">
      <w:pPr>
        <w:rPr>
          <w:lang w:val="en-GB"/>
        </w:rPr>
      </w:pPr>
    </w:p>
    <w:p w14:paraId="58AA979D" w14:textId="74483F3F" w:rsidR="00CA010A" w:rsidRDefault="00A045BC">
      <w:r>
        <w:rPr>
          <w:lang w:val="en-GB"/>
        </w:rPr>
        <w:t xml:space="preserve">The descriptions in this section describe the business environment of a </w:t>
      </w:r>
      <w:r w:rsidR="00E55204">
        <w:rPr>
          <w:lang w:val="en-GB"/>
        </w:rPr>
        <w:t>restricted</w:t>
      </w:r>
      <w:r>
        <w:rPr>
          <w:lang w:val="en-GB"/>
        </w:rPr>
        <w:t xml:space="preserve"> procedure. </w:t>
      </w:r>
      <w:r w:rsidR="008E4162" w:rsidRPr="008E4162">
        <w:t xml:space="preserve">As described </w:t>
      </w:r>
      <w:r w:rsidR="008E4162">
        <w:t>before</w:t>
      </w:r>
      <w:r w:rsidR="008E4162" w:rsidRPr="008E4162">
        <w:t xml:space="preserve">, the reference choreography for two-stage procedures is based on the restricted procedure. </w:t>
      </w:r>
      <w:r w:rsidR="008E4162">
        <w:t>Thus, also the business environment and s</w:t>
      </w:r>
      <w:r w:rsidR="008E4162" w:rsidRPr="008E4162">
        <w:t>ubsequent descriptions</w:t>
      </w:r>
      <w:r w:rsidR="008E4162">
        <w:t xml:space="preserve"> are firstly directed to the </w:t>
      </w:r>
      <w:r w:rsidR="008E4162" w:rsidRPr="008E4162">
        <w:t>restricted procedure</w:t>
      </w:r>
      <w:r w:rsidR="008E4162">
        <w:t xml:space="preserve">. </w:t>
      </w:r>
      <w:proofErr w:type="gramStart"/>
      <w:r w:rsidR="00CA010A" w:rsidRPr="00CA010A">
        <w:t>Later on</w:t>
      </w:r>
      <w:proofErr w:type="gramEnd"/>
      <w:r w:rsidR="00CA010A" w:rsidRPr="00CA010A">
        <w:t>, further procedures are introduced</w:t>
      </w:r>
      <w:r w:rsidR="00CF054E">
        <w:t xml:space="preserve"> in section 7</w:t>
      </w:r>
      <w:r w:rsidR="00CA010A" w:rsidRPr="00CA010A">
        <w:t>, which can be seen as variations of two-staged procedures.</w:t>
      </w:r>
      <w:r w:rsidR="00CA010A">
        <w:t xml:space="preserve"> </w:t>
      </w:r>
    </w:p>
    <w:p w14:paraId="15199D2C" w14:textId="77777777" w:rsidR="00CA010A" w:rsidRDefault="00CA010A"/>
    <w:p w14:paraId="295EBB60" w14:textId="112E2B5C" w:rsidR="00093540" w:rsidRDefault="00A045BC">
      <w:pPr>
        <w:rPr>
          <w:lang w:val="en-GB"/>
        </w:rPr>
      </w:pPr>
      <w:r>
        <w:rPr>
          <w:lang w:val="en-GB"/>
        </w:rPr>
        <w:t xml:space="preserve">The illustration </w:t>
      </w:r>
      <w:r w:rsidR="00CA010A">
        <w:rPr>
          <w:lang w:val="en-GB"/>
        </w:rPr>
        <w:t xml:space="preserve">of the business environment </w:t>
      </w:r>
      <w:r>
        <w:rPr>
          <w:lang w:val="en-GB"/>
        </w:rPr>
        <w:t>points to the relevant Peppol BISs that depict a particular business process. Additionally, the guideline references the underlying CEN BII3 Workshop Agreement. The CEN BII3 workshop is a standardisation initiative within CEN (European Committee for Standardisation). It provides a framework for interoperability in pan-European electronic transactions expressed as a set of technical specifications ("Profiles") [</w:t>
      </w:r>
      <w:hyperlink r:id="rId75" w:tooltip="https://standards.cencenelec.eu/dyn/www/f?p=205:32:0::::FSP_ORG_ID,FSP_LANG_ID:2073699,25&amp;cs=1764296F93587711762A3AB227353671A" w:history="1">
        <w:r>
          <w:rPr>
            <w:rStyle w:val="Hyperlink"/>
            <w:lang w:val="en-GB"/>
          </w:rPr>
          <w:t>CEN_BII3</w:t>
        </w:r>
      </w:hyperlink>
      <w:r>
        <w:rPr>
          <w:lang w:val="en-GB"/>
        </w:rPr>
        <w:t xml:space="preserve">]. </w:t>
      </w:r>
    </w:p>
    <w:p w14:paraId="295EBB61" w14:textId="77777777" w:rsidR="00093540" w:rsidRDefault="00093540">
      <w:pPr>
        <w:rPr>
          <w:lang w:val="en-GB"/>
        </w:rPr>
      </w:pPr>
    </w:p>
    <w:p w14:paraId="295EBB62" w14:textId="677C933E" w:rsidR="00093540" w:rsidRDefault="00A045BC">
      <w:pPr>
        <w:rPr>
          <w:lang w:val="en-GB"/>
        </w:rPr>
      </w:pPr>
      <w:r>
        <w:rPr>
          <w:lang w:val="en-GB"/>
        </w:rPr>
        <w:t xml:space="preserve">The profiles provided by CEN BII3 and Peppol are designed to facilitate effective public e-procurement based on a modular approach for implementation, with a focus on global interoperability. Thereby, BII profiles can be seen as “agreements” on message contents and business processes and are the baseline for many Peppol BISs which add specific technical implementation perspectives that are further illustrated in section </w:t>
      </w:r>
      <w:r w:rsidR="00CF054E">
        <w:rPr>
          <w:lang w:val="en-GB"/>
        </w:rPr>
        <w:t>8</w:t>
      </w:r>
      <w:r>
        <w:rPr>
          <w:lang w:val="en-GB"/>
        </w:rPr>
        <w:t xml:space="preserve">. Thus, the CEN profile descriptions rather focus on the core </w:t>
      </w:r>
      <w:r w:rsidR="00CA010A">
        <w:rPr>
          <w:lang w:val="en-GB"/>
        </w:rPr>
        <w:t xml:space="preserve">choreographies, transactions and </w:t>
      </w:r>
      <w:r>
        <w:rPr>
          <w:lang w:val="en-GB"/>
        </w:rPr>
        <w:t xml:space="preserve">information elements that typically cater to </w:t>
      </w:r>
      <w:proofErr w:type="gramStart"/>
      <w:r>
        <w:rPr>
          <w:lang w:val="en-GB"/>
        </w:rPr>
        <w:t>the majority of</w:t>
      </w:r>
      <w:proofErr w:type="gramEnd"/>
      <w:r>
        <w:rPr>
          <w:lang w:val="en-GB"/>
        </w:rPr>
        <w:t xml:space="preserve"> user requirements applicable across Europe and lower the need for detailed bilateral agreements between the trading partners whereas Peppol provides a framework for their implementation and adaption. </w:t>
      </w:r>
    </w:p>
    <w:p w14:paraId="295EBB63" w14:textId="77777777" w:rsidR="00093540" w:rsidRDefault="00093540">
      <w:pPr>
        <w:rPr>
          <w:lang w:val="en-GB"/>
        </w:rPr>
      </w:pPr>
    </w:p>
    <w:p w14:paraId="295EBB64" w14:textId="77777777" w:rsidR="00093540" w:rsidRDefault="00A045BC">
      <w:pPr>
        <w:pStyle w:val="berschrift2"/>
        <w:rPr>
          <w:lang w:val="en-GB"/>
        </w:rPr>
      </w:pPr>
      <w:bookmarkStart w:id="45" w:name="_Toc162022351"/>
      <w:r>
        <w:rPr>
          <w:lang w:val="en-GB"/>
        </w:rPr>
        <w:t>Notification procedures in scope of this guideline</w:t>
      </w:r>
      <w:bookmarkEnd w:id="45"/>
    </w:p>
    <w:p w14:paraId="0F3C8266" w14:textId="77777777" w:rsidR="0011631D" w:rsidRPr="006E071B" w:rsidRDefault="0011631D" w:rsidP="0011631D">
      <w:pPr>
        <w:pStyle w:val="StandardWeb"/>
        <w:rPr>
          <w:rFonts w:ascii="Calibri" w:hAnsi="Calibri"/>
          <w:sz w:val="22"/>
          <w:szCs w:val="22"/>
          <w:lang w:val="en-GB" w:eastAsia="en-US"/>
        </w:rPr>
      </w:pPr>
      <w:r w:rsidRPr="006E071B">
        <w:rPr>
          <w:rFonts w:ascii="Calibri" w:hAnsi="Calibri"/>
          <w:sz w:val="22"/>
          <w:szCs w:val="22"/>
          <w:lang w:val="en-GB" w:eastAsia="en-US"/>
        </w:rPr>
        <w:t>Official notification through publishing bodies is part of many procurement procedures. Many pre-award opportunities first become visible to the economic operators in the form of notices describing upcoming or current procurement procedures (prior information notices or contract notices). At the end of a procedure, a contract award notice about the result of the procedure is published.</w:t>
      </w:r>
    </w:p>
    <w:p w14:paraId="1F6341C6" w14:textId="0602288B" w:rsidR="0011631D" w:rsidRPr="006E071B" w:rsidRDefault="0011631D" w:rsidP="0011631D">
      <w:pPr>
        <w:pStyle w:val="StandardWeb"/>
        <w:rPr>
          <w:rFonts w:ascii="Calibri" w:hAnsi="Calibri"/>
          <w:sz w:val="22"/>
          <w:szCs w:val="22"/>
          <w:lang w:val="en-GB" w:eastAsia="en-US"/>
        </w:rPr>
      </w:pPr>
      <w:proofErr w:type="spellStart"/>
      <w:r w:rsidRPr="006E071B">
        <w:rPr>
          <w:rFonts w:ascii="Calibri" w:hAnsi="Calibri"/>
          <w:sz w:val="22"/>
          <w:szCs w:val="22"/>
          <w:lang w:val="en-GB" w:eastAsia="en-US"/>
        </w:rPr>
        <w:lastRenderedPageBreak/>
        <w:t>eNotification</w:t>
      </w:r>
      <w:proofErr w:type="spellEnd"/>
      <w:r w:rsidRPr="006E071B">
        <w:rPr>
          <w:rFonts w:ascii="Calibri" w:hAnsi="Calibri"/>
          <w:sz w:val="22"/>
          <w:szCs w:val="22"/>
          <w:lang w:val="en-GB" w:eastAsia="en-US"/>
        </w:rPr>
        <w:t xml:space="preserve"> covers the transfer of electronic procurement notices for publication and dissemination with the </w:t>
      </w:r>
      <w:proofErr w:type="gramStart"/>
      <w:r w:rsidRPr="006E071B">
        <w:rPr>
          <w:rFonts w:ascii="Calibri" w:hAnsi="Calibri"/>
          <w:sz w:val="22"/>
          <w:szCs w:val="22"/>
          <w:lang w:val="en-GB" w:eastAsia="en-US"/>
        </w:rPr>
        <w:t>ultimate aim</w:t>
      </w:r>
      <w:proofErr w:type="gramEnd"/>
      <w:r w:rsidRPr="006E071B">
        <w:rPr>
          <w:rFonts w:ascii="Calibri" w:hAnsi="Calibri"/>
          <w:sz w:val="22"/>
          <w:szCs w:val="22"/>
          <w:lang w:val="en-GB" w:eastAsia="en-US"/>
        </w:rPr>
        <w:t xml:space="preserve"> of opening business opportunities. </w:t>
      </w:r>
      <w:proofErr w:type="spellStart"/>
      <w:r w:rsidRPr="006E071B">
        <w:rPr>
          <w:rFonts w:ascii="Calibri" w:hAnsi="Calibri"/>
          <w:sz w:val="22"/>
          <w:szCs w:val="22"/>
          <w:lang w:val="en-GB" w:eastAsia="en-US"/>
        </w:rPr>
        <w:t>eNotification</w:t>
      </w:r>
      <w:proofErr w:type="spellEnd"/>
      <w:r w:rsidRPr="006E071B">
        <w:rPr>
          <w:rFonts w:ascii="Calibri" w:hAnsi="Calibri"/>
          <w:sz w:val="22"/>
          <w:szCs w:val="22"/>
          <w:lang w:val="en-GB" w:eastAsia="en-US"/>
        </w:rPr>
        <w:t xml:space="preserve"> profiles are addressed to all those who exchange procurement notices for publication and further information processing. </w:t>
      </w:r>
      <w:proofErr w:type="spellStart"/>
      <w:r w:rsidRPr="006E071B">
        <w:rPr>
          <w:rFonts w:ascii="Calibri" w:hAnsi="Calibri"/>
          <w:sz w:val="22"/>
          <w:szCs w:val="22"/>
          <w:lang w:val="en-GB" w:eastAsia="en-US"/>
        </w:rPr>
        <w:t>eNotification</w:t>
      </w:r>
      <w:proofErr w:type="spellEnd"/>
      <w:r w:rsidRPr="006E071B">
        <w:rPr>
          <w:rFonts w:ascii="Calibri" w:hAnsi="Calibri"/>
          <w:sz w:val="22"/>
          <w:szCs w:val="22"/>
          <w:lang w:val="en-GB" w:eastAsia="en-US"/>
        </w:rPr>
        <w:t xml:space="preserve"> is therefore generally addressed to </w:t>
      </w:r>
      <w:proofErr w:type="spellStart"/>
      <w:r w:rsidRPr="006E071B">
        <w:rPr>
          <w:rFonts w:ascii="Calibri" w:hAnsi="Calibri"/>
          <w:sz w:val="22"/>
          <w:szCs w:val="22"/>
          <w:lang w:val="en-GB" w:eastAsia="en-US"/>
        </w:rPr>
        <w:t>eTendering</w:t>
      </w:r>
      <w:proofErr w:type="spellEnd"/>
      <w:r w:rsidRPr="006E071B">
        <w:rPr>
          <w:rFonts w:ascii="Calibri" w:hAnsi="Calibri"/>
          <w:sz w:val="22"/>
          <w:szCs w:val="22"/>
          <w:lang w:val="en-GB" w:eastAsia="en-US"/>
        </w:rPr>
        <w:t xml:space="preserve"> Plattform Providers, Contracting Bodies, publishers, print shops, information brokers or monitoring </w:t>
      </w:r>
      <w:r w:rsidR="00346068">
        <w:rPr>
          <w:rFonts w:ascii="Calibri" w:hAnsi="Calibri"/>
          <w:sz w:val="22"/>
          <w:szCs w:val="22"/>
          <w:lang w:val="en-GB" w:eastAsia="en-US"/>
        </w:rPr>
        <w:t xml:space="preserve">and </w:t>
      </w:r>
      <w:r w:rsidRPr="006E071B">
        <w:rPr>
          <w:rFonts w:ascii="Calibri" w:hAnsi="Calibri"/>
          <w:sz w:val="22"/>
          <w:szCs w:val="22"/>
          <w:lang w:val="en-GB" w:eastAsia="en-US"/>
        </w:rPr>
        <w:t xml:space="preserve">statistical services. </w:t>
      </w:r>
      <w:proofErr w:type="spellStart"/>
      <w:r w:rsidRPr="006E071B">
        <w:rPr>
          <w:rFonts w:ascii="Calibri" w:hAnsi="Calibri"/>
          <w:sz w:val="22"/>
          <w:szCs w:val="22"/>
          <w:lang w:val="en-GB" w:eastAsia="en-US"/>
        </w:rPr>
        <w:t>eNotification</w:t>
      </w:r>
      <w:proofErr w:type="spellEnd"/>
      <w:r w:rsidRPr="006E071B">
        <w:rPr>
          <w:rFonts w:ascii="Calibri" w:hAnsi="Calibri"/>
          <w:sz w:val="22"/>
          <w:szCs w:val="22"/>
          <w:lang w:val="en-GB" w:eastAsia="en-US"/>
        </w:rPr>
        <w:t xml:space="preserve"> can be carried out at various levels and between different levels (regional, state, European etc). The legal obligation of publishing notices at the correct level is the responsibility of the contracting bodies.</w:t>
      </w:r>
    </w:p>
    <w:p w14:paraId="3DDEFDAE" w14:textId="27D5C8D1" w:rsidR="0011631D" w:rsidRPr="006E071B" w:rsidRDefault="0011631D" w:rsidP="0011631D">
      <w:pPr>
        <w:pStyle w:val="StandardWeb"/>
        <w:rPr>
          <w:rFonts w:ascii="Calibri" w:hAnsi="Calibri"/>
          <w:sz w:val="22"/>
          <w:szCs w:val="22"/>
          <w:lang w:val="en-GB" w:eastAsia="en-US"/>
        </w:rPr>
      </w:pPr>
      <w:r w:rsidRPr="006E071B">
        <w:rPr>
          <w:rFonts w:ascii="Calibri" w:hAnsi="Calibri"/>
          <w:sz w:val="22"/>
          <w:szCs w:val="22"/>
          <w:lang w:val="en-GB" w:eastAsia="en-US"/>
        </w:rPr>
        <w:t>The content model of procurement notices in Europe is based on</w:t>
      </w:r>
      <w:r w:rsidRPr="0011631D">
        <w:rPr>
          <w:lang w:val="en-US"/>
        </w:rPr>
        <w:t xml:space="preserve"> </w:t>
      </w:r>
      <w:r>
        <w:fldChar w:fldCharType="begin"/>
      </w:r>
      <w:r w:rsidRPr="008A1E14">
        <w:rPr>
          <w:lang w:val="en-US"/>
          <w:rPrChange w:id="46" w:author="Dall, Gabriele" w:date="2024-04-03T08:23:00Z">
            <w:rPr/>
          </w:rPrChange>
        </w:rPr>
        <w:instrText>HYPERLINK "https://eur-lex.europa.eu/eli/reg_impl/2019/1780/oj"</w:instrText>
      </w:r>
      <w:r>
        <w:fldChar w:fldCharType="separate"/>
      </w:r>
      <w:r w:rsidRPr="006E071B">
        <w:rPr>
          <w:rStyle w:val="Hyperlink"/>
          <w:rFonts w:ascii="Calibri" w:hAnsi="Calibri"/>
          <w:sz w:val="22"/>
          <w:szCs w:val="22"/>
          <w:lang w:val="en-GB" w:eastAsia="en-US"/>
        </w:rPr>
        <w:t>Commission Implementing Regulation (EU) 2019/1780</w:t>
      </w:r>
      <w:r>
        <w:rPr>
          <w:rStyle w:val="Hyperlink"/>
          <w:rFonts w:ascii="Calibri" w:hAnsi="Calibri"/>
          <w:sz w:val="22"/>
          <w:szCs w:val="22"/>
          <w:lang w:val="en-GB" w:eastAsia="en-US"/>
        </w:rPr>
        <w:fldChar w:fldCharType="end"/>
      </w:r>
      <w:r w:rsidR="00346068">
        <w:rPr>
          <w:rStyle w:val="Hyperlink"/>
          <w:rFonts w:ascii="Calibri" w:hAnsi="Calibri"/>
          <w:sz w:val="22"/>
          <w:szCs w:val="22"/>
          <w:lang w:val="en-GB" w:eastAsia="en-US"/>
        </w:rPr>
        <w:t>.</w:t>
      </w:r>
      <w:r w:rsidRPr="0011631D">
        <w:rPr>
          <w:lang w:val="en-US"/>
        </w:rPr>
        <w:t xml:space="preserve"> </w:t>
      </w:r>
      <w:r w:rsidR="00346068">
        <w:rPr>
          <w:rFonts w:ascii="Calibri" w:hAnsi="Calibri"/>
          <w:sz w:val="22"/>
          <w:szCs w:val="22"/>
          <w:lang w:val="en-US" w:eastAsia="en-US"/>
        </w:rPr>
        <w:t>It links to</w:t>
      </w:r>
      <w:r w:rsidRPr="0011631D">
        <w:rPr>
          <w:lang w:val="en-US"/>
        </w:rPr>
        <w:t xml:space="preserve"> </w:t>
      </w:r>
      <w:r>
        <w:fldChar w:fldCharType="begin"/>
      </w:r>
      <w:r w:rsidRPr="008A1E14">
        <w:rPr>
          <w:lang w:val="en-US"/>
          <w:rPrChange w:id="47" w:author="Dall, Gabriele" w:date="2024-04-03T08:23:00Z">
            <w:rPr/>
          </w:rPrChange>
        </w:rPr>
        <w:instrText>HYPERLINK "https://eur-lex.europa.eu/legal-content/en/TXT/?uri=CELEX:32014L0023"</w:instrText>
      </w:r>
      <w:r>
        <w:fldChar w:fldCharType="separate"/>
      </w:r>
      <w:r w:rsidRPr="006E071B">
        <w:rPr>
          <w:rStyle w:val="Hyperlink"/>
          <w:rFonts w:ascii="Calibri" w:hAnsi="Calibri"/>
          <w:sz w:val="22"/>
          <w:szCs w:val="22"/>
          <w:lang w:val="en-GB" w:eastAsia="en-US"/>
        </w:rPr>
        <w:t>Directive 2014/23/EU</w:t>
      </w:r>
      <w:r>
        <w:rPr>
          <w:rStyle w:val="Hyperlink"/>
          <w:rFonts w:ascii="Calibri" w:hAnsi="Calibri"/>
          <w:sz w:val="22"/>
          <w:szCs w:val="22"/>
          <w:lang w:val="en-GB" w:eastAsia="en-US"/>
        </w:rPr>
        <w:fldChar w:fldCharType="end"/>
      </w:r>
      <w:r w:rsidRPr="006E071B">
        <w:rPr>
          <w:rStyle w:val="Hyperlink"/>
          <w:rFonts w:ascii="Calibri" w:hAnsi="Calibri"/>
          <w:sz w:val="22"/>
          <w:szCs w:val="22"/>
          <w:lang w:val="en-GB" w:eastAsia="en-US"/>
        </w:rPr>
        <w:t xml:space="preserve">, </w:t>
      </w:r>
      <w:r>
        <w:fldChar w:fldCharType="begin"/>
      </w:r>
      <w:r w:rsidRPr="008A1E14">
        <w:rPr>
          <w:lang w:val="en-US"/>
          <w:rPrChange w:id="48" w:author="Dall, Gabriele" w:date="2024-04-03T08:23:00Z">
            <w:rPr/>
          </w:rPrChange>
        </w:rPr>
        <w:instrText>HYPERLINK "https://eur-lex.europa.eu/legal-content/DE/TXT/?uri=CELEX%3A32014L0024"</w:instrText>
      </w:r>
      <w:r>
        <w:fldChar w:fldCharType="separate"/>
      </w:r>
      <w:r w:rsidRPr="006E071B">
        <w:rPr>
          <w:rStyle w:val="Hyperlink"/>
          <w:rFonts w:ascii="Calibri" w:hAnsi="Calibri"/>
          <w:sz w:val="22"/>
          <w:szCs w:val="22"/>
          <w:lang w:val="en-GB" w:eastAsia="en-US"/>
        </w:rPr>
        <w:t>Directive 2014/24/EU</w:t>
      </w:r>
      <w:r>
        <w:rPr>
          <w:rStyle w:val="Hyperlink"/>
          <w:rFonts w:ascii="Calibri" w:hAnsi="Calibri"/>
          <w:sz w:val="22"/>
          <w:szCs w:val="22"/>
          <w:lang w:val="en-GB" w:eastAsia="en-US"/>
        </w:rPr>
        <w:fldChar w:fldCharType="end"/>
      </w:r>
      <w:r w:rsidR="00E33456">
        <w:rPr>
          <w:lang w:val="en-GB"/>
        </w:rPr>
        <w:t xml:space="preserve">, </w:t>
      </w:r>
      <w:r>
        <w:fldChar w:fldCharType="begin"/>
      </w:r>
      <w:r w:rsidRPr="008A1E14">
        <w:rPr>
          <w:lang w:val="en-US"/>
          <w:rPrChange w:id="49" w:author="Dall, Gabriele" w:date="2024-04-03T08:23:00Z">
            <w:rPr/>
          </w:rPrChange>
        </w:rPr>
        <w:instrText>HYPERLINK "https://eur-lex.europa.eu/legal-content/DE/TXT/?uri=CELEX%3A32014L0025"</w:instrText>
      </w:r>
      <w:r>
        <w:fldChar w:fldCharType="separate"/>
      </w:r>
      <w:r w:rsidRPr="006E071B">
        <w:rPr>
          <w:rStyle w:val="Hyperlink"/>
          <w:rFonts w:ascii="Calibri" w:hAnsi="Calibri"/>
          <w:sz w:val="22"/>
          <w:szCs w:val="22"/>
          <w:lang w:val="en-GB" w:eastAsia="en-US"/>
        </w:rPr>
        <w:t>Directive 2014/25/EU</w:t>
      </w:r>
      <w:r>
        <w:rPr>
          <w:rStyle w:val="Hyperlink"/>
          <w:rFonts w:ascii="Calibri" w:hAnsi="Calibri"/>
          <w:sz w:val="22"/>
          <w:szCs w:val="22"/>
          <w:lang w:val="en-GB" w:eastAsia="en-US"/>
        </w:rPr>
        <w:fldChar w:fldCharType="end"/>
      </w:r>
      <w:r w:rsidRPr="0011631D">
        <w:rPr>
          <w:lang w:val="en-US"/>
        </w:rPr>
        <w:t xml:space="preserve"> </w:t>
      </w:r>
      <w:r w:rsidR="00E33456" w:rsidRPr="006E071B">
        <w:rPr>
          <w:rFonts w:ascii="Calibri" w:hAnsi="Calibri"/>
          <w:sz w:val="22"/>
          <w:szCs w:val="22"/>
          <w:lang w:val="en-GB" w:eastAsia="en-US"/>
        </w:rPr>
        <w:t>and</w:t>
      </w:r>
      <w:r w:rsidR="00E33456" w:rsidRPr="0011631D">
        <w:rPr>
          <w:lang w:val="en-US"/>
        </w:rPr>
        <w:t xml:space="preserve"> </w:t>
      </w:r>
      <w:r>
        <w:fldChar w:fldCharType="begin"/>
      </w:r>
      <w:r w:rsidRPr="008A1E14">
        <w:rPr>
          <w:lang w:val="en-US"/>
          <w:rPrChange w:id="50" w:author="Dall, Gabriele" w:date="2024-04-03T08:23:00Z">
            <w:rPr/>
          </w:rPrChange>
        </w:rPr>
        <w:instrText>HYPERLINK "https://eur-lex.europa.eu/legal-content/DE/TXT/?uri=CELEX%3A32014L0024" \o "https://eur-lex.europa.eu/legal-content/DE/TXT/?uri=CELEX%3A32014L0024"</w:instrText>
      </w:r>
      <w:r>
        <w:fldChar w:fldCharType="separate"/>
      </w:r>
      <w:r w:rsidR="00E33456" w:rsidRPr="00E33456">
        <w:rPr>
          <w:rStyle w:val="Hyperlink"/>
          <w:rFonts w:ascii="Calibri" w:hAnsi="Calibri"/>
          <w:sz w:val="22"/>
          <w:szCs w:val="22"/>
          <w:lang w:val="en-GB" w:eastAsia="en-US"/>
        </w:rPr>
        <w:t>Directive 2009/81/EG</w:t>
      </w:r>
      <w:r>
        <w:rPr>
          <w:rStyle w:val="Hyperlink"/>
          <w:rFonts w:ascii="Calibri" w:hAnsi="Calibri"/>
          <w:sz w:val="22"/>
          <w:szCs w:val="22"/>
          <w:lang w:val="en-GB" w:eastAsia="en-US"/>
        </w:rPr>
        <w:fldChar w:fldCharType="end"/>
      </w:r>
      <w:r w:rsidR="00E33456">
        <w:rPr>
          <w:lang w:val="en-US"/>
        </w:rPr>
        <w:t xml:space="preserve"> </w:t>
      </w:r>
      <w:r w:rsidRPr="006E071B">
        <w:rPr>
          <w:rFonts w:ascii="Calibri" w:hAnsi="Calibri"/>
          <w:sz w:val="22"/>
          <w:szCs w:val="22"/>
          <w:lang w:val="en-GB" w:eastAsia="en-US"/>
        </w:rPr>
        <w:t xml:space="preserve">and their annexes, particularly the annex describing the standard forms to be used for the publication of procurement notices. eForms are at the core of the digital transformation of public procurement in the EU. </w:t>
      </w:r>
      <w:proofErr w:type="gramStart"/>
      <w:r w:rsidRPr="006E071B">
        <w:rPr>
          <w:rFonts w:ascii="Calibri" w:hAnsi="Calibri"/>
          <w:sz w:val="22"/>
          <w:szCs w:val="22"/>
          <w:lang w:val="en-GB" w:eastAsia="en-US"/>
        </w:rPr>
        <w:t>Through the use of</w:t>
      </w:r>
      <w:proofErr w:type="gramEnd"/>
      <w:r w:rsidRPr="006E071B">
        <w:rPr>
          <w:rFonts w:ascii="Calibri" w:hAnsi="Calibri"/>
          <w:sz w:val="22"/>
          <w:szCs w:val="22"/>
          <w:lang w:val="en-GB" w:eastAsia="en-US"/>
        </w:rPr>
        <w:t xml:space="preserve"> a common standard and terminology, they can significantly improve the quality and analysis of data. Well-implemented eForms increase the ability of businesses and other organisations to find opportunities. They will also reduce the administrative burden for buyers, increase the ability of governments to make data-driven decisions about public spending, and make public procurement more transparent.</w:t>
      </w:r>
    </w:p>
    <w:p w14:paraId="2EB6D142" w14:textId="4DF89B10" w:rsidR="0011631D" w:rsidRPr="006E071B" w:rsidRDefault="0011631D" w:rsidP="0011631D">
      <w:pPr>
        <w:pStyle w:val="StandardWeb"/>
        <w:rPr>
          <w:rFonts w:ascii="Calibri" w:hAnsi="Calibri"/>
          <w:sz w:val="22"/>
          <w:szCs w:val="22"/>
          <w:lang w:val="en-GB" w:eastAsia="en-US"/>
        </w:rPr>
      </w:pPr>
      <w:proofErr w:type="spellStart"/>
      <w:r w:rsidRPr="006E071B">
        <w:rPr>
          <w:rFonts w:ascii="Calibri" w:hAnsi="Calibri"/>
          <w:sz w:val="22"/>
          <w:szCs w:val="22"/>
          <w:lang w:val="en-GB" w:eastAsia="en-US"/>
        </w:rPr>
        <w:t>eNotification</w:t>
      </w:r>
      <w:proofErr w:type="spellEnd"/>
      <w:r w:rsidRPr="006E071B">
        <w:rPr>
          <w:rFonts w:ascii="Calibri" w:hAnsi="Calibri"/>
          <w:sz w:val="22"/>
          <w:szCs w:val="22"/>
          <w:lang w:val="en-GB" w:eastAsia="en-US"/>
        </w:rPr>
        <w:t xml:space="preserve"> covers the electronic transfer of electronic notices for publication and dissemination services. The publication of notices is executed between a contracting body or his representative and a publisher. CEN WS/BII 3 profiles</w:t>
      </w:r>
      <w:r w:rsidRPr="0011631D">
        <w:rPr>
          <w:lang w:val="en-US"/>
        </w:rPr>
        <w:t xml:space="preserve"> </w:t>
      </w:r>
      <w:r>
        <w:fldChar w:fldCharType="begin"/>
      </w:r>
      <w:r w:rsidRPr="008A1E14">
        <w:rPr>
          <w:lang w:val="en-US"/>
          <w:rPrChange w:id="51" w:author="Dall, Gabriele" w:date="2024-04-03T08:23:00Z">
            <w:rPr/>
          </w:rPrChange>
        </w:rPr>
        <w:instrText>HYPERLINK "https://standards.cencenelec.eu/dyn/www/f?p=205:110:0::::FSP_PROJECT:62008&amp;cs=16824EF2775A9CE68B4E33893BA1F2A05"</w:instrText>
      </w:r>
      <w:r>
        <w:fldChar w:fldCharType="separate"/>
      </w:r>
      <w:r w:rsidRPr="006E071B">
        <w:rPr>
          <w:rStyle w:val="Hyperlink"/>
          <w:rFonts w:ascii="Calibri" w:hAnsi="Calibri"/>
          <w:sz w:val="22"/>
          <w:szCs w:val="22"/>
          <w:lang w:val="en-GB" w:eastAsia="en-US"/>
        </w:rPr>
        <w:t>BII14 Prior Information Notice</w:t>
      </w:r>
      <w:r>
        <w:rPr>
          <w:rStyle w:val="Hyperlink"/>
          <w:rFonts w:ascii="Calibri" w:hAnsi="Calibri"/>
          <w:sz w:val="22"/>
          <w:szCs w:val="22"/>
          <w:lang w:val="en-GB" w:eastAsia="en-US"/>
        </w:rPr>
        <w:fldChar w:fldCharType="end"/>
      </w:r>
      <w:r w:rsidRPr="006E071B">
        <w:rPr>
          <w:rStyle w:val="Hyperlink"/>
          <w:rFonts w:ascii="Calibri" w:hAnsi="Calibri"/>
          <w:sz w:val="22"/>
          <w:szCs w:val="22"/>
          <w:lang w:val="en-GB" w:eastAsia="en-US"/>
        </w:rPr>
        <w:t xml:space="preserve"> </w:t>
      </w:r>
      <w:r w:rsidRPr="006E071B">
        <w:rPr>
          <w:rFonts w:ascii="Calibri" w:hAnsi="Calibri"/>
          <w:sz w:val="22"/>
          <w:szCs w:val="22"/>
          <w:lang w:val="en-GB" w:eastAsia="en-US"/>
        </w:rPr>
        <w:t>(CWA 17026-102),</w:t>
      </w:r>
      <w:r w:rsidRPr="0011631D">
        <w:rPr>
          <w:lang w:val="en-US"/>
        </w:rPr>
        <w:t xml:space="preserve"> </w:t>
      </w:r>
      <w:r>
        <w:fldChar w:fldCharType="begin"/>
      </w:r>
      <w:r w:rsidRPr="008A1E14">
        <w:rPr>
          <w:lang w:val="en-US"/>
          <w:rPrChange w:id="52" w:author="Dall, Gabriele" w:date="2024-04-03T08:23:00Z">
            <w:rPr/>
          </w:rPrChange>
        </w:rPr>
        <w:instrText>HYPERLINK "https://standards.cencenelec.eu/dyn/www/f?p=205:110:0::::FSP_PROJECT:62007&amp;cs=16D9EEBE9B7C024A15F0CCDEE76075355"</w:instrText>
      </w:r>
      <w:r>
        <w:fldChar w:fldCharType="separate"/>
      </w:r>
      <w:r w:rsidRPr="006E071B">
        <w:rPr>
          <w:rStyle w:val="Hyperlink"/>
          <w:rFonts w:ascii="Calibri" w:hAnsi="Calibri"/>
          <w:sz w:val="22"/>
          <w:szCs w:val="22"/>
          <w:lang w:val="en-GB" w:eastAsia="en-US"/>
        </w:rPr>
        <w:t>BII10 Contract Notice</w:t>
      </w:r>
      <w:r>
        <w:rPr>
          <w:rStyle w:val="Hyperlink"/>
          <w:rFonts w:ascii="Calibri" w:hAnsi="Calibri"/>
          <w:sz w:val="22"/>
          <w:szCs w:val="22"/>
          <w:lang w:val="en-GB" w:eastAsia="en-US"/>
        </w:rPr>
        <w:fldChar w:fldCharType="end"/>
      </w:r>
      <w:r w:rsidRPr="0011631D">
        <w:rPr>
          <w:lang w:val="en-US"/>
        </w:rPr>
        <w:t xml:space="preserve"> </w:t>
      </w:r>
      <w:r w:rsidRPr="006E071B">
        <w:rPr>
          <w:rFonts w:ascii="Calibri" w:hAnsi="Calibri"/>
          <w:sz w:val="22"/>
          <w:szCs w:val="22"/>
          <w:lang w:val="en-GB" w:eastAsia="en-US"/>
        </w:rPr>
        <w:t>(CWA 17026-101) and</w:t>
      </w:r>
      <w:r w:rsidRPr="0011631D">
        <w:rPr>
          <w:lang w:val="en-US"/>
        </w:rPr>
        <w:t xml:space="preserve"> </w:t>
      </w:r>
      <w:r>
        <w:fldChar w:fldCharType="begin"/>
      </w:r>
      <w:r w:rsidRPr="008A1E14">
        <w:rPr>
          <w:lang w:val="en-US"/>
          <w:rPrChange w:id="53" w:author="Dall, Gabriele" w:date="2024-04-03T08:23:00Z">
            <w:rPr/>
          </w:rPrChange>
        </w:rPr>
        <w:instrText>HYPERLINK "https://standards.cencenelec.eu/dyn/www/f?p=205:110:0::::FSP_PROJECT:62009&amp;cs=1807B03E8AA497A2C66F5BA5A25A5A3AF"</w:instrText>
      </w:r>
      <w:r>
        <w:fldChar w:fldCharType="separate"/>
      </w:r>
      <w:r w:rsidRPr="006E071B">
        <w:rPr>
          <w:rStyle w:val="Hyperlink"/>
          <w:rFonts w:ascii="Calibri" w:hAnsi="Calibri"/>
          <w:sz w:val="22"/>
          <w:szCs w:val="22"/>
          <w:lang w:val="en-GB" w:eastAsia="en-US"/>
        </w:rPr>
        <w:t>BII43 Contract Award Notice</w:t>
      </w:r>
      <w:r>
        <w:rPr>
          <w:rStyle w:val="Hyperlink"/>
          <w:rFonts w:ascii="Calibri" w:hAnsi="Calibri"/>
          <w:sz w:val="22"/>
          <w:szCs w:val="22"/>
          <w:lang w:val="en-GB" w:eastAsia="en-US"/>
        </w:rPr>
        <w:fldChar w:fldCharType="end"/>
      </w:r>
      <w:r w:rsidRPr="006E071B">
        <w:rPr>
          <w:rStyle w:val="Hyperlink"/>
          <w:rFonts w:ascii="Calibri" w:hAnsi="Calibri"/>
          <w:sz w:val="22"/>
          <w:szCs w:val="22"/>
          <w:lang w:val="en-GB" w:eastAsia="en-US"/>
        </w:rPr>
        <w:t xml:space="preserve"> </w:t>
      </w:r>
      <w:r w:rsidRPr="006E071B">
        <w:rPr>
          <w:rFonts w:ascii="Calibri" w:hAnsi="Calibri"/>
          <w:sz w:val="22"/>
          <w:szCs w:val="22"/>
          <w:lang w:val="en-GB" w:eastAsia="en-US"/>
        </w:rPr>
        <w:t xml:space="preserve">(CWA 17026-103) describe the exchange of notices between a contracting body or his representative and a publisher. In Peppol, these profiles are covered by the </w:t>
      </w:r>
      <w:proofErr w:type="spellStart"/>
      <w:r w:rsidRPr="006E071B">
        <w:rPr>
          <w:rFonts w:ascii="Calibri" w:hAnsi="Calibri"/>
          <w:sz w:val="22"/>
          <w:szCs w:val="22"/>
          <w:lang w:val="en-GB" w:eastAsia="en-US"/>
        </w:rPr>
        <w:t>Peppol</w:t>
      </w:r>
      <w:proofErr w:type="spellEnd"/>
      <w:r w:rsidRPr="006E071B">
        <w:rPr>
          <w:rFonts w:ascii="Calibri" w:hAnsi="Calibri"/>
          <w:sz w:val="22"/>
          <w:szCs w:val="22"/>
          <w:lang w:val="en-GB" w:eastAsia="en-US"/>
        </w:rPr>
        <w:t xml:space="preserve"> BIS</w:t>
      </w:r>
      <w:r w:rsidRPr="0011631D">
        <w:rPr>
          <w:lang w:val="en-US"/>
        </w:rPr>
        <w:t xml:space="preserve"> </w:t>
      </w:r>
      <w:r>
        <w:fldChar w:fldCharType="begin"/>
      </w:r>
      <w:r w:rsidRPr="008A1E14">
        <w:rPr>
          <w:lang w:val="en-US"/>
          <w:rPrChange w:id="54" w:author="Dall, Gabriele" w:date="2024-04-03T08:23:00Z">
            <w:rPr/>
          </w:rPrChange>
        </w:rPr>
        <w:instrText>HYPERLINK "https://docs.peppol.eu/pracc/profiles/p008/index.html"</w:instrText>
      </w:r>
      <w:r>
        <w:fldChar w:fldCharType="separate"/>
      </w:r>
      <w:r w:rsidRPr="006E071B">
        <w:rPr>
          <w:rStyle w:val="Hyperlink"/>
          <w:rFonts w:ascii="Calibri" w:hAnsi="Calibri"/>
          <w:sz w:val="22"/>
          <w:szCs w:val="22"/>
          <w:lang w:val="en-GB" w:eastAsia="en-US"/>
        </w:rPr>
        <w:t>P008 Publish Notice</w:t>
      </w:r>
      <w:r>
        <w:rPr>
          <w:rStyle w:val="Hyperlink"/>
          <w:rFonts w:ascii="Calibri" w:hAnsi="Calibri"/>
          <w:sz w:val="22"/>
          <w:szCs w:val="22"/>
          <w:lang w:val="en-GB" w:eastAsia="en-US"/>
        </w:rPr>
        <w:fldChar w:fldCharType="end"/>
      </w:r>
      <w:r w:rsidRPr="006E071B">
        <w:rPr>
          <w:rStyle w:val="Hyperlink"/>
          <w:rFonts w:ascii="Calibri" w:hAnsi="Calibri"/>
          <w:sz w:val="22"/>
          <w:szCs w:val="22"/>
          <w:lang w:val="en-GB" w:eastAsia="en-US"/>
        </w:rPr>
        <w:t xml:space="preserve"> </w:t>
      </w:r>
      <w:r w:rsidRPr="006E071B">
        <w:rPr>
          <w:rFonts w:ascii="Calibri" w:hAnsi="Calibri"/>
          <w:sz w:val="22"/>
          <w:szCs w:val="22"/>
          <w:lang w:val="en-GB" w:eastAsia="en-US"/>
        </w:rPr>
        <w:t xml:space="preserve">which provides electronic messaging support to publish a prior information notice, a contract notice or a contract award notice. Thus, </w:t>
      </w:r>
      <w:proofErr w:type="spellStart"/>
      <w:r w:rsidRPr="006E071B">
        <w:rPr>
          <w:rFonts w:ascii="Calibri" w:hAnsi="Calibri"/>
          <w:sz w:val="22"/>
          <w:szCs w:val="22"/>
          <w:lang w:val="en-GB" w:eastAsia="en-US"/>
        </w:rPr>
        <w:t>Peppol</w:t>
      </w:r>
      <w:proofErr w:type="spellEnd"/>
      <w:r w:rsidRPr="006E071B">
        <w:rPr>
          <w:rFonts w:ascii="Calibri" w:hAnsi="Calibri"/>
          <w:sz w:val="22"/>
          <w:szCs w:val="22"/>
          <w:lang w:val="en-GB" w:eastAsia="en-US"/>
        </w:rPr>
        <w:t xml:space="preserve"> BIS</w:t>
      </w:r>
      <w:r w:rsidRPr="0011631D">
        <w:rPr>
          <w:lang w:val="en-US"/>
        </w:rPr>
        <w:t xml:space="preserve"> </w:t>
      </w:r>
      <w:r>
        <w:fldChar w:fldCharType="begin"/>
      </w:r>
      <w:r w:rsidRPr="008A1E14">
        <w:rPr>
          <w:lang w:val="en-US"/>
          <w:rPrChange w:id="55" w:author="Dall, Gabriele" w:date="2024-04-03T08:23:00Z">
            <w:rPr/>
          </w:rPrChange>
        </w:rPr>
        <w:instrText>HYPERLINK "https://docs.peppol.eu/pracc/profiles/p008/index.html"</w:instrText>
      </w:r>
      <w:r>
        <w:fldChar w:fldCharType="separate"/>
      </w:r>
      <w:r w:rsidRPr="006E071B">
        <w:rPr>
          <w:rStyle w:val="Hyperlink"/>
          <w:rFonts w:ascii="Calibri" w:hAnsi="Calibri"/>
          <w:sz w:val="22"/>
          <w:szCs w:val="22"/>
          <w:lang w:val="en-GB" w:eastAsia="en-US"/>
        </w:rPr>
        <w:t>P008 Publish Notice</w:t>
      </w:r>
      <w:r>
        <w:rPr>
          <w:rStyle w:val="Hyperlink"/>
          <w:rFonts w:ascii="Calibri" w:hAnsi="Calibri"/>
          <w:sz w:val="22"/>
          <w:szCs w:val="22"/>
          <w:lang w:val="en-GB" w:eastAsia="en-US"/>
        </w:rPr>
        <w:fldChar w:fldCharType="end"/>
      </w:r>
      <w:r w:rsidRPr="0011631D">
        <w:rPr>
          <w:lang w:val="en-US"/>
        </w:rPr>
        <w:t xml:space="preserve"> </w:t>
      </w:r>
      <w:r w:rsidRPr="006E071B">
        <w:rPr>
          <w:rFonts w:ascii="Calibri" w:hAnsi="Calibri"/>
          <w:sz w:val="22"/>
          <w:szCs w:val="22"/>
          <w:lang w:val="en-GB" w:eastAsia="en-US"/>
        </w:rPr>
        <w:t>helps contracting bodies to announce business opportunities and contract awards in public procurement procedures.</w:t>
      </w:r>
    </w:p>
    <w:p w14:paraId="36868AAC" w14:textId="1A45D2DE" w:rsidR="0011631D" w:rsidRPr="006E071B" w:rsidRDefault="0011631D" w:rsidP="0011631D">
      <w:pPr>
        <w:pStyle w:val="StandardWeb"/>
        <w:rPr>
          <w:rFonts w:ascii="Calibri" w:hAnsi="Calibri"/>
          <w:sz w:val="22"/>
          <w:szCs w:val="22"/>
          <w:lang w:val="en-GB" w:eastAsia="en-US"/>
        </w:rPr>
      </w:pPr>
      <w:r w:rsidRPr="006E071B">
        <w:rPr>
          <w:rFonts w:ascii="Calibri" w:hAnsi="Calibri"/>
          <w:sz w:val="22"/>
          <w:szCs w:val="22"/>
          <w:lang w:val="en-GB" w:eastAsia="en-US"/>
        </w:rPr>
        <w:t xml:space="preserve">In the EU, </w:t>
      </w:r>
      <w:r>
        <w:fldChar w:fldCharType="begin"/>
      </w:r>
      <w:r w:rsidRPr="008A1E14">
        <w:rPr>
          <w:lang w:val="en-US"/>
          <w:rPrChange w:id="56" w:author="Dall, Gabriele" w:date="2024-04-03T08:23:00Z">
            <w:rPr/>
          </w:rPrChange>
        </w:rPr>
        <w:instrText>HYPERLINK "https://simap.ted.europa.eu/eforms"</w:instrText>
      </w:r>
      <w:r>
        <w:fldChar w:fldCharType="separate"/>
      </w:r>
      <w:r w:rsidR="00346068" w:rsidRPr="006E071B">
        <w:rPr>
          <w:rStyle w:val="Hyperlink"/>
          <w:rFonts w:ascii="Calibri" w:hAnsi="Calibri"/>
          <w:sz w:val="22"/>
          <w:szCs w:val="22"/>
          <w:lang w:val="en-GB" w:eastAsia="en-US"/>
        </w:rPr>
        <w:t>eForms</w:t>
      </w:r>
      <w:r>
        <w:rPr>
          <w:rStyle w:val="Hyperlink"/>
          <w:rFonts w:ascii="Calibri" w:hAnsi="Calibri"/>
          <w:sz w:val="22"/>
          <w:szCs w:val="22"/>
          <w:lang w:val="en-GB" w:eastAsia="en-US"/>
        </w:rPr>
        <w:fldChar w:fldCharType="end"/>
      </w:r>
      <w:r w:rsidR="00346068" w:rsidRPr="006E071B">
        <w:rPr>
          <w:rStyle w:val="Hyperlink"/>
          <w:rFonts w:ascii="Calibri" w:hAnsi="Calibri"/>
          <w:sz w:val="22"/>
          <w:szCs w:val="22"/>
          <w:lang w:val="en-GB" w:eastAsia="en-US"/>
        </w:rPr>
        <w:t xml:space="preserve"> </w:t>
      </w:r>
      <w:r w:rsidRPr="006E071B">
        <w:rPr>
          <w:rFonts w:ascii="Calibri" w:hAnsi="Calibri"/>
          <w:sz w:val="22"/>
          <w:szCs w:val="22"/>
          <w:lang w:val="en-GB" w:eastAsia="en-US"/>
        </w:rPr>
        <w:t xml:space="preserve"> are used to publish notices above threshold on Tenders Electronic Daily (TED)—an online portal for public procurement notices from across the EU. On the national level public procurement decision makers can benefit from eForms through tailoring and defining a national approach to the various aspects of eForms, e.g. using them for contracts below thresholds, considering different policies and requirements.</w:t>
      </w:r>
    </w:p>
    <w:p w14:paraId="6282BD14" w14:textId="35207FC8" w:rsidR="0011631D" w:rsidRPr="006E071B" w:rsidRDefault="0011631D" w:rsidP="0011631D">
      <w:pPr>
        <w:pStyle w:val="StandardWeb"/>
        <w:rPr>
          <w:rFonts w:ascii="Calibri" w:hAnsi="Calibri"/>
          <w:sz w:val="22"/>
          <w:szCs w:val="22"/>
          <w:lang w:val="en-GB" w:eastAsia="en-US"/>
        </w:rPr>
      </w:pPr>
      <w:r w:rsidRPr="006E071B">
        <w:rPr>
          <w:rFonts w:ascii="Calibri" w:hAnsi="Calibri"/>
          <w:sz w:val="22"/>
          <w:szCs w:val="22"/>
          <w:lang w:val="en-GB" w:eastAsia="en-US"/>
        </w:rPr>
        <w:t xml:space="preserve">The </w:t>
      </w:r>
      <w:proofErr w:type="spellStart"/>
      <w:r w:rsidRPr="006E071B">
        <w:rPr>
          <w:rFonts w:ascii="Calibri" w:hAnsi="Calibri"/>
          <w:sz w:val="22"/>
          <w:szCs w:val="22"/>
          <w:lang w:val="en-GB" w:eastAsia="en-US"/>
        </w:rPr>
        <w:t>Peppol</w:t>
      </w:r>
      <w:proofErr w:type="spellEnd"/>
      <w:r w:rsidRPr="006E071B">
        <w:rPr>
          <w:rFonts w:ascii="Calibri" w:hAnsi="Calibri"/>
          <w:sz w:val="22"/>
          <w:szCs w:val="22"/>
          <w:lang w:val="en-GB" w:eastAsia="en-US"/>
        </w:rPr>
        <w:t xml:space="preserve"> BIS</w:t>
      </w:r>
      <w:r w:rsidRPr="0011631D">
        <w:rPr>
          <w:lang w:val="en-US"/>
        </w:rPr>
        <w:t xml:space="preserve"> </w:t>
      </w:r>
      <w:r>
        <w:fldChar w:fldCharType="begin"/>
      </w:r>
      <w:r w:rsidRPr="008A1E14">
        <w:rPr>
          <w:lang w:val="en-US"/>
          <w:rPrChange w:id="57" w:author="Dall, Gabriele" w:date="2024-04-03T08:23:00Z">
            <w:rPr/>
          </w:rPrChange>
        </w:rPr>
        <w:instrText>HYPERLINK "https://docs.peppol.eu/pracc/profiles/p006/index.html"</w:instrText>
      </w:r>
      <w:r>
        <w:fldChar w:fldCharType="separate"/>
      </w:r>
      <w:r w:rsidRPr="006E071B">
        <w:rPr>
          <w:rStyle w:val="Hyperlink"/>
          <w:rFonts w:ascii="Calibri" w:hAnsi="Calibri"/>
          <w:sz w:val="22"/>
          <w:szCs w:val="22"/>
          <w:lang w:val="en-GB" w:eastAsia="en-US"/>
        </w:rPr>
        <w:t>P006 Search Notice</w:t>
      </w:r>
      <w:r>
        <w:rPr>
          <w:rStyle w:val="Hyperlink"/>
          <w:rFonts w:ascii="Calibri" w:hAnsi="Calibri"/>
          <w:sz w:val="22"/>
          <w:szCs w:val="22"/>
          <w:lang w:val="en-GB" w:eastAsia="en-US"/>
        </w:rPr>
        <w:fldChar w:fldCharType="end"/>
      </w:r>
      <w:r w:rsidRPr="006E071B">
        <w:rPr>
          <w:rStyle w:val="Hyperlink"/>
          <w:rFonts w:ascii="Calibri" w:hAnsi="Calibri"/>
          <w:sz w:val="22"/>
          <w:szCs w:val="22"/>
          <w:lang w:val="en-GB" w:eastAsia="en-US"/>
        </w:rPr>
        <w:t xml:space="preserve"> </w:t>
      </w:r>
      <w:r w:rsidRPr="006E071B">
        <w:rPr>
          <w:rFonts w:ascii="Calibri" w:hAnsi="Calibri"/>
          <w:sz w:val="22"/>
          <w:szCs w:val="22"/>
          <w:lang w:val="en-GB" w:eastAsia="en-US"/>
        </w:rPr>
        <w:t>supports a process by which a notification platform can be queried along a set of parameters to find relevant notices and related metadata required by other PEPPOL BISs. The profile is based on CEN WS/BII 3 Profile</w:t>
      </w:r>
      <w:r w:rsidRPr="0011631D">
        <w:rPr>
          <w:lang w:val="en-US"/>
        </w:rPr>
        <w:t xml:space="preserve"> </w:t>
      </w:r>
      <w:r>
        <w:fldChar w:fldCharType="begin"/>
      </w:r>
      <w:r w:rsidRPr="008A1E14">
        <w:rPr>
          <w:lang w:val="en-US"/>
          <w:rPrChange w:id="58" w:author="Dall, Gabriele" w:date="2024-04-03T08:23:00Z">
            <w:rPr/>
          </w:rPrChange>
        </w:rPr>
        <w:instrText>HYPERLINK "https://standards.cencenelec.eu/dyn/www/f?p=205:110:0::::FSP_PROJECT:62010&amp;cs=1628543602EFDE54C11B8136021A5621A"</w:instrText>
      </w:r>
      <w:r>
        <w:fldChar w:fldCharType="separate"/>
      </w:r>
      <w:r w:rsidRPr="006E071B">
        <w:rPr>
          <w:rStyle w:val="Hyperlink"/>
          <w:rFonts w:ascii="Calibri" w:hAnsi="Calibri"/>
          <w:sz w:val="22"/>
          <w:szCs w:val="22"/>
          <w:lang w:val="en-GB" w:eastAsia="en-US"/>
        </w:rPr>
        <w:t>BII45 Search Notice</w:t>
      </w:r>
      <w:r w:rsidRPr="0011631D">
        <w:rPr>
          <w:rStyle w:val="Hyperlink"/>
          <w:rFonts w:eastAsia="Arial"/>
          <w:lang w:val="en-US"/>
        </w:rPr>
        <w:t xml:space="preserve"> </w:t>
      </w:r>
      <w:r>
        <w:rPr>
          <w:rStyle w:val="Hyperlink"/>
          <w:rFonts w:eastAsia="Arial"/>
          <w:lang w:val="en-US"/>
        </w:rPr>
        <w:fldChar w:fldCharType="end"/>
      </w:r>
      <w:r w:rsidRPr="006E071B">
        <w:rPr>
          <w:rFonts w:ascii="Calibri" w:hAnsi="Calibri"/>
          <w:sz w:val="22"/>
          <w:szCs w:val="22"/>
          <w:lang w:val="en-GB" w:eastAsia="en-US"/>
        </w:rPr>
        <w:t>(CWA 17026-104:2016). The transactions, specified in BIS</w:t>
      </w:r>
      <w:r w:rsidRPr="0011631D">
        <w:rPr>
          <w:lang w:val="en-US"/>
        </w:rPr>
        <w:t xml:space="preserve"> </w:t>
      </w:r>
      <w:r>
        <w:fldChar w:fldCharType="begin"/>
      </w:r>
      <w:r w:rsidRPr="008A1E14">
        <w:rPr>
          <w:lang w:val="en-US"/>
          <w:rPrChange w:id="59" w:author="Dall, Gabriele" w:date="2024-04-03T08:23:00Z">
            <w:rPr/>
          </w:rPrChange>
        </w:rPr>
        <w:instrText>HYPERLINK "https://docs.peppol.eu/pracc/profiles/p006/index.html"</w:instrText>
      </w:r>
      <w:r>
        <w:fldChar w:fldCharType="separate"/>
      </w:r>
      <w:r w:rsidRPr="006E071B">
        <w:rPr>
          <w:rStyle w:val="Hyperlink"/>
          <w:rFonts w:ascii="Calibri" w:hAnsi="Calibri"/>
          <w:sz w:val="22"/>
          <w:szCs w:val="22"/>
          <w:lang w:val="en-GB" w:eastAsia="en-US"/>
        </w:rPr>
        <w:t>P006 Search Notice</w:t>
      </w:r>
      <w:r>
        <w:rPr>
          <w:rStyle w:val="Hyperlink"/>
          <w:rFonts w:ascii="Calibri" w:hAnsi="Calibri"/>
          <w:sz w:val="22"/>
          <w:szCs w:val="22"/>
          <w:lang w:val="en-GB" w:eastAsia="en-US"/>
        </w:rPr>
        <w:fldChar w:fldCharType="end"/>
      </w:r>
      <w:r w:rsidRPr="006E071B">
        <w:rPr>
          <w:rStyle w:val="Hyperlink"/>
          <w:rFonts w:ascii="Calibri" w:hAnsi="Calibri"/>
          <w:sz w:val="22"/>
          <w:szCs w:val="22"/>
          <w:lang w:val="en-GB" w:eastAsia="en-US"/>
        </w:rPr>
        <w:t xml:space="preserve"> </w:t>
      </w:r>
      <w:r w:rsidRPr="006E071B">
        <w:rPr>
          <w:rFonts w:ascii="Calibri" w:hAnsi="Calibri"/>
          <w:sz w:val="22"/>
          <w:szCs w:val="22"/>
          <w:lang w:val="en-GB" w:eastAsia="en-US"/>
        </w:rPr>
        <w:t xml:space="preserve">are intended to be exchanged between </w:t>
      </w:r>
      <w:proofErr w:type="spellStart"/>
      <w:r w:rsidRPr="006E071B">
        <w:rPr>
          <w:rFonts w:ascii="Calibri" w:hAnsi="Calibri"/>
          <w:sz w:val="22"/>
          <w:szCs w:val="22"/>
          <w:lang w:val="en-GB" w:eastAsia="en-US"/>
        </w:rPr>
        <w:t>eTendering</w:t>
      </w:r>
      <w:proofErr w:type="spellEnd"/>
      <w:r w:rsidRPr="006E071B">
        <w:rPr>
          <w:rFonts w:ascii="Calibri" w:hAnsi="Calibri"/>
          <w:sz w:val="22"/>
          <w:szCs w:val="22"/>
          <w:lang w:val="en-GB" w:eastAsia="en-US"/>
        </w:rPr>
        <w:t xml:space="preserve"> systems and Publication Bodies but they can be adopted by many other actors. Since the</w:t>
      </w:r>
      <w:r w:rsidRPr="0011631D">
        <w:rPr>
          <w:lang w:val="en-US"/>
        </w:rPr>
        <w:t xml:space="preserve"> </w:t>
      </w:r>
      <w:r>
        <w:fldChar w:fldCharType="begin"/>
      </w:r>
      <w:r w:rsidRPr="008A1E14">
        <w:rPr>
          <w:lang w:val="en-US"/>
          <w:rPrChange w:id="60" w:author="Dall, Gabriele" w:date="2024-04-03T08:23:00Z">
            <w:rPr/>
          </w:rPrChange>
        </w:rPr>
        <w:instrText>HYPERLINK "https://docs.peppol.eu/pracc/profiles/p006/index.html"</w:instrText>
      </w:r>
      <w:r>
        <w:fldChar w:fldCharType="separate"/>
      </w:r>
      <w:r w:rsidRPr="006E071B">
        <w:rPr>
          <w:rStyle w:val="Hyperlink"/>
          <w:rFonts w:ascii="Calibri" w:hAnsi="Calibri"/>
          <w:sz w:val="22"/>
          <w:szCs w:val="22"/>
          <w:lang w:val="en-GB" w:eastAsia="en-US"/>
        </w:rPr>
        <w:t>P006 Search Notice</w:t>
      </w:r>
      <w:r>
        <w:rPr>
          <w:rStyle w:val="Hyperlink"/>
          <w:rFonts w:ascii="Calibri" w:hAnsi="Calibri"/>
          <w:sz w:val="22"/>
          <w:szCs w:val="22"/>
          <w:lang w:val="en-GB" w:eastAsia="en-US"/>
        </w:rPr>
        <w:fldChar w:fldCharType="end"/>
      </w:r>
      <w:r w:rsidRPr="0011631D">
        <w:rPr>
          <w:lang w:val="en-US"/>
        </w:rPr>
        <w:t xml:space="preserve"> </w:t>
      </w:r>
      <w:r w:rsidRPr="006E071B">
        <w:rPr>
          <w:rFonts w:ascii="Calibri" w:hAnsi="Calibri"/>
          <w:sz w:val="22"/>
          <w:szCs w:val="22"/>
          <w:lang w:val="en-GB" w:eastAsia="en-US"/>
        </w:rPr>
        <w:t xml:space="preserve">provides access to Open Data, it also provides possibilities for the establishment of new business models that allow monitoring, the provision of statistical information or easy access for economic operators to business opportunities in different countries across </w:t>
      </w:r>
      <w:proofErr w:type="spellStart"/>
      <w:r w:rsidRPr="006E071B">
        <w:rPr>
          <w:rFonts w:ascii="Calibri" w:hAnsi="Calibri"/>
          <w:sz w:val="22"/>
          <w:szCs w:val="22"/>
          <w:lang w:val="en-GB" w:eastAsia="en-US"/>
        </w:rPr>
        <w:t>eTendering</w:t>
      </w:r>
      <w:proofErr w:type="spellEnd"/>
      <w:r w:rsidRPr="006E071B">
        <w:rPr>
          <w:rFonts w:ascii="Calibri" w:hAnsi="Calibri"/>
          <w:sz w:val="22"/>
          <w:szCs w:val="22"/>
          <w:lang w:val="en-GB" w:eastAsia="en-US"/>
        </w:rPr>
        <w:t xml:space="preserve"> and </w:t>
      </w:r>
      <w:proofErr w:type="spellStart"/>
      <w:r w:rsidRPr="006E071B">
        <w:rPr>
          <w:rFonts w:ascii="Calibri" w:hAnsi="Calibri"/>
          <w:sz w:val="22"/>
          <w:szCs w:val="22"/>
          <w:lang w:val="en-GB" w:eastAsia="en-US"/>
        </w:rPr>
        <w:t>eNotification</w:t>
      </w:r>
      <w:proofErr w:type="spellEnd"/>
      <w:r w:rsidRPr="006E071B">
        <w:rPr>
          <w:rFonts w:ascii="Calibri" w:hAnsi="Calibri"/>
          <w:sz w:val="22"/>
          <w:szCs w:val="22"/>
          <w:lang w:val="en-GB" w:eastAsia="en-US"/>
        </w:rPr>
        <w:t xml:space="preserve"> platforms.</w:t>
      </w:r>
    </w:p>
    <w:p w14:paraId="295EBB72" w14:textId="4A33DC5A" w:rsidR="00093540" w:rsidRPr="00346068" w:rsidRDefault="0011631D" w:rsidP="00346068">
      <w:pPr>
        <w:pStyle w:val="StandardWeb"/>
        <w:rPr>
          <w:rFonts w:ascii="Calibri" w:hAnsi="Calibri"/>
          <w:sz w:val="22"/>
          <w:szCs w:val="22"/>
          <w:lang w:val="en-GB" w:eastAsia="en-US"/>
        </w:rPr>
      </w:pPr>
      <w:r w:rsidRPr="006E071B">
        <w:rPr>
          <w:rFonts w:ascii="Calibri" w:hAnsi="Calibri"/>
          <w:sz w:val="22"/>
          <w:szCs w:val="22"/>
          <w:lang w:val="en-GB" w:eastAsia="en-US"/>
        </w:rPr>
        <w:t xml:space="preserve">In order to execute the </w:t>
      </w:r>
      <w:proofErr w:type="spellStart"/>
      <w:r w:rsidRPr="006E071B">
        <w:rPr>
          <w:rFonts w:ascii="Calibri" w:hAnsi="Calibri"/>
          <w:sz w:val="22"/>
          <w:szCs w:val="22"/>
          <w:lang w:val="en-GB" w:eastAsia="en-US"/>
        </w:rPr>
        <w:t>Peppol</w:t>
      </w:r>
      <w:proofErr w:type="spellEnd"/>
      <w:r w:rsidRPr="006E071B">
        <w:rPr>
          <w:rFonts w:ascii="Calibri" w:hAnsi="Calibri"/>
          <w:sz w:val="22"/>
          <w:szCs w:val="22"/>
          <w:lang w:val="en-GB" w:eastAsia="en-US"/>
        </w:rPr>
        <w:t xml:space="preserve"> BIS</w:t>
      </w:r>
      <w:r w:rsidRPr="0011631D">
        <w:rPr>
          <w:lang w:val="en-US"/>
        </w:rPr>
        <w:t xml:space="preserve"> </w:t>
      </w:r>
      <w:r>
        <w:fldChar w:fldCharType="begin"/>
      </w:r>
      <w:r w:rsidRPr="008A1E14">
        <w:rPr>
          <w:lang w:val="en-US"/>
          <w:rPrChange w:id="61" w:author="Dall, Gabriele" w:date="2024-04-03T08:23:00Z">
            <w:rPr/>
          </w:rPrChange>
        </w:rPr>
        <w:instrText>HYPERLINK "https://docs.peppol.eu/pracc/profiles/p008/index.html"</w:instrText>
      </w:r>
      <w:r>
        <w:fldChar w:fldCharType="separate"/>
      </w:r>
      <w:r w:rsidRPr="006E071B">
        <w:rPr>
          <w:rStyle w:val="Hyperlink"/>
          <w:rFonts w:ascii="Calibri" w:hAnsi="Calibri"/>
          <w:sz w:val="22"/>
          <w:szCs w:val="22"/>
          <w:lang w:val="en-GB" w:eastAsia="en-US"/>
        </w:rPr>
        <w:t>P008 Publish Notice</w:t>
      </w:r>
      <w:r>
        <w:rPr>
          <w:rStyle w:val="Hyperlink"/>
          <w:rFonts w:ascii="Calibri" w:hAnsi="Calibri"/>
          <w:sz w:val="22"/>
          <w:szCs w:val="22"/>
          <w:lang w:val="en-GB" w:eastAsia="en-US"/>
        </w:rPr>
        <w:fldChar w:fldCharType="end"/>
      </w:r>
      <w:r w:rsidRPr="006E071B">
        <w:rPr>
          <w:rStyle w:val="Hyperlink"/>
          <w:rFonts w:ascii="Calibri" w:hAnsi="Calibri"/>
          <w:sz w:val="22"/>
          <w:szCs w:val="22"/>
          <w:lang w:val="en-GB" w:eastAsia="en-US"/>
        </w:rPr>
        <w:t xml:space="preserve"> </w:t>
      </w:r>
      <w:r w:rsidRPr="006E071B">
        <w:rPr>
          <w:rFonts w:ascii="Calibri" w:hAnsi="Calibri"/>
          <w:sz w:val="22"/>
          <w:szCs w:val="22"/>
          <w:lang w:val="en-GB" w:eastAsia="en-US"/>
        </w:rPr>
        <w:t xml:space="preserve">and </w:t>
      </w:r>
      <w:proofErr w:type="spellStart"/>
      <w:r w:rsidRPr="006E071B">
        <w:rPr>
          <w:rFonts w:ascii="Calibri" w:hAnsi="Calibri"/>
          <w:sz w:val="22"/>
          <w:szCs w:val="22"/>
          <w:lang w:val="en-GB" w:eastAsia="en-US"/>
        </w:rPr>
        <w:t>Peppol</w:t>
      </w:r>
      <w:proofErr w:type="spellEnd"/>
      <w:r w:rsidRPr="006E071B">
        <w:rPr>
          <w:rFonts w:ascii="Calibri" w:hAnsi="Calibri"/>
          <w:sz w:val="22"/>
          <w:szCs w:val="22"/>
          <w:lang w:val="en-GB" w:eastAsia="en-US"/>
        </w:rPr>
        <w:t xml:space="preserve"> BIS</w:t>
      </w:r>
      <w:r w:rsidRPr="0011631D">
        <w:rPr>
          <w:lang w:val="en-US"/>
        </w:rPr>
        <w:t xml:space="preserve"> </w:t>
      </w:r>
      <w:r>
        <w:fldChar w:fldCharType="begin"/>
      </w:r>
      <w:r w:rsidRPr="008A1E14">
        <w:rPr>
          <w:lang w:val="en-US"/>
          <w:rPrChange w:id="62" w:author="Dall, Gabriele" w:date="2024-04-03T08:23:00Z">
            <w:rPr/>
          </w:rPrChange>
        </w:rPr>
        <w:instrText>HYPERLINK "https://docs.peppol.eu/pracc/profiles/p006/index.html"</w:instrText>
      </w:r>
      <w:r>
        <w:fldChar w:fldCharType="separate"/>
      </w:r>
      <w:r w:rsidRPr="006E071B">
        <w:rPr>
          <w:rStyle w:val="Hyperlink"/>
          <w:rFonts w:ascii="Calibri" w:hAnsi="Calibri"/>
          <w:sz w:val="22"/>
          <w:szCs w:val="22"/>
          <w:lang w:val="en-GB" w:eastAsia="en-US"/>
        </w:rPr>
        <w:t>P006 Search Notice</w:t>
      </w:r>
      <w:r>
        <w:rPr>
          <w:rStyle w:val="Hyperlink"/>
          <w:rFonts w:ascii="Calibri" w:hAnsi="Calibri"/>
          <w:sz w:val="22"/>
          <w:szCs w:val="22"/>
          <w:lang w:val="en-GB" w:eastAsia="en-US"/>
        </w:rPr>
        <w:fldChar w:fldCharType="end"/>
      </w:r>
      <w:r w:rsidRPr="0011631D">
        <w:rPr>
          <w:lang w:val="en-US"/>
        </w:rPr>
        <w:t xml:space="preserve">, </w:t>
      </w:r>
      <w:r w:rsidRPr="006E071B">
        <w:rPr>
          <w:rFonts w:ascii="Calibri" w:hAnsi="Calibri"/>
          <w:sz w:val="22"/>
          <w:szCs w:val="22"/>
          <w:lang w:val="en-GB" w:eastAsia="en-US"/>
        </w:rPr>
        <w:t xml:space="preserve">it is necessary that the parties have </w:t>
      </w:r>
      <w:proofErr w:type="spellStart"/>
      <w:r w:rsidRPr="006E071B">
        <w:rPr>
          <w:rFonts w:ascii="Calibri" w:hAnsi="Calibri"/>
          <w:sz w:val="22"/>
          <w:szCs w:val="22"/>
          <w:lang w:val="en-GB" w:eastAsia="en-US"/>
        </w:rPr>
        <w:t>Peppol</w:t>
      </w:r>
      <w:proofErr w:type="spellEnd"/>
      <w:r w:rsidRPr="006E071B">
        <w:rPr>
          <w:rFonts w:ascii="Calibri" w:hAnsi="Calibri"/>
          <w:sz w:val="22"/>
          <w:szCs w:val="22"/>
          <w:lang w:val="en-GB" w:eastAsia="en-US"/>
        </w:rPr>
        <w:t xml:space="preserve"> </w:t>
      </w:r>
      <w:proofErr w:type="spellStart"/>
      <w:r w:rsidRPr="006E071B">
        <w:rPr>
          <w:rFonts w:ascii="Calibri" w:hAnsi="Calibri"/>
          <w:sz w:val="22"/>
          <w:szCs w:val="22"/>
          <w:lang w:val="en-GB" w:eastAsia="en-US"/>
        </w:rPr>
        <w:t>eDelivery</w:t>
      </w:r>
      <w:proofErr w:type="spellEnd"/>
      <w:r w:rsidRPr="006E071B">
        <w:rPr>
          <w:rFonts w:ascii="Calibri" w:hAnsi="Calibri"/>
          <w:sz w:val="22"/>
          <w:szCs w:val="22"/>
          <w:lang w:val="en-GB" w:eastAsia="en-US"/>
        </w:rPr>
        <w:t xml:space="preserve"> in place to enable them to send and receive the transactions in a secure way. Implementers must also support</w:t>
      </w:r>
      <w:r w:rsidRPr="0011631D">
        <w:rPr>
          <w:lang w:val="en-US"/>
        </w:rPr>
        <w:t xml:space="preserve"> </w:t>
      </w:r>
      <w:r>
        <w:fldChar w:fldCharType="begin"/>
      </w:r>
      <w:r w:rsidRPr="008A1E14">
        <w:rPr>
          <w:lang w:val="en-US"/>
          <w:rPrChange w:id="63" w:author="Dall, Gabriele" w:date="2024-04-03T08:23:00Z">
            <w:rPr/>
          </w:rPrChange>
        </w:rPr>
        <w:instrText>HYPERLINK "https://simap.ted.europa.eu/eforms"</w:instrText>
      </w:r>
      <w:r>
        <w:fldChar w:fldCharType="separate"/>
      </w:r>
      <w:r w:rsidRPr="006E071B">
        <w:rPr>
          <w:rStyle w:val="Hyperlink"/>
          <w:rFonts w:ascii="Calibri" w:hAnsi="Calibri"/>
          <w:sz w:val="22"/>
          <w:szCs w:val="22"/>
          <w:lang w:val="en-GB" w:eastAsia="en-US"/>
        </w:rPr>
        <w:t>eForms</w:t>
      </w:r>
      <w:r>
        <w:rPr>
          <w:rStyle w:val="Hyperlink"/>
          <w:rFonts w:ascii="Calibri" w:hAnsi="Calibri"/>
          <w:sz w:val="22"/>
          <w:szCs w:val="22"/>
          <w:lang w:val="en-GB" w:eastAsia="en-US"/>
        </w:rPr>
        <w:fldChar w:fldCharType="end"/>
      </w:r>
      <w:r w:rsidRPr="006E071B">
        <w:rPr>
          <w:rStyle w:val="Hyperlink"/>
          <w:rFonts w:ascii="Calibri" w:hAnsi="Calibri"/>
          <w:sz w:val="22"/>
          <w:szCs w:val="22"/>
          <w:lang w:val="en-GB" w:eastAsia="en-US"/>
        </w:rPr>
        <w:t xml:space="preserve"> </w:t>
      </w:r>
      <w:r w:rsidRPr="006E071B">
        <w:rPr>
          <w:rFonts w:ascii="Calibri" w:hAnsi="Calibri"/>
          <w:sz w:val="22"/>
          <w:szCs w:val="22"/>
          <w:lang w:val="en-GB" w:eastAsia="en-US"/>
        </w:rPr>
        <w:t>content model because the transactions are based on the EU-wide eForms standard.</w:t>
      </w:r>
    </w:p>
    <w:p w14:paraId="295EBB73" w14:textId="77777777" w:rsidR="00093540" w:rsidRDefault="00A045BC">
      <w:pPr>
        <w:pStyle w:val="berschrift2"/>
        <w:rPr>
          <w:lang w:val="en-GB"/>
        </w:rPr>
      </w:pPr>
      <w:bookmarkStart w:id="64" w:name="_Toc162022352"/>
      <w:r>
        <w:rPr>
          <w:lang w:val="en-GB"/>
        </w:rPr>
        <w:t>Tendering procedures in scope of this guideline</w:t>
      </w:r>
      <w:bookmarkEnd w:id="64"/>
    </w:p>
    <w:p w14:paraId="0ED3FA15" w14:textId="08D995E2" w:rsidR="00DB4F48" w:rsidRPr="00DB4F48" w:rsidRDefault="00DB4F48" w:rsidP="00DB4F48">
      <w:pPr>
        <w:pStyle w:val="StandardWeb"/>
        <w:rPr>
          <w:rFonts w:ascii="Calibri" w:hAnsi="Calibri"/>
          <w:sz w:val="22"/>
          <w:szCs w:val="22"/>
          <w:lang w:val="en-GB" w:eastAsia="en-US"/>
        </w:rPr>
      </w:pPr>
      <w:proofErr w:type="gramStart"/>
      <w:r w:rsidRPr="00DB4F48">
        <w:rPr>
          <w:rFonts w:ascii="Calibri" w:hAnsi="Calibri"/>
          <w:sz w:val="22"/>
          <w:szCs w:val="22"/>
          <w:lang w:val="en-GB" w:eastAsia="en-US"/>
        </w:rPr>
        <w:t>For the purpose of</w:t>
      </w:r>
      <w:proofErr w:type="gramEnd"/>
      <w:r w:rsidRPr="00DB4F48">
        <w:rPr>
          <w:rFonts w:ascii="Calibri" w:hAnsi="Calibri"/>
          <w:sz w:val="22"/>
          <w:szCs w:val="22"/>
          <w:lang w:val="en-GB" w:eastAsia="en-US"/>
        </w:rPr>
        <w:t xml:space="preserve"> initiating electronic tendering via </w:t>
      </w:r>
      <w:proofErr w:type="spellStart"/>
      <w:r w:rsidRPr="00DB4F48">
        <w:rPr>
          <w:rFonts w:ascii="Calibri" w:hAnsi="Calibri"/>
          <w:sz w:val="22"/>
          <w:szCs w:val="22"/>
          <w:lang w:val="en-GB" w:eastAsia="en-US"/>
        </w:rPr>
        <w:t>Peppol</w:t>
      </w:r>
      <w:proofErr w:type="spellEnd"/>
      <w:r w:rsidRPr="00DB4F48">
        <w:rPr>
          <w:rFonts w:ascii="Calibri" w:hAnsi="Calibri"/>
          <w:sz w:val="22"/>
          <w:szCs w:val="22"/>
          <w:lang w:val="en-GB" w:eastAsia="en-US"/>
        </w:rPr>
        <w:t xml:space="preserve">, the </w:t>
      </w:r>
      <w:proofErr w:type="spellStart"/>
      <w:r w:rsidRPr="00DB4F48">
        <w:rPr>
          <w:rFonts w:ascii="Calibri" w:hAnsi="Calibri"/>
          <w:sz w:val="22"/>
          <w:szCs w:val="22"/>
          <w:lang w:val="en-GB" w:eastAsia="en-US"/>
        </w:rPr>
        <w:t>Peppol</w:t>
      </w:r>
      <w:proofErr w:type="spellEnd"/>
      <w:r w:rsidRPr="00DB4F48">
        <w:rPr>
          <w:rFonts w:ascii="Calibri" w:hAnsi="Calibri"/>
          <w:sz w:val="22"/>
          <w:szCs w:val="22"/>
          <w:lang w:val="en-GB" w:eastAsia="en-US"/>
        </w:rPr>
        <w:t xml:space="preserve"> BIS</w:t>
      </w:r>
      <w:r w:rsidRPr="00DB4F48">
        <w:rPr>
          <w:lang w:val="en-US"/>
        </w:rPr>
        <w:t xml:space="preserve"> </w:t>
      </w:r>
      <w:r>
        <w:fldChar w:fldCharType="begin"/>
      </w:r>
      <w:r w:rsidRPr="008A1E14">
        <w:rPr>
          <w:lang w:val="en-US"/>
          <w:rPrChange w:id="65" w:author="Dall, Gabriele" w:date="2024-04-03T08:23:00Z">
            <w:rPr/>
          </w:rPrChange>
        </w:rPr>
        <w:instrText>HYPERLINK "https://docs.peppol.eu/pracc/profiles/p006/index.html"</w:instrText>
      </w:r>
      <w:r>
        <w:fldChar w:fldCharType="separate"/>
      </w:r>
      <w:r w:rsidRPr="00DB4F48">
        <w:rPr>
          <w:rStyle w:val="Hyperlink"/>
          <w:rFonts w:ascii="Calibri" w:hAnsi="Calibri"/>
          <w:sz w:val="22"/>
          <w:szCs w:val="22"/>
          <w:lang w:val="en-GB" w:eastAsia="en-US"/>
        </w:rPr>
        <w:t>P006 Search Notice</w:t>
      </w:r>
      <w:r>
        <w:rPr>
          <w:rStyle w:val="Hyperlink"/>
          <w:rFonts w:ascii="Calibri" w:hAnsi="Calibri"/>
          <w:sz w:val="22"/>
          <w:szCs w:val="22"/>
          <w:lang w:val="en-GB" w:eastAsia="en-US"/>
        </w:rPr>
        <w:fldChar w:fldCharType="end"/>
      </w:r>
      <w:r w:rsidRPr="00DB4F48">
        <w:rPr>
          <w:lang w:val="en-US"/>
        </w:rPr>
        <w:t xml:space="preserve"> </w:t>
      </w:r>
      <w:r w:rsidRPr="00DB4F48">
        <w:rPr>
          <w:rFonts w:ascii="Calibri" w:hAnsi="Calibri"/>
          <w:sz w:val="22"/>
          <w:szCs w:val="22"/>
          <w:lang w:val="en-GB" w:eastAsia="en-US"/>
        </w:rPr>
        <w:t>plays a significant role. When the contracting body has published a notice, the interested economic operators who finds it may want to subscribe to this procedure by using PEPPOL</w:t>
      </w:r>
      <w:r w:rsidRPr="00DB4F48">
        <w:rPr>
          <w:lang w:val="en-US"/>
        </w:rPr>
        <w:t xml:space="preserve"> </w:t>
      </w:r>
      <w:r>
        <w:fldChar w:fldCharType="begin"/>
      </w:r>
      <w:r w:rsidRPr="008A1E14">
        <w:rPr>
          <w:lang w:val="en-US"/>
          <w:rPrChange w:id="66" w:author="Dall, Gabriele" w:date="2024-04-03T08:23:00Z">
            <w:rPr/>
          </w:rPrChange>
        </w:rPr>
        <w:instrText>HYPERLINK "https://docs.peppol.eu/pracc/profiles/p001/index.html"</w:instrText>
      </w:r>
      <w:r>
        <w:fldChar w:fldCharType="separate"/>
      </w:r>
      <w:r w:rsidRPr="00DB4F48">
        <w:rPr>
          <w:rStyle w:val="Hyperlink"/>
          <w:rFonts w:ascii="Calibri" w:hAnsi="Calibri"/>
          <w:sz w:val="22"/>
          <w:szCs w:val="22"/>
          <w:lang w:val="en-GB" w:eastAsia="en-US"/>
        </w:rPr>
        <w:t>P001 Procurement procedure subscription</w:t>
      </w:r>
      <w:r>
        <w:rPr>
          <w:rStyle w:val="Hyperlink"/>
          <w:rFonts w:ascii="Calibri" w:hAnsi="Calibri"/>
          <w:sz w:val="22"/>
          <w:szCs w:val="22"/>
          <w:lang w:val="en-GB" w:eastAsia="en-US"/>
        </w:rPr>
        <w:fldChar w:fldCharType="end"/>
      </w:r>
      <w:r w:rsidRPr="00DB4F48">
        <w:rPr>
          <w:lang w:val="en-US"/>
        </w:rPr>
        <w:t xml:space="preserve"> </w:t>
      </w:r>
      <w:r w:rsidRPr="00DB4F48">
        <w:rPr>
          <w:rFonts w:ascii="Calibri" w:hAnsi="Calibri"/>
          <w:sz w:val="22"/>
          <w:szCs w:val="22"/>
          <w:lang w:val="en-GB" w:eastAsia="en-US"/>
        </w:rPr>
        <w:t>based on</w:t>
      </w:r>
      <w:r w:rsidRPr="00DB4F48">
        <w:rPr>
          <w:lang w:val="en-US"/>
        </w:rPr>
        <w:t xml:space="preserve"> </w:t>
      </w:r>
      <w:r>
        <w:fldChar w:fldCharType="begin"/>
      </w:r>
      <w:r w:rsidRPr="008A1E14">
        <w:rPr>
          <w:lang w:val="en-US"/>
          <w:rPrChange w:id="67" w:author="Dall, Gabriele" w:date="2024-04-03T08:23:00Z">
            <w:rPr/>
          </w:rPrChange>
        </w:rPr>
        <w:instrText>HYPERLINK "https://standards.cencenelec.eu/dyn/www/f?p=205:110:0::::FSP_PROJECT:62028&amp;cs=16B7CFE594685D73AD82275DFFE3FCC55"</w:instrText>
      </w:r>
      <w:r>
        <w:fldChar w:fldCharType="separate"/>
      </w:r>
      <w:r w:rsidRPr="00DB4F48">
        <w:rPr>
          <w:rStyle w:val="Hyperlink"/>
          <w:rFonts w:ascii="Calibri" w:hAnsi="Calibri"/>
          <w:sz w:val="22"/>
          <w:szCs w:val="22"/>
          <w:lang w:val="en-GB" w:eastAsia="en-US"/>
        </w:rPr>
        <w:t>BII46 Subscribe to Procedure</w:t>
      </w:r>
      <w:r>
        <w:rPr>
          <w:rStyle w:val="Hyperlink"/>
          <w:rFonts w:ascii="Calibri" w:hAnsi="Calibri"/>
          <w:sz w:val="22"/>
          <w:szCs w:val="22"/>
          <w:lang w:val="en-GB" w:eastAsia="en-US"/>
        </w:rPr>
        <w:fldChar w:fldCharType="end"/>
      </w:r>
      <w:r w:rsidRPr="00DB4F48">
        <w:rPr>
          <w:rFonts w:ascii="Calibri" w:hAnsi="Calibri"/>
          <w:sz w:val="22"/>
          <w:szCs w:val="22"/>
          <w:lang w:val="en-GB" w:eastAsia="en-US"/>
        </w:rPr>
        <w:t>.</w:t>
      </w:r>
      <w:r w:rsidRPr="00DB4F48">
        <w:rPr>
          <w:lang w:val="en-US"/>
        </w:rPr>
        <w:t xml:space="preserve"> </w:t>
      </w:r>
      <w:r w:rsidRPr="00DB4F48">
        <w:rPr>
          <w:rFonts w:ascii="Calibri" w:hAnsi="Calibri"/>
          <w:sz w:val="22"/>
          <w:szCs w:val="22"/>
          <w:lang w:val="en-GB" w:eastAsia="en-US"/>
        </w:rPr>
        <w:t>Thereby, the Profile</w:t>
      </w:r>
      <w:r w:rsidRPr="00DB4F48">
        <w:rPr>
          <w:lang w:val="en-US"/>
        </w:rPr>
        <w:t xml:space="preserve"> </w:t>
      </w:r>
      <w:r>
        <w:fldChar w:fldCharType="begin"/>
      </w:r>
      <w:r w:rsidRPr="008A1E14">
        <w:rPr>
          <w:lang w:val="en-US"/>
          <w:rPrChange w:id="68" w:author="Dall, Gabriele" w:date="2024-04-03T08:23:00Z">
            <w:rPr/>
          </w:rPrChange>
        </w:rPr>
        <w:instrText>HYPERLINK "https://docs.peppol.eu/pracc/profiles/p006/index.html"</w:instrText>
      </w:r>
      <w:r>
        <w:fldChar w:fldCharType="separate"/>
      </w:r>
      <w:r w:rsidRPr="00DB4F48">
        <w:rPr>
          <w:rStyle w:val="Hyperlink"/>
          <w:rFonts w:ascii="Calibri" w:hAnsi="Calibri"/>
          <w:sz w:val="22"/>
          <w:szCs w:val="22"/>
          <w:lang w:val="en-GB" w:eastAsia="en-US"/>
        </w:rPr>
        <w:t>P006 Search Notice</w:t>
      </w:r>
      <w:r>
        <w:rPr>
          <w:rStyle w:val="Hyperlink"/>
          <w:rFonts w:ascii="Calibri" w:hAnsi="Calibri"/>
          <w:sz w:val="22"/>
          <w:szCs w:val="22"/>
          <w:lang w:val="en-GB" w:eastAsia="en-US"/>
        </w:rPr>
        <w:fldChar w:fldCharType="end"/>
      </w:r>
      <w:r w:rsidRPr="00DB4F48">
        <w:rPr>
          <w:lang w:val="en-US"/>
        </w:rPr>
        <w:t xml:space="preserve"> </w:t>
      </w:r>
      <w:r w:rsidRPr="00DB4F48">
        <w:rPr>
          <w:rFonts w:ascii="Calibri" w:hAnsi="Calibri"/>
          <w:sz w:val="22"/>
          <w:szCs w:val="22"/>
          <w:lang w:val="en-GB" w:eastAsia="en-US"/>
        </w:rPr>
        <w:t xml:space="preserve">delivers necessary </w:t>
      </w:r>
      <w:r w:rsidRPr="00DB4F48">
        <w:rPr>
          <w:rFonts w:ascii="Calibri" w:hAnsi="Calibri"/>
          <w:sz w:val="22"/>
          <w:szCs w:val="22"/>
          <w:lang w:val="en-GB" w:eastAsia="en-US"/>
        </w:rPr>
        <w:lastRenderedPageBreak/>
        <w:t>organisational and technical information to identify the procedure and contracting authority</w:t>
      </w:r>
      <w:ins w:id="69" w:author="Dall, Gabriele" w:date="2024-04-04T14:06:00Z">
        <w:r w:rsidR="006C112F">
          <w:rPr>
            <w:rStyle w:val="Funotenzeichen"/>
            <w:rFonts w:ascii="Calibri" w:hAnsi="Calibri"/>
            <w:sz w:val="22"/>
            <w:szCs w:val="22"/>
            <w:lang w:val="en-GB" w:eastAsia="en-US"/>
          </w:rPr>
          <w:footnoteReference w:id="2"/>
        </w:r>
      </w:ins>
      <w:r w:rsidRPr="00DB4F48">
        <w:rPr>
          <w:rFonts w:ascii="Calibri" w:hAnsi="Calibri"/>
          <w:sz w:val="22"/>
          <w:szCs w:val="22"/>
          <w:lang w:val="en-GB" w:eastAsia="en-US"/>
        </w:rPr>
        <w:t xml:space="preserve">. This information is required </w:t>
      </w:r>
      <w:r w:rsidR="00346068">
        <w:rPr>
          <w:rFonts w:ascii="Calibri" w:hAnsi="Calibri"/>
          <w:sz w:val="22"/>
          <w:szCs w:val="22"/>
          <w:lang w:val="en-GB" w:eastAsia="en-US"/>
        </w:rPr>
        <w:t xml:space="preserve">by Peppol implementers </w:t>
      </w:r>
      <w:r w:rsidRPr="00DB4F48">
        <w:rPr>
          <w:rFonts w:ascii="Calibri" w:hAnsi="Calibri"/>
          <w:sz w:val="22"/>
          <w:szCs w:val="22"/>
          <w:lang w:val="en-GB" w:eastAsia="en-US"/>
        </w:rPr>
        <w:t>because the request for procurement procedure subscription must be directed to the entity responsible for the procurement procedure.</w:t>
      </w:r>
    </w:p>
    <w:p w14:paraId="752DB37E" w14:textId="5D7ED63D" w:rsidR="00DB4F48" w:rsidRPr="00DB4F48" w:rsidRDefault="00DB4F48" w:rsidP="00DB4F48">
      <w:pPr>
        <w:pStyle w:val="StandardWeb"/>
        <w:rPr>
          <w:rFonts w:ascii="Calibri" w:hAnsi="Calibri"/>
          <w:sz w:val="22"/>
          <w:szCs w:val="22"/>
          <w:lang w:val="en-GB" w:eastAsia="en-US"/>
        </w:rPr>
      </w:pPr>
      <w:proofErr w:type="spellStart"/>
      <w:r w:rsidRPr="00DB4F48">
        <w:rPr>
          <w:rFonts w:ascii="Calibri" w:hAnsi="Calibri"/>
          <w:sz w:val="22"/>
          <w:szCs w:val="22"/>
          <w:lang w:val="en-GB" w:eastAsia="en-US"/>
        </w:rPr>
        <w:t>eTendering</w:t>
      </w:r>
      <w:proofErr w:type="spellEnd"/>
      <w:r w:rsidRPr="00DB4F48">
        <w:rPr>
          <w:rFonts w:ascii="Calibri" w:hAnsi="Calibri"/>
          <w:sz w:val="22"/>
          <w:szCs w:val="22"/>
          <w:lang w:val="en-GB" w:eastAsia="en-US"/>
        </w:rPr>
        <w:t xml:space="preserve"> can be put in place using different procedures, depending on the value and the type of the contract to be awarded, on the legal nature of the contracting body and on specific member state national legislation</w:t>
      </w:r>
      <w:r w:rsidRPr="00DB4F48">
        <w:rPr>
          <w:lang w:val="en-US"/>
        </w:rPr>
        <w:t xml:space="preserve"> (</w:t>
      </w:r>
      <w:r>
        <w:fldChar w:fldCharType="begin"/>
      </w:r>
      <w:r w:rsidRPr="008A1E14">
        <w:rPr>
          <w:lang w:val="en-US"/>
          <w:rPrChange w:id="81" w:author="Dall, Gabriele" w:date="2024-04-03T08:23:00Z">
            <w:rPr/>
          </w:rPrChange>
        </w:rPr>
        <w:instrText>HYPERLINK "https://eur-lex.europa.eu/legal-content/DE/TXT/?uri=CELEX%3A32014L0024"</w:instrText>
      </w:r>
      <w:r>
        <w:fldChar w:fldCharType="separate"/>
      </w:r>
      <w:r w:rsidRPr="00DB4F48">
        <w:rPr>
          <w:rStyle w:val="Hyperlink"/>
          <w:rFonts w:ascii="Calibri" w:hAnsi="Calibri"/>
          <w:sz w:val="22"/>
          <w:szCs w:val="22"/>
          <w:lang w:val="en-GB" w:eastAsia="en-US"/>
        </w:rPr>
        <w:t>Directive 2014/24/EU</w:t>
      </w:r>
      <w:r>
        <w:rPr>
          <w:rStyle w:val="Hyperlink"/>
          <w:rFonts w:ascii="Calibri" w:hAnsi="Calibri"/>
          <w:sz w:val="22"/>
          <w:szCs w:val="22"/>
          <w:lang w:val="en-GB" w:eastAsia="en-US"/>
        </w:rPr>
        <w:fldChar w:fldCharType="end"/>
      </w:r>
      <w:r w:rsidRPr="00DB4F48">
        <w:rPr>
          <w:lang w:val="en-US"/>
        </w:rPr>
        <w:t xml:space="preserve"> </w:t>
      </w:r>
      <w:r w:rsidRPr="00DB4F48">
        <w:rPr>
          <w:rFonts w:ascii="Calibri" w:hAnsi="Calibri"/>
          <w:sz w:val="22"/>
          <w:szCs w:val="22"/>
          <w:lang w:val="en-GB" w:eastAsia="en-US"/>
        </w:rPr>
        <w:t>art. 26). Article 26 to 32 from</w:t>
      </w:r>
      <w:r w:rsidRPr="00DB4F48">
        <w:rPr>
          <w:lang w:val="en-US"/>
        </w:rPr>
        <w:t xml:space="preserve"> </w:t>
      </w:r>
      <w:r>
        <w:fldChar w:fldCharType="begin"/>
      </w:r>
      <w:r w:rsidRPr="008A1E14">
        <w:rPr>
          <w:lang w:val="en-US"/>
          <w:rPrChange w:id="82" w:author="Dall, Gabriele" w:date="2024-04-03T08:23:00Z">
            <w:rPr/>
          </w:rPrChange>
        </w:rPr>
        <w:instrText>HYPERLINK "https://eur-lex.europa.eu/legal-content/DE/TXT/?uri=CELEX%3A32014L0024"</w:instrText>
      </w:r>
      <w:r>
        <w:fldChar w:fldCharType="separate"/>
      </w:r>
      <w:r w:rsidRPr="00DB4F48">
        <w:rPr>
          <w:rStyle w:val="Hyperlink"/>
          <w:rFonts w:ascii="Calibri" w:hAnsi="Calibri"/>
          <w:sz w:val="22"/>
          <w:szCs w:val="22"/>
          <w:lang w:val="en-GB" w:eastAsia="en-US"/>
        </w:rPr>
        <w:t>Directive 2014/24/EU</w:t>
      </w:r>
      <w:r>
        <w:rPr>
          <w:rStyle w:val="Hyperlink"/>
          <w:rFonts w:ascii="Calibri" w:hAnsi="Calibri"/>
          <w:sz w:val="22"/>
          <w:szCs w:val="22"/>
          <w:lang w:val="en-GB" w:eastAsia="en-US"/>
        </w:rPr>
        <w:fldChar w:fldCharType="end"/>
      </w:r>
      <w:r w:rsidRPr="00DB4F48">
        <w:rPr>
          <w:lang w:val="en-US"/>
        </w:rPr>
        <w:t xml:space="preserve"> </w:t>
      </w:r>
      <w:r w:rsidRPr="00DB4F48">
        <w:rPr>
          <w:rFonts w:ascii="Calibri" w:hAnsi="Calibri"/>
          <w:sz w:val="22"/>
          <w:szCs w:val="22"/>
          <w:lang w:val="en-GB" w:eastAsia="en-US"/>
        </w:rPr>
        <w:t xml:space="preserve">and article 43 to 50 from </w:t>
      </w:r>
      <w:r>
        <w:fldChar w:fldCharType="begin"/>
      </w:r>
      <w:r w:rsidRPr="008A1E14">
        <w:rPr>
          <w:lang w:val="en-US"/>
          <w:rPrChange w:id="83" w:author="Dall, Gabriele" w:date="2024-04-03T08:23:00Z">
            <w:rPr/>
          </w:rPrChange>
        </w:rPr>
        <w:instrText>HYPERLINK "https://eur-lex.europa.eu/legal-content/EN/TXT/?uri=CELEX%3A32014L0025"</w:instrText>
      </w:r>
      <w:r>
        <w:fldChar w:fldCharType="separate"/>
      </w:r>
      <w:r w:rsidRPr="00125517">
        <w:rPr>
          <w:rStyle w:val="Hyperlink"/>
          <w:rFonts w:asciiTheme="minorHAnsi" w:hAnsiTheme="minorHAnsi" w:cstheme="minorHAnsi"/>
          <w:sz w:val="22"/>
          <w:szCs w:val="22"/>
          <w:lang w:val="en-GB"/>
        </w:rPr>
        <w:t>Directive</w:t>
      </w:r>
      <w:r w:rsidRPr="00CC1DBC">
        <w:rPr>
          <w:rFonts w:asciiTheme="minorHAnsi" w:hAnsiTheme="minorHAnsi" w:cstheme="minorHAnsi"/>
          <w:sz w:val="22"/>
          <w:szCs w:val="22"/>
          <w:lang w:val="en-GB" w:eastAsia="en-US"/>
        </w:rPr>
        <w:t xml:space="preserve"> </w:t>
      </w:r>
      <w:r w:rsidRPr="00125517">
        <w:rPr>
          <w:rStyle w:val="Hyperlink"/>
          <w:rFonts w:asciiTheme="minorHAnsi" w:hAnsiTheme="minorHAnsi" w:cstheme="minorHAnsi"/>
          <w:sz w:val="22"/>
          <w:szCs w:val="22"/>
          <w:lang w:val="en-GB"/>
        </w:rPr>
        <w:t>2014/25/EU</w:t>
      </w:r>
      <w:r>
        <w:rPr>
          <w:rStyle w:val="Hyperlink"/>
          <w:rFonts w:asciiTheme="minorHAnsi" w:hAnsiTheme="minorHAnsi" w:cstheme="minorHAnsi"/>
          <w:sz w:val="22"/>
          <w:szCs w:val="22"/>
          <w:lang w:val="en-GB"/>
        </w:rPr>
        <w:fldChar w:fldCharType="end"/>
      </w:r>
      <w:r w:rsidRPr="00DB4F48">
        <w:rPr>
          <w:rFonts w:ascii="Calibri" w:hAnsi="Calibri"/>
          <w:sz w:val="22"/>
          <w:szCs w:val="22"/>
          <w:lang w:val="en-GB" w:eastAsia="en-US"/>
        </w:rPr>
        <w:t xml:space="preserve"> describe the different tendering procedures that can be used by contracting bodies. For the purpose of electronic tendering, some of these procedures have been described in CEN WS/BII 3</w:t>
      </w:r>
      <w:r w:rsidRPr="00DB4F48">
        <w:rPr>
          <w:lang w:val="en-US"/>
        </w:rPr>
        <w:t xml:space="preserve"> </w:t>
      </w:r>
      <w:r>
        <w:fldChar w:fldCharType="begin"/>
      </w:r>
      <w:r w:rsidRPr="008A1E14">
        <w:rPr>
          <w:lang w:val="en-US"/>
          <w:rPrChange w:id="84" w:author="Dall, Gabriele" w:date="2024-04-03T08:23:00Z">
            <w:rPr/>
          </w:rPrChange>
        </w:rPr>
        <w:instrText>HYPERLINK "https://standards.cencenelec.eu/dyn/www/f?p=205:110:0::::FSP_PROJECT:62023&amp;cs=19453F711D73A2988EC334F37EE564AB1"</w:instrText>
      </w:r>
      <w:r>
        <w:fldChar w:fldCharType="separate"/>
      </w:r>
      <w:r w:rsidRPr="00DB4F48">
        <w:rPr>
          <w:rStyle w:val="Hyperlink"/>
          <w:rFonts w:ascii="Calibri" w:hAnsi="Calibri"/>
          <w:sz w:val="22"/>
          <w:szCs w:val="22"/>
          <w:lang w:val="en-GB" w:eastAsia="en-US"/>
        </w:rPr>
        <w:t>BII37 Open Procedure</w:t>
      </w:r>
      <w:r>
        <w:rPr>
          <w:rStyle w:val="Hyperlink"/>
          <w:rFonts w:ascii="Calibri" w:hAnsi="Calibri"/>
          <w:sz w:val="22"/>
          <w:szCs w:val="22"/>
          <w:lang w:val="en-GB" w:eastAsia="en-US"/>
        </w:rPr>
        <w:fldChar w:fldCharType="end"/>
      </w:r>
      <w:r w:rsidRPr="00DB4F48">
        <w:rPr>
          <w:lang w:val="en-US"/>
        </w:rPr>
        <w:t xml:space="preserve"> </w:t>
      </w:r>
      <w:r w:rsidRPr="00DB4F48">
        <w:rPr>
          <w:rFonts w:ascii="Calibri" w:hAnsi="Calibri"/>
          <w:sz w:val="22"/>
          <w:szCs w:val="22"/>
          <w:lang w:val="en-GB" w:eastAsia="en-US"/>
        </w:rPr>
        <w:t>(CWA 17027-106) and CEN WS/BII 3</w:t>
      </w:r>
      <w:r w:rsidRPr="00DB4F48">
        <w:rPr>
          <w:lang w:val="en-US"/>
        </w:rPr>
        <w:t xml:space="preserve"> </w:t>
      </w:r>
      <w:r>
        <w:fldChar w:fldCharType="begin"/>
      </w:r>
      <w:r w:rsidRPr="008A1E14">
        <w:rPr>
          <w:lang w:val="en-US"/>
          <w:rPrChange w:id="85" w:author="Dall, Gabriele" w:date="2024-04-03T08:23:00Z">
            <w:rPr/>
          </w:rPrChange>
        </w:rPr>
        <w:instrText>HYPERLINK "https://standards.cencenelec.eu/dyn/www/f?p=205:110:0::::FSP_PROJECT:62025&amp;cs=16FE060019144359C0A826411A5F67E89"</w:instrText>
      </w:r>
      <w:r>
        <w:fldChar w:fldCharType="separate"/>
      </w:r>
      <w:r w:rsidRPr="00DB4F48">
        <w:rPr>
          <w:rStyle w:val="Hyperlink"/>
          <w:rFonts w:ascii="Calibri" w:hAnsi="Calibri"/>
          <w:sz w:val="22"/>
          <w:szCs w:val="22"/>
          <w:lang w:val="en-GB" w:eastAsia="en-US"/>
        </w:rPr>
        <w:t>BII39 Restricted Procedure</w:t>
      </w:r>
      <w:r>
        <w:rPr>
          <w:rStyle w:val="Hyperlink"/>
          <w:rFonts w:ascii="Calibri" w:hAnsi="Calibri"/>
          <w:sz w:val="22"/>
          <w:szCs w:val="22"/>
          <w:lang w:val="en-GB" w:eastAsia="en-US"/>
        </w:rPr>
        <w:fldChar w:fldCharType="end"/>
      </w:r>
      <w:r w:rsidRPr="00DB4F48">
        <w:rPr>
          <w:lang w:val="en-US"/>
        </w:rPr>
        <w:t xml:space="preserve"> </w:t>
      </w:r>
      <w:r w:rsidRPr="00DB4F48">
        <w:rPr>
          <w:rFonts w:ascii="Calibri" w:hAnsi="Calibri"/>
          <w:sz w:val="22"/>
          <w:szCs w:val="22"/>
          <w:lang w:val="en-GB" w:eastAsia="en-US"/>
        </w:rPr>
        <w:t>(CWA 17027-108).</w:t>
      </w:r>
    </w:p>
    <w:p w14:paraId="06D9E1CC" w14:textId="6F8E89C3" w:rsidR="00CC1DBC" w:rsidRDefault="00DB4F48" w:rsidP="00CC1DBC">
      <w:pPr>
        <w:pStyle w:val="StandardWeb"/>
        <w:rPr>
          <w:rFonts w:ascii="Calibri" w:hAnsi="Calibri"/>
          <w:sz w:val="22"/>
          <w:szCs w:val="22"/>
          <w:lang w:val="en-GB" w:eastAsia="en-US"/>
        </w:rPr>
      </w:pPr>
      <w:r w:rsidRPr="00DB4F48">
        <w:rPr>
          <w:rFonts w:ascii="Calibri" w:hAnsi="Calibri"/>
          <w:sz w:val="22"/>
          <w:szCs w:val="22"/>
          <w:lang w:val="en-GB" w:eastAsia="en-US"/>
        </w:rPr>
        <w:t>In open procedures, any economic operator can access the call for tender</w:t>
      </w:r>
      <w:del w:id="86" w:author="Dall, Gabriele" w:date="2024-04-02T17:09:00Z">
        <w:r w:rsidRPr="00DB4F48" w:rsidDel="00400257">
          <w:rPr>
            <w:rFonts w:ascii="Calibri" w:hAnsi="Calibri"/>
            <w:sz w:val="22"/>
            <w:szCs w:val="22"/>
            <w:lang w:val="en-GB" w:eastAsia="en-US"/>
          </w:rPr>
          <w:delText>s</w:delText>
        </w:r>
      </w:del>
      <w:r w:rsidRPr="00DB4F48">
        <w:rPr>
          <w:rFonts w:ascii="Calibri" w:hAnsi="Calibri"/>
          <w:sz w:val="22"/>
          <w:szCs w:val="22"/>
          <w:lang w:val="en-GB" w:eastAsia="en-US"/>
        </w:rPr>
        <w:t xml:space="preserve"> documents and submit a tender before the time expires, without any previous assessment of their capabilities. </w:t>
      </w:r>
      <w:r w:rsidR="00CC1DBC" w:rsidRPr="00CC1DBC">
        <w:rPr>
          <w:rFonts w:ascii="Calibri" w:hAnsi="Calibri"/>
          <w:sz w:val="22"/>
          <w:szCs w:val="22"/>
          <w:lang w:val="en-GB" w:eastAsia="en-US"/>
        </w:rPr>
        <w:t>In restricted procedures, competitive dialogue procedures,</w:t>
      </w:r>
      <w:r w:rsidR="00CC1DBC">
        <w:rPr>
          <w:rFonts w:ascii="Calibri" w:hAnsi="Calibri"/>
          <w:sz w:val="22"/>
          <w:szCs w:val="22"/>
          <w:lang w:val="en-GB" w:eastAsia="en-US"/>
        </w:rPr>
        <w:t xml:space="preserve"> </w:t>
      </w:r>
      <w:r w:rsidR="00CC1DBC" w:rsidRPr="00CC1DBC">
        <w:rPr>
          <w:rFonts w:ascii="Calibri" w:hAnsi="Calibri"/>
          <w:sz w:val="22"/>
          <w:szCs w:val="22"/>
          <w:lang w:val="en-GB" w:eastAsia="en-US"/>
        </w:rPr>
        <w:t xml:space="preserve">innovation partnerships and </w:t>
      </w:r>
      <w:r w:rsidR="005E1CD5">
        <w:rPr>
          <w:rFonts w:ascii="Calibri" w:hAnsi="Calibri"/>
          <w:sz w:val="22"/>
          <w:szCs w:val="22"/>
          <w:lang w:val="en-GB" w:eastAsia="en-US"/>
        </w:rPr>
        <w:t>competitive procedure with negotiation</w:t>
      </w:r>
      <w:r w:rsidR="00CC1DBC" w:rsidRPr="00CC1DBC">
        <w:rPr>
          <w:rFonts w:ascii="Calibri" w:hAnsi="Calibri"/>
          <w:sz w:val="22"/>
          <w:szCs w:val="22"/>
          <w:lang w:val="en-GB" w:eastAsia="en-US"/>
        </w:rPr>
        <w:t>s with prior</w:t>
      </w:r>
      <w:r w:rsidR="00CC1DBC">
        <w:rPr>
          <w:rFonts w:ascii="Calibri" w:hAnsi="Calibri"/>
          <w:sz w:val="22"/>
          <w:szCs w:val="22"/>
          <w:lang w:val="en-GB" w:eastAsia="en-US"/>
        </w:rPr>
        <w:t xml:space="preserve"> </w:t>
      </w:r>
      <w:r w:rsidR="00CC1DBC" w:rsidRPr="00CC1DBC">
        <w:rPr>
          <w:rFonts w:ascii="Calibri" w:hAnsi="Calibri"/>
          <w:sz w:val="22"/>
          <w:szCs w:val="22"/>
          <w:lang w:val="en-GB" w:eastAsia="en-US"/>
        </w:rPr>
        <w:t>call for competition, contracting entities shall simultaneously</w:t>
      </w:r>
      <w:r w:rsidR="00CC1DBC">
        <w:rPr>
          <w:rFonts w:ascii="Calibri" w:hAnsi="Calibri"/>
          <w:sz w:val="22"/>
          <w:szCs w:val="22"/>
          <w:lang w:val="en-GB" w:eastAsia="en-US"/>
        </w:rPr>
        <w:t xml:space="preserve"> </w:t>
      </w:r>
      <w:r w:rsidR="00CC1DBC" w:rsidRPr="00CC1DBC">
        <w:rPr>
          <w:rFonts w:ascii="Calibri" w:hAnsi="Calibri"/>
          <w:sz w:val="22"/>
          <w:szCs w:val="22"/>
          <w:lang w:val="en-GB" w:eastAsia="en-US"/>
        </w:rPr>
        <w:t>and in writing invite the selected candidates to submit their</w:t>
      </w:r>
      <w:r w:rsidR="00CC1DBC">
        <w:rPr>
          <w:rFonts w:ascii="Calibri" w:hAnsi="Calibri"/>
          <w:sz w:val="22"/>
          <w:szCs w:val="22"/>
          <w:lang w:val="en-GB" w:eastAsia="en-US"/>
        </w:rPr>
        <w:t xml:space="preserve"> </w:t>
      </w:r>
      <w:r w:rsidR="00CC1DBC" w:rsidRPr="00CC1DBC">
        <w:rPr>
          <w:rFonts w:ascii="Calibri" w:hAnsi="Calibri"/>
          <w:sz w:val="22"/>
          <w:szCs w:val="22"/>
          <w:lang w:val="en-GB" w:eastAsia="en-US"/>
        </w:rPr>
        <w:t>tenders, to take part in the dialogue or to negotiate.</w:t>
      </w:r>
      <w:r w:rsidR="00F64046">
        <w:rPr>
          <w:rFonts w:ascii="Calibri" w:hAnsi="Calibri"/>
          <w:sz w:val="22"/>
          <w:szCs w:val="22"/>
          <w:lang w:val="en-GB" w:eastAsia="en-US"/>
        </w:rPr>
        <w:t xml:space="preserve"> </w:t>
      </w:r>
      <w:r w:rsidR="00F64046" w:rsidRPr="00F64046">
        <w:rPr>
          <w:rFonts w:ascii="Calibri" w:hAnsi="Calibri"/>
          <w:sz w:val="22"/>
          <w:szCs w:val="22"/>
          <w:lang w:val="en-GB" w:eastAsia="en-US"/>
        </w:rPr>
        <w:t>Before the Invitation to Tender, there is usually a qualification phase for the candidates</w:t>
      </w:r>
      <w:r w:rsidR="00125517">
        <w:rPr>
          <w:rFonts w:ascii="Calibri" w:hAnsi="Calibri"/>
          <w:sz w:val="22"/>
          <w:szCs w:val="22"/>
          <w:lang w:val="en-GB" w:eastAsia="en-US"/>
        </w:rPr>
        <w:t>.</w:t>
      </w:r>
    </w:p>
    <w:p w14:paraId="7CF627F9" w14:textId="22162890" w:rsidR="00DB4F48" w:rsidRPr="00DB4F48" w:rsidRDefault="00F64046" w:rsidP="00DB4F48">
      <w:pPr>
        <w:pStyle w:val="StandardWeb"/>
        <w:rPr>
          <w:lang w:val="en-US"/>
        </w:rPr>
      </w:pPr>
      <w:r w:rsidRPr="00F64046">
        <w:rPr>
          <w:rFonts w:ascii="Calibri" w:hAnsi="Calibri"/>
          <w:sz w:val="22"/>
          <w:szCs w:val="22"/>
          <w:lang w:val="en-GB" w:eastAsia="en-US"/>
        </w:rPr>
        <w:t xml:space="preserve">The sequence and orchestration of the process steps specified in the Peppol BIS can be put into the following </w:t>
      </w:r>
      <w:r>
        <w:rPr>
          <w:rFonts w:ascii="Calibri" w:hAnsi="Calibri"/>
          <w:sz w:val="22"/>
          <w:szCs w:val="22"/>
          <w:lang w:val="en-GB" w:eastAsia="en-US"/>
        </w:rPr>
        <w:t xml:space="preserve">principal </w:t>
      </w:r>
      <w:r w:rsidRPr="00F64046">
        <w:rPr>
          <w:rFonts w:ascii="Calibri" w:hAnsi="Calibri"/>
          <w:sz w:val="22"/>
          <w:szCs w:val="22"/>
          <w:lang w:val="en-GB" w:eastAsia="en-US"/>
        </w:rPr>
        <w:t>logical context</w:t>
      </w:r>
      <w:r>
        <w:rPr>
          <w:rFonts w:ascii="Calibri" w:hAnsi="Calibri"/>
          <w:sz w:val="22"/>
          <w:szCs w:val="22"/>
          <w:lang w:val="en-GB" w:eastAsia="en-US"/>
        </w:rPr>
        <w:t xml:space="preserve">. </w:t>
      </w:r>
      <w:r w:rsidR="00DB4F48" w:rsidRPr="00DB4F48">
        <w:rPr>
          <w:rFonts w:ascii="Calibri" w:hAnsi="Calibri"/>
          <w:sz w:val="22"/>
          <w:szCs w:val="22"/>
          <w:lang w:val="en-GB" w:eastAsia="en-US"/>
        </w:rPr>
        <w:t>When the contracting body has published a notice, the interested economic operators may subscribe (</w:t>
      </w:r>
      <w:r>
        <w:rPr>
          <w:rFonts w:ascii="Calibri" w:hAnsi="Calibri"/>
          <w:sz w:val="22"/>
          <w:szCs w:val="22"/>
          <w:lang w:val="en-GB" w:eastAsia="en-US"/>
        </w:rPr>
        <w:t xml:space="preserve">and later if necessary </w:t>
      </w:r>
      <w:r w:rsidR="00DB4F48" w:rsidRPr="00DB4F48">
        <w:rPr>
          <w:rFonts w:ascii="Calibri" w:hAnsi="Calibri"/>
          <w:sz w:val="22"/>
          <w:szCs w:val="22"/>
          <w:lang w:val="en-GB" w:eastAsia="en-US"/>
        </w:rPr>
        <w:t>unsubs</w:t>
      </w:r>
      <w:r w:rsidR="00125517">
        <w:rPr>
          <w:rFonts w:ascii="Calibri" w:hAnsi="Calibri"/>
          <w:sz w:val="22"/>
          <w:szCs w:val="22"/>
          <w:lang w:val="en-GB" w:eastAsia="en-US"/>
        </w:rPr>
        <w:t>c</w:t>
      </w:r>
      <w:r w:rsidR="00DB4F48" w:rsidRPr="00DB4F48">
        <w:rPr>
          <w:rFonts w:ascii="Calibri" w:hAnsi="Calibri"/>
          <w:sz w:val="22"/>
          <w:szCs w:val="22"/>
          <w:lang w:val="en-GB" w:eastAsia="en-US"/>
        </w:rPr>
        <w:t>ribe) to obtain (</w:t>
      </w:r>
      <w:r>
        <w:rPr>
          <w:rFonts w:ascii="Calibri" w:hAnsi="Calibri"/>
          <w:sz w:val="22"/>
          <w:szCs w:val="22"/>
          <w:lang w:val="en-GB" w:eastAsia="en-US"/>
        </w:rPr>
        <w:t xml:space="preserve">or </w:t>
      </w:r>
      <w:r w:rsidR="00DB4F48" w:rsidRPr="00DB4F48">
        <w:rPr>
          <w:rFonts w:ascii="Calibri" w:hAnsi="Calibri"/>
          <w:sz w:val="22"/>
          <w:szCs w:val="22"/>
          <w:lang w:val="en-GB" w:eastAsia="en-US"/>
        </w:rPr>
        <w:t>not obtain) tendering information using profile CEN WS/BII 3</w:t>
      </w:r>
      <w:r w:rsidR="00DB4F48" w:rsidRPr="00DB4F48">
        <w:rPr>
          <w:lang w:val="en-US"/>
        </w:rPr>
        <w:t xml:space="preserve"> </w:t>
      </w:r>
      <w:r>
        <w:fldChar w:fldCharType="begin"/>
      </w:r>
      <w:r w:rsidRPr="008A1E14">
        <w:rPr>
          <w:lang w:val="en-US"/>
          <w:rPrChange w:id="87" w:author="Dall, Gabriele" w:date="2024-04-03T08:23:00Z">
            <w:rPr/>
          </w:rPrChange>
        </w:rPr>
        <w:instrText>HYPERLINK "https://standards.cencenelec.eu/dyn/www/f?p=205:110:0::::FSP_PROJECT:62028&amp;cs=16B7CFE594685D73AD82275DFFE3FCC55"</w:instrText>
      </w:r>
      <w:r>
        <w:fldChar w:fldCharType="separate"/>
      </w:r>
      <w:r w:rsidR="00DB4F48" w:rsidRPr="00DB4F48">
        <w:rPr>
          <w:rStyle w:val="Hyperlink"/>
          <w:rFonts w:ascii="Calibri" w:hAnsi="Calibri"/>
          <w:sz w:val="22"/>
          <w:szCs w:val="22"/>
          <w:lang w:val="en-GB" w:eastAsia="en-US"/>
        </w:rPr>
        <w:t>BII46 Subscribe to Procedure</w:t>
      </w:r>
      <w:r>
        <w:rPr>
          <w:rStyle w:val="Hyperlink"/>
          <w:rFonts w:ascii="Calibri" w:hAnsi="Calibri"/>
          <w:sz w:val="22"/>
          <w:szCs w:val="22"/>
          <w:lang w:val="en-GB" w:eastAsia="en-US"/>
        </w:rPr>
        <w:fldChar w:fldCharType="end"/>
      </w:r>
      <w:r w:rsidR="00DB4F48" w:rsidRPr="00DB4F48">
        <w:rPr>
          <w:rStyle w:val="Hyperlink"/>
          <w:rFonts w:ascii="Calibri" w:hAnsi="Calibri"/>
          <w:sz w:val="22"/>
          <w:szCs w:val="22"/>
          <w:lang w:val="en-GB" w:eastAsia="en-US"/>
        </w:rPr>
        <w:t xml:space="preserve"> </w:t>
      </w:r>
      <w:r w:rsidR="00DB4F48" w:rsidRPr="00DB4F48">
        <w:rPr>
          <w:rFonts w:ascii="Calibri" w:hAnsi="Calibri"/>
          <w:sz w:val="22"/>
          <w:szCs w:val="22"/>
          <w:lang w:val="en-GB" w:eastAsia="en-US"/>
        </w:rPr>
        <w:t xml:space="preserve">(CWA 17027-111) covered by </w:t>
      </w:r>
      <w:proofErr w:type="spellStart"/>
      <w:r w:rsidR="00DB4F48" w:rsidRPr="00DB4F48">
        <w:rPr>
          <w:rFonts w:ascii="Calibri" w:hAnsi="Calibri"/>
          <w:sz w:val="22"/>
          <w:szCs w:val="22"/>
          <w:lang w:val="en-GB" w:eastAsia="en-US"/>
        </w:rPr>
        <w:t>Peppol</w:t>
      </w:r>
      <w:proofErr w:type="spellEnd"/>
      <w:r w:rsidR="00DB4F48" w:rsidRPr="00DB4F48">
        <w:rPr>
          <w:rFonts w:ascii="Calibri" w:hAnsi="Calibri"/>
          <w:sz w:val="22"/>
          <w:szCs w:val="22"/>
          <w:lang w:val="en-GB" w:eastAsia="en-US"/>
        </w:rPr>
        <w:t xml:space="preserve"> BIS</w:t>
      </w:r>
      <w:r w:rsidR="00DB4F48" w:rsidRPr="00DB4F48">
        <w:rPr>
          <w:lang w:val="en-US"/>
        </w:rPr>
        <w:t xml:space="preserve"> </w:t>
      </w:r>
      <w:r>
        <w:fldChar w:fldCharType="begin"/>
      </w:r>
      <w:r w:rsidRPr="008A1E14">
        <w:rPr>
          <w:lang w:val="en-US"/>
          <w:rPrChange w:id="88" w:author="Dall, Gabriele" w:date="2024-04-03T08:23:00Z">
            <w:rPr/>
          </w:rPrChange>
        </w:rPr>
        <w:instrText>HYPERLINK "https://docs.peppol.eu/pracc/profiles/p001/index.html"</w:instrText>
      </w:r>
      <w:r>
        <w:fldChar w:fldCharType="separate"/>
      </w:r>
      <w:r w:rsidR="00DB4F48" w:rsidRPr="00DB4F48">
        <w:rPr>
          <w:rStyle w:val="Hyperlink"/>
          <w:rFonts w:ascii="Calibri" w:hAnsi="Calibri"/>
          <w:sz w:val="22"/>
          <w:szCs w:val="22"/>
          <w:lang w:val="en-GB" w:eastAsia="en-US"/>
        </w:rPr>
        <w:t>P001 Procurement procedure subscription</w:t>
      </w:r>
      <w:r>
        <w:rPr>
          <w:rStyle w:val="Hyperlink"/>
          <w:rFonts w:ascii="Calibri" w:hAnsi="Calibri"/>
          <w:sz w:val="22"/>
          <w:szCs w:val="22"/>
          <w:lang w:val="en-GB" w:eastAsia="en-US"/>
        </w:rPr>
        <w:fldChar w:fldCharType="end"/>
      </w:r>
      <w:r w:rsidR="00DB4F48" w:rsidRPr="00DB4F48">
        <w:rPr>
          <w:lang w:val="en-US"/>
        </w:rPr>
        <w:t>.</w:t>
      </w:r>
    </w:p>
    <w:p w14:paraId="0A6881A8" w14:textId="0FF121AF" w:rsidR="00DB4F48" w:rsidRPr="00DB4F48" w:rsidRDefault="00DB4F48" w:rsidP="00DB4F48">
      <w:pPr>
        <w:pStyle w:val="StandardWeb"/>
        <w:rPr>
          <w:rFonts w:ascii="Calibri" w:hAnsi="Calibri"/>
          <w:sz w:val="22"/>
          <w:szCs w:val="22"/>
          <w:lang w:val="en-GB" w:eastAsia="en-US"/>
        </w:rPr>
      </w:pPr>
      <w:r w:rsidRPr="00DB4F48">
        <w:rPr>
          <w:rFonts w:ascii="Calibri" w:hAnsi="Calibri"/>
          <w:sz w:val="22"/>
          <w:szCs w:val="22"/>
          <w:lang w:val="en-GB" w:eastAsia="en-US"/>
        </w:rPr>
        <w:t xml:space="preserve">Once the interested economic operator has subscribed to an open procedure, the contracting authority provides the procurement documents by using </w:t>
      </w:r>
      <w:proofErr w:type="spellStart"/>
      <w:r w:rsidRPr="00DB4F48">
        <w:rPr>
          <w:rFonts w:ascii="Calibri" w:hAnsi="Calibri"/>
          <w:sz w:val="22"/>
          <w:szCs w:val="22"/>
          <w:lang w:val="en-GB" w:eastAsia="en-US"/>
        </w:rPr>
        <w:t>Peppol</w:t>
      </w:r>
      <w:proofErr w:type="spellEnd"/>
      <w:r w:rsidRPr="00DB4F48">
        <w:rPr>
          <w:rFonts w:ascii="Calibri" w:hAnsi="Calibri"/>
          <w:sz w:val="22"/>
          <w:szCs w:val="22"/>
          <w:lang w:val="en-GB" w:eastAsia="en-US"/>
        </w:rPr>
        <w:t xml:space="preserve"> BIS</w:t>
      </w:r>
      <w:r w:rsidRPr="00DB4F48">
        <w:rPr>
          <w:lang w:val="en-US"/>
        </w:rPr>
        <w:t xml:space="preserve"> </w:t>
      </w:r>
      <w:r>
        <w:fldChar w:fldCharType="begin"/>
      </w:r>
      <w:r w:rsidRPr="008A1E14">
        <w:rPr>
          <w:lang w:val="en-US"/>
          <w:rPrChange w:id="89" w:author="Dall, Gabriele" w:date="2024-04-03T08:23:00Z">
            <w:rPr/>
          </w:rPrChange>
        </w:rPr>
        <w:instrText>HYPERLINK "https://docs.peppol.eu/pracc/profiles/p002/index.html"</w:instrText>
      </w:r>
      <w:r>
        <w:fldChar w:fldCharType="separate"/>
      </w:r>
      <w:r w:rsidRPr="00DB4F48">
        <w:rPr>
          <w:rStyle w:val="Hyperlink"/>
          <w:rFonts w:ascii="Calibri" w:hAnsi="Calibri"/>
          <w:sz w:val="22"/>
          <w:szCs w:val="22"/>
          <w:lang w:val="en-GB" w:eastAsia="en-US"/>
        </w:rPr>
        <w:t>P002 Procurement document access</w:t>
      </w:r>
      <w:r>
        <w:rPr>
          <w:rStyle w:val="Hyperlink"/>
          <w:rFonts w:ascii="Calibri" w:hAnsi="Calibri"/>
          <w:sz w:val="22"/>
          <w:szCs w:val="22"/>
          <w:lang w:val="en-GB" w:eastAsia="en-US"/>
        </w:rPr>
        <w:fldChar w:fldCharType="end"/>
      </w:r>
      <w:r w:rsidRPr="00DB4F48">
        <w:rPr>
          <w:lang w:val="en-US"/>
        </w:rPr>
        <w:t xml:space="preserve">. </w:t>
      </w:r>
      <w:r w:rsidRPr="00DB4F48">
        <w:rPr>
          <w:rFonts w:ascii="Calibri" w:hAnsi="Calibri"/>
          <w:sz w:val="22"/>
          <w:szCs w:val="22"/>
          <w:lang w:val="en-GB" w:eastAsia="en-US"/>
        </w:rPr>
        <w:t>The BIS P002 is based on CEN WS/BII 3</w:t>
      </w:r>
      <w:r w:rsidRPr="00DB4F48">
        <w:rPr>
          <w:lang w:val="en-US"/>
        </w:rPr>
        <w:t xml:space="preserve"> </w:t>
      </w:r>
      <w:r>
        <w:fldChar w:fldCharType="begin"/>
      </w:r>
      <w:r w:rsidRPr="008A1E14">
        <w:rPr>
          <w:lang w:val="en-US"/>
          <w:rPrChange w:id="90" w:author="Dall, Gabriele" w:date="2024-04-03T08:23:00Z">
            <w:rPr/>
          </w:rPrChange>
        </w:rPr>
        <w:instrText>HYPERLINK "https://standards.cencenelec.eu/dyn/www/f?p=205:110:0::::FSP_PROJECT:62055&amp;cs=1FA2AB7C9A0F601605C549112B7B93DA3"</w:instrText>
      </w:r>
      <w:r>
        <w:fldChar w:fldCharType="separate"/>
      </w:r>
      <w:r w:rsidRPr="00DB4F48">
        <w:rPr>
          <w:rStyle w:val="Hyperlink"/>
          <w:rFonts w:ascii="Calibri" w:hAnsi="Calibri"/>
          <w:sz w:val="22"/>
          <w:szCs w:val="22"/>
          <w:lang w:val="en-GB" w:eastAsia="en-US"/>
        </w:rPr>
        <w:t>BII60 Tender Status Inquiry</w:t>
      </w:r>
      <w:r>
        <w:rPr>
          <w:rStyle w:val="Hyperlink"/>
          <w:rFonts w:ascii="Calibri" w:hAnsi="Calibri"/>
          <w:sz w:val="22"/>
          <w:szCs w:val="22"/>
          <w:lang w:val="en-GB" w:eastAsia="en-US"/>
        </w:rPr>
        <w:fldChar w:fldCharType="end"/>
      </w:r>
      <w:r w:rsidRPr="00DB4F48">
        <w:rPr>
          <w:lang w:val="en-US"/>
        </w:rPr>
        <w:t xml:space="preserve"> </w:t>
      </w:r>
      <w:r w:rsidRPr="00DB4F48">
        <w:rPr>
          <w:rFonts w:ascii="Calibri" w:hAnsi="Calibri"/>
          <w:sz w:val="22"/>
          <w:szCs w:val="22"/>
          <w:lang w:val="en-GB" w:eastAsia="en-US"/>
        </w:rPr>
        <w:t>(CWA 17027-123) and CEN WS/BII 3</w:t>
      </w:r>
      <w:r w:rsidRPr="00DB4F48">
        <w:rPr>
          <w:lang w:val="en-US"/>
        </w:rPr>
        <w:t xml:space="preserve"> </w:t>
      </w:r>
      <w:r>
        <w:fldChar w:fldCharType="begin"/>
      </w:r>
      <w:r w:rsidRPr="008A1E14">
        <w:rPr>
          <w:lang w:val="en-US"/>
          <w:rPrChange w:id="91" w:author="Dall, Gabriele" w:date="2024-04-03T08:23:00Z">
            <w:rPr/>
          </w:rPrChange>
        </w:rPr>
        <w:instrText>HYPERLINK "https://standards.cencenelec.eu/dyn/www/f?p=205:110:0::::FSP_PROJECT:62029&amp;cs=16BDCBBEBAE1A6A235013E1B31A0B78D6"</w:instrText>
      </w:r>
      <w:r>
        <w:fldChar w:fldCharType="separate"/>
      </w:r>
      <w:r w:rsidRPr="00D772EE">
        <w:rPr>
          <w:rStyle w:val="Hyperlink"/>
          <w:rFonts w:ascii="Calibri" w:hAnsi="Calibri"/>
          <w:sz w:val="22"/>
          <w:szCs w:val="22"/>
          <w:lang w:val="en-GB" w:eastAsia="en-US"/>
        </w:rPr>
        <w:t>BII47 Call for Tenders</w:t>
      </w:r>
      <w:r>
        <w:rPr>
          <w:rStyle w:val="Hyperlink"/>
          <w:rFonts w:ascii="Calibri" w:hAnsi="Calibri"/>
          <w:sz w:val="22"/>
          <w:szCs w:val="22"/>
          <w:lang w:val="en-GB" w:eastAsia="en-US"/>
        </w:rPr>
        <w:fldChar w:fldCharType="end"/>
      </w:r>
      <w:r w:rsidRPr="00DB4F48">
        <w:rPr>
          <w:lang w:val="en-US"/>
        </w:rPr>
        <w:t xml:space="preserve"> </w:t>
      </w:r>
      <w:r w:rsidRPr="00DB4F48">
        <w:rPr>
          <w:rFonts w:ascii="Calibri" w:hAnsi="Calibri"/>
          <w:sz w:val="22"/>
          <w:szCs w:val="22"/>
          <w:lang w:val="en-GB" w:eastAsia="en-US"/>
        </w:rPr>
        <w:t>(CWA 17027-112) and provides the call for tender documents. It can be repeated at any time until the tender submission deadline to receive the latest version of the procurement documents</w:t>
      </w:r>
      <w:ins w:id="92" w:author="Dall, Gabriele" w:date="2024-04-02T17:10:00Z">
        <w:r w:rsidR="00BC0C1A">
          <w:rPr>
            <w:rFonts w:ascii="Calibri" w:hAnsi="Calibri"/>
            <w:sz w:val="22"/>
            <w:szCs w:val="22"/>
            <w:lang w:val="en-GB" w:eastAsia="en-US"/>
          </w:rPr>
          <w:t xml:space="preserve"> is reached</w:t>
        </w:r>
      </w:ins>
      <w:r w:rsidRPr="00DB4F48">
        <w:rPr>
          <w:rFonts w:ascii="Calibri" w:hAnsi="Calibri"/>
          <w:sz w:val="22"/>
          <w:szCs w:val="22"/>
          <w:lang w:val="en-GB" w:eastAsia="en-US"/>
        </w:rPr>
        <w:t>. Additionally, contracting authorities must push updates to the economic operators that subscribed to a procedure.</w:t>
      </w:r>
    </w:p>
    <w:p w14:paraId="6642C9CB" w14:textId="094748B8" w:rsidR="00DB4F48" w:rsidRPr="00DB4F48" w:rsidRDefault="00DB4F48" w:rsidP="00DB4F48">
      <w:pPr>
        <w:pStyle w:val="StandardWeb"/>
        <w:rPr>
          <w:lang w:val="en-US"/>
        </w:rPr>
      </w:pPr>
      <w:r w:rsidRPr="00DB4F48">
        <w:rPr>
          <w:rFonts w:ascii="Calibri" w:hAnsi="Calibri"/>
          <w:sz w:val="22"/>
          <w:szCs w:val="22"/>
          <w:lang w:val="en-GB" w:eastAsia="en-US"/>
        </w:rPr>
        <w:t>Within the call for tenders, contracting authorities must inform economic operators how to qualify for the procedure. This may be done by an European Single Procurement Document (ESPD) defined by the</w:t>
      </w:r>
      <w:r w:rsidRPr="00DB4F48">
        <w:rPr>
          <w:lang w:val="en-US"/>
        </w:rPr>
        <w:t xml:space="preserve"> </w:t>
      </w:r>
      <w:r>
        <w:fldChar w:fldCharType="begin"/>
      </w:r>
      <w:r w:rsidRPr="008A1E14">
        <w:rPr>
          <w:lang w:val="en-US"/>
          <w:rPrChange w:id="93" w:author="Dall, Gabriele" w:date="2024-04-03T08:23:00Z">
            <w:rPr/>
          </w:rPrChange>
        </w:rPr>
        <w:instrText>HYPERLINK "https://eur-lex.europa.eu/eli/reg_impl/2016/7/oj"</w:instrText>
      </w:r>
      <w:r>
        <w:fldChar w:fldCharType="separate"/>
      </w:r>
      <w:r w:rsidRPr="00D772EE">
        <w:rPr>
          <w:rStyle w:val="Hyperlink"/>
          <w:rFonts w:ascii="Calibri" w:hAnsi="Calibri"/>
          <w:sz w:val="22"/>
          <w:szCs w:val="22"/>
          <w:lang w:val="en-GB" w:eastAsia="en-US"/>
        </w:rPr>
        <w:t>Commission Implementing Regulation (EU) 2016/7</w:t>
      </w:r>
      <w:r>
        <w:rPr>
          <w:rStyle w:val="Hyperlink"/>
          <w:rFonts w:ascii="Calibri" w:hAnsi="Calibri"/>
          <w:sz w:val="22"/>
          <w:szCs w:val="22"/>
          <w:lang w:val="en-GB" w:eastAsia="en-US"/>
        </w:rPr>
        <w:fldChar w:fldCharType="end"/>
      </w:r>
      <w:r w:rsidRPr="00DB4F48">
        <w:rPr>
          <w:lang w:val="en-US"/>
        </w:rPr>
        <w:t xml:space="preserve"> </w:t>
      </w:r>
      <w:r w:rsidRPr="00DB4F48">
        <w:rPr>
          <w:rFonts w:ascii="Calibri" w:hAnsi="Calibri"/>
          <w:sz w:val="22"/>
          <w:szCs w:val="22"/>
          <w:lang w:val="en-GB" w:eastAsia="en-US"/>
        </w:rPr>
        <w:t>for which Peppol develops the BIS ESPD 3.0 based on the</w:t>
      </w:r>
      <w:r w:rsidRPr="00DB4F48">
        <w:rPr>
          <w:lang w:val="en-US"/>
        </w:rPr>
        <w:t xml:space="preserve"> </w:t>
      </w:r>
      <w:r>
        <w:fldChar w:fldCharType="begin"/>
      </w:r>
      <w:r w:rsidRPr="008A1E14">
        <w:rPr>
          <w:lang w:val="en-US"/>
          <w:rPrChange w:id="94" w:author="Dall, Gabriele" w:date="2024-04-03T08:23:00Z">
            <w:rPr/>
          </w:rPrChange>
        </w:rPr>
        <w:instrText>HYPERLINK "https://github.com/OP-TED/ESPD-EDM"</w:instrText>
      </w:r>
      <w:r>
        <w:fldChar w:fldCharType="separate"/>
      </w:r>
      <w:r w:rsidRPr="00D772EE">
        <w:rPr>
          <w:rStyle w:val="Hyperlink"/>
          <w:rFonts w:ascii="Calibri" w:hAnsi="Calibri"/>
          <w:sz w:val="22"/>
          <w:szCs w:val="22"/>
          <w:lang w:val="en-GB" w:eastAsia="en-US"/>
        </w:rPr>
        <w:t>ESPD Exchange Data Model version 3.0</w:t>
      </w:r>
      <w:r>
        <w:rPr>
          <w:rStyle w:val="Hyperlink"/>
          <w:rFonts w:ascii="Calibri" w:hAnsi="Calibri"/>
          <w:sz w:val="22"/>
          <w:szCs w:val="22"/>
          <w:lang w:val="en-GB" w:eastAsia="en-US"/>
        </w:rPr>
        <w:fldChar w:fldCharType="end"/>
      </w:r>
      <w:r w:rsidRPr="00D772EE">
        <w:rPr>
          <w:lang w:val="en-GB" w:eastAsia="en-US"/>
        </w:rPr>
        <w:t>.</w:t>
      </w:r>
      <w:r w:rsidRPr="00D772EE">
        <w:rPr>
          <w:rFonts w:ascii="Calibri" w:hAnsi="Calibri"/>
          <w:sz w:val="22"/>
          <w:szCs w:val="22"/>
          <w:lang w:val="en-GB" w:eastAsia="en-US"/>
        </w:rPr>
        <w:t xml:space="preserve"> </w:t>
      </w:r>
      <w:r w:rsidRPr="00DB4F48">
        <w:rPr>
          <w:rFonts w:ascii="Calibri" w:hAnsi="Calibri"/>
          <w:sz w:val="22"/>
          <w:szCs w:val="22"/>
          <w:lang w:val="en-GB" w:eastAsia="en-US"/>
        </w:rPr>
        <w:t xml:space="preserve">Additionally, call for tenders may include pre-award catalogue information to describe products and services in a common format allowing economic operators to send offers in a structured way and contracting authorities to evaluate products and services automatically through their tendering tools. The </w:t>
      </w:r>
      <w:proofErr w:type="spellStart"/>
      <w:r w:rsidRPr="00DB4F48">
        <w:rPr>
          <w:rFonts w:ascii="Calibri" w:hAnsi="Calibri"/>
          <w:sz w:val="22"/>
          <w:szCs w:val="22"/>
          <w:lang w:val="en-GB" w:eastAsia="en-US"/>
        </w:rPr>
        <w:t>Peppol</w:t>
      </w:r>
      <w:proofErr w:type="spellEnd"/>
      <w:r w:rsidRPr="00DB4F48">
        <w:rPr>
          <w:rFonts w:ascii="Calibri" w:hAnsi="Calibri"/>
          <w:sz w:val="22"/>
          <w:szCs w:val="22"/>
          <w:lang w:val="en-GB" w:eastAsia="en-US"/>
        </w:rPr>
        <w:t xml:space="preserve"> BIS</w:t>
      </w:r>
      <w:r w:rsidRPr="00DB4F48">
        <w:rPr>
          <w:lang w:val="en-US"/>
        </w:rPr>
        <w:t xml:space="preserve"> </w:t>
      </w:r>
      <w:r>
        <w:fldChar w:fldCharType="begin"/>
      </w:r>
      <w:r w:rsidRPr="008A1E14">
        <w:rPr>
          <w:lang w:val="en-US"/>
          <w:rPrChange w:id="95" w:author="Dall, Gabriele" w:date="2024-04-03T08:23:00Z">
            <w:rPr/>
          </w:rPrChange>
        </w:rPr>
        <w:instrText>HYPERLINK "https://docs.peppol.eu/pracc/profiles/p035/index.html"</w:instrText>
      </w:r>
      <w:r>
        <w:fldChar w:fldCharType="separate"/>
      </w:r>
      <w:r w:rsidRPr="009468F9">
        <w:rPr>
          <w:rStyle w:val="Hyperlink"/>
          <w:rFonts w:ascii="Calibri" w:eastAsia="Arial" w:hAnsi="Calibri"/>
          <w:sz w:val="22"/>
          <w:szCs w:val="22"/>
          <w:lang w:val="en-GB" w:eastAsia="en-US"/>
        </w:rPr>
        <w:t>P035</w:t>
      </w:r>
      <w:r w:rsidRPr="009468F9">
        <w:rPr>
          <w:rStyle w:val="Hyperlink"/>
          <w:rFonts w:ascii="Calibri" w:hAnsi="Calibri"/>
          <w:sz w:val="22"/>
          <w:szCs w:val="22"/>
          <w:lang w:val="en-GB" w:eastAsia="en-US"/>
        </w:rPr>
        <w:t xml:space="preserve"> Pre-Award Catalogue</w:t>
      </w:r>
      <w:r>
        <w:rPr>
          <w:rStyle w:val="Hyperlink"/>
          <w:rFonts w:ascii="Calibri" w:hAnsi="Calibri"/>
          <w:sz w:val="22"/>
          <w:szCs w:val="22"/>
          <w:lang w:val="en-GB" w:eastAsia="en-US"/>
        </w:rPr>
        <w:fldChar w:fldCharType="end"/>
      </w:r>
      <w:r w:rsidRPr="00DB4F48">
        <w:rPr>
          <w:lang w:val="en-US"/>
        </w:rPr>
        <w:t xml:space="preserve"> </w:t>
      </w:r>
      <w:r w:rsidRPr="00DB4F48">
        <w:rPr>
          <w:rFonts w:ascii="Calibri" w:hAnsi="Calibri"/>
          <w:sz w:val="22"/>
          <w:szCs w:val="22"/>
          <w:lang w:val="en-GB" w:eastAsia="en-US"/>
        </w:rPr>
        <w:t xml:space="preserve">can be used for this purpose and was defined according to the CEN WS/BII 3 Profile </w:t>
      </w:r>
      <w:r>
        <w:fldChar w:fldCharType="begin"/>
      </w:r>
      <w:r w:rsidRPr="008A1E14">
        <w:rPr>
          <w:lang w:val="en-US"/>
          <w:rPrChange w:id="96" w:author="Dall, Gabriele" w:date="2024-04-03T08:23:00Z">
            <w:rPr/>
          </w:rPrChange>
        </w:rPr>
        <w:instrText>HYPERLINK "https://standards.cencenelec.eu/dyn/www/f?p=205:110:0::::FSP_PROJECT:62022&amp;cs=1EF6066023AE7AE2A2D9F6E77398C162C"</w:instrText>
      </w:r>
      <w:r>
        <w:fldChar w:fldCharType="separate"/>
      </w:r>
      <w:r w:rsidRPr="009468F9">
        <w:rPr>
          <w:rStyle w:val="Hyperlink"/>
          <w:rFonts w:ascii="Calibri" w:hAnsi="Calibri"/>
          <w:sz w:val="22"/>
          <w:szCs w:val="22"/>
          <w:lang w:val="en-GB" w:eastAsia="en-US"/>
        </w:rPr>
        <w:t>BII35 Advanced Tendering with Pre-award Catalogue</w:t>
      </w:r>
      <w:r>
        <w:rPr>
          <w:rStyle w:val="Hyperlink"/>
          <w:rFonts w:ascii="Calibri" w:hAnsi="Calibri"/>
          <w:sz w:val="22"/>
          <w:szCs w:val="22"/>
          <w:lang w:val="en-GB" w:eastAsia="en-US"/>
        </w:rPr>
        <w:fldChar w:fldCharType="end"/>
      </w:r>
      <w:r w:rsidRPr="00DB4F48">
        <w:rPr>
          <w:lang w:val="en-US"/>
        </w:rPr>
        <w:t>.</w:t>
      </w:r>
    </w:p>
    <w:p w14:paraId="777CEE3D" w14:textId="4EA8CBEB" w:rsidR="00527434" w:rsidRDefault="00DB4F48" w:rsidP="00DC6933">
      <w:pPr>
        <w:pStyle w:val="StandardWeb"/>
        <w:rPr>
          <w:rFonts w:ascii="Calibri" w:hAnsi="Calibri"/>
          <w:sz w:val="22"/>
          <w:szCs w:val="22"/>
          <w:lang w:val="en-GB" w:eastAsia="en-US"/>
        </w:rPr>
      </w:pPr>
      <w:r w:rsidRPr="00DB4F48">
        <w:rPr>
          <w:rFonts w:ascii="Calibri" w:hAnsi="Calibri"/>
          <w:sz w:val="22"/>
          <w:szCs w:val="22"/>
          <w:lang w:val="en-GB" w:eastAsia="en-US"/>
        </w:rPr>
        <w:t xml:space="preserve">In </w:t>
      </w:r>
      <w:r w:rsidR="00F64046">
        <w:rPr>
          <w:rFonts w:ascii="Calibri" w:hAnsi="Calibri"/>
          <w:sz w:val="22"/>
          <w:szCs w:val="22"/>
          <w:lang w:val="en-GB" w:eastAsia="en-US"/>
        </w:rPr>
        <w:t xml:space="preserve">two-stage procedures </w:t>
      </w:r>
      <w:r w:rsidR="00DC6933">
        <w:rPr>
          <w:rFonts w:ascii="Calibri" w:hAnsi="Calibri"/>
          <w:sz w:val="22"/>
          <w:szCs w:val="22"/>
          <w:lang w:val="en-GB" w:eastAsia="en-US"/>
        </w:rPr>
        <w:t>like, r</w:t>
      </w:r>
      <w:r w:rsidR="00DC6933" w:rsidRPr="00DC6933">
        <w:rPr>
          <w:rFonts w:ascii="Calibri" w:hAnsi="Calibri"/>
          <w:sz w:val="22"/>
          <w:szCs w:val="22"/>
          <w:lang w:val="en-GB" w:eastAsia="en-US"/>
        </w:rPr>
        <w:t>estricted procedures, competitive dialogue procedures,</w:t>
      </w:r>
      <w:r w:rsidR="00DC6933">
        <w:rPr>
          <w:rFonts w:ascii="Calibri" w:hAnsi="Calibri"/>
          <w:sz w:val="22"/>
          <w:szCs w:val="22"/>
          <w:lang w:val="en-GB" w:eastAsia="en-US"/>
        </w:rPr>
        <w:t xml:space="preserve"> </w:t>
      </w:r>
      <w:r w:rsidR="00DC6933" w:rsidRPr="00DC6933">
        <w:rPr>
          <w:rFonts w:ascii="Calibri" w:hAnsi="Calibri"/>
          <w:sz w:val="22"/>
          <w:szCs w:val="22"/>
          <w:lang w:val="en-GB" w:eastAsia="en-US"/>
        </w:rPr>
        <w:t xml:space="preserve">innovation partnerships and </w:t>
      </w:r>
      <w:r w:rsidR="005E1CD5">
        <w:rPr>
          <w:rFonts w:ascii="Calibri" w:hAnsi="Calibri"/>
          <w:sz w:val="22"/>
          <w:szCs w:val="22"/>
          <w:lang w:val="en-GB" w:eastAsia="en-US"/>
        </w:rPr>
        <w:t>competitive procedure</w:t>
      </w:r>
      <w:ins w:id="97" w:author="Dall, Gabriele" w:date="2024-04-02T17:12:00Z">
        <w:r w:rsidR="00D600D1">
          <w:rPr>
            <w:rFonts w:ascii="Calibri" w:hAnsi="Calibri"/>
            <w:sz w:val="22"/>
            <w:szCs w:val="22"/>
            <w:lang w:val="en-GB" w:eastAsia="en-US"/>
          </w:rPr>
          <w:t>s</w:t>
        </w:r>
      </w:ins>
      <w:r w:rsidR="005E1CD5">
        <w:rPr>
          <w:rFonts w:ascii="Calibri" w:hAnsi="Calibri"/>
          <w:sz w:val="22"/>
          <w:szCs w:val="22"/>
          <w:lang w:val="en-GB" w:eastAsia="en-US"/>
        </w:rPr>
        <w:t xml:space="preserve"> with negotiation</w:t>
      </w:r>
      <w:del w:id="98" w:author="Dall, Gabriele" w:date="2024-04-02T17:12:00Z">
        <w:r w:rsidR="00DC6933" w:rsidRPr="00DC6933" w:rsidDel="00D600D1">
          <w:rPr>
            <w:rFonts w:ascii="Calibri" w:hAnsi="Calibri"/>
            <w:sz w:val="22"/>
            <w:szCs w:val="22"/>
            <w:lang w:val="en-GB" w:eastAsia="en-US"/>
          </w:rPr>
          <w:delText>s</w:delText>
        </w:r>
      </w:del>
      <w:r w:rsidR="00DC6933" w:rsidRPr="00DC6933">
        <w:rPr>
          <w:rFonts w:ascii="Calibri" w:hAnsi="Calibri"/>
          <w:sz w:val="22"/>
          <w:szCs w:val="22"/>
          <w:lang w:val="en-GB" w:eastAsia="en-US"/>
        </w:rPr>
        <w:t xml:space="preserve"> with prior</w:t>
      </w:r>
      <w:r w:rsidR="00DC6933">
        <w:rPr>
          <w:rFonts w:ascii="Calibri" w:hAnsi="Calibri"/>
          <w:sz w:val="22"/>
          <w:szCs w:val="22"/>
          <w:lang w:val="en-GB" w:eastAsia="en-US"/>
        </w:rPr>
        <w:t xml:space="preserve"> </w:t>
      </w:r>
      <w:r w:rsidR="00DC6933" w:rsidRPr="00DC6933">
        <w:rPr>
          <w:rFonts w:ascii="Calibri" w:hAnsi="Calibri"/>
          <w:sz w:val="22"/>
          <w:szCs w:val="22"/>
          <w:lang w:val="en-GB" w:eastAsia="en-US"/>
        </w:rPr>
        <w:t>call for competition</w:t>
      </w:r>
      <w:r w:rsidR="00DC6933">
        <w:rPr>
          <w:rFonts w:ascii="Calibri" w:hAnsi="Calibri"/>
          <w:sz w:val="22"/>
          <w:szCs w:val="22"/>
          <w:lang w:val="en-GB" w:eastAsia="en-US"/>
        </w:rPr>
        <w:t>,</w:t>
      </w:r>
      <w:r w:rsidRPr="00DB4F48">
        <w:rPr>
          <w:rFonts w:ascii="Calibri" w:hAnsi="Calibri"/>
          <w:sz w:val="22"/>
          <w:szCs w:val="22"/>
          <w:lang w:val="en-GB" w:eastAsia="en-US"/>
        </w:rPr>
        <w:t xml:space="preserve"> the selection and exclusion criteria for the qualification phase are communicated in a first step to the economic operator by using BIS P002 based on CEN WS/BII 3</w:t>
      </w:r>
      <w:r w:rsidRPr="00DB4F48">
        <w:rPr>
          <w:lang w:val="en-US"/>
        </w:rPr>
        <w:t xml:space="preserve"> </w:t>
      </w:r>
      <w:r>
        <w:fldChar w:fldCharType="begin"/>
      </w:r>
      <w:r w:rsidRPr="008A1E14">
        <w:rPr>
          <w:lang w:val="en-US"/>
          <w:rPrChange w:id="99" w:author="Dall, Gabriele" w:date="2024-04-03T08:23:00Z">
            <w:rPr/>
          </w:rPrChange>
        </w:rPr>
        <w:instrText>HYPERLINK "https://standards.cencenelec.eu/dyn/www/f?p=205:110:0::::FSP_PROJECT:62055&amp;cs=1FA2AB7C9A0F601605C549112B7B93DA3"</w:instrText>
      </w:r>
      <w:r>
        <w:fldChar w:fldCharType="separate"/>
      </w:r>
      <w:r w:rsidRPr="009468F9">
        <w:rPr>
          <w:rStyle w:val="Hyperlink"/>
          <w:rFonts w:ascii="Calibri" w:hAnsi="Calibri"/>
          <w:sz w:val="22"/>
          <w:szCs w:val="22"/>
          <w:lang w:val="en-GB" w:eastAsia="en-US"/>
        </w:rPr>
        <w:t>BII60 Tender Status Inquiry</w:t>
      </w:r>
      <w:r>
        <w:rPr>
          <w:rStyle w:val="Hyperlink"/>
          <w:rFonts w:ascii="Calibri" w:hAnsi="Calibri"/>
          <w:sz w:val="22"/>
          <w:szCs w:val="22"/>
          <w:lang w:val="en-GB" w:eastAsia="en-US"/>
        </w:rPr>
        <w:fldChar w:fldCharType="end"/>
      </w:r>
      <w:r w:rsidRPr="00DB4F48">
        <w:rPr>
          <w:lang w:val="en-US"/>
        </w:rPr>
        <w:t xml:space="preserve"> </w:t>
      </w:r>
      <w:r w:rsidRPr="00DB4F48">
        <w:rPr>
          <w:rFonts w:ascii="Calibri" w:hAnsi="Calibri"/>
          <w:sz w:val="22"/>
          <w:szCs w:val="22"/>
          <w:lang w:val="en-GB" w:eastAsia="en-US"/>
        </w:rPr>
        <w:t>(CWA 17027-123) and CEN WS/BII 3</w:t>
      </w:r>
      <w:r w:rsidRPr="00DB4F48">
        <w:rPr>
          <w:lang w:val="en-US"/>
        </w:rPr>
        <w:t xml:space="preserve"> </w:t>
      </w:r>
      <w:r>
        <w:fldChar w:fldCharType="begin"/>
      </w:r>
      <w:r w:rsidRPr="008A1E14">
        <w:rPr>
          <w:lang w:val="en-US"/>
          <w:rPrChange w:id="100" w:author="Dall, Gabriele" w:date="2024-04-03T08:23:00Z">
            <w:rPr/>
          </w:rPrChange>
        </w:rPr>
        <w:instrText>HYPERLINK "https://standards.cencenelec.eu/dyn/www/f?p=205:110:0::::FSP_PROJECT:62029&amp;cs=16BDCBBEBAE1A6A235013E1B31A0B78D6"</w:instrText>
      </w:r>
      <w:r>
        <w:fldChar w:fldCharType="separate"/>
      </w:r>
      <w:r w:rsidRPr="009468F9">
        <w:rPr>
          <w:rStyle w:val="Hyperlink"/>
          <w:rFonts w:ascii="Calibri" w:hAnsi="Calibri"/>
          <w:sz w:val="22"/>
          <w:szCs w:val="22"/>
          <w:lang w:val="en-GB" w:eastAsia="en-US"/>
        </w:rPr>
        <w:t>BII47 Call for Tenders</w:t>
      </w:r>
      <w:r>
        <w:rPr>
          <w:rStyle w:val="Hyperlink"/>
          <w:rFonts w:ascii="Calibri" w:hAnsi="Calibri"/>
          <w:sz w:val="22"/>
          <w:szCs w:val="22"/>
          <w:lang w:val="en-GB" w:eastAsia="en-US"/>
        </w:rPr>
        <w:fldChar w:fldCharType="end"/>
      </w:r>
      <w:r w:rsidRPr="00DB4F48">
        <w:rPr>
          <w:lang w:val="en-US"/>
        </w:rPr>
        <w:t xml:space="preserve"> </w:t>
      </w:r>
      <w:r w:rsidRPr="00DB4F48">
        <w:rPr>
          <w:rFonts w:ascii="Calibri" w:hAnsi="Calibri"/>
          <w:sz w:val="22"/>
          <w:szCs w:val="22"/>
          <w:lang w:val="en-GB" w:eastAsia="en-US"/>
        </w:rPr>
        <w:t xml:space="preserve">(CWA 17027-112). </w:t>
      </w:r>
      <w:r w:rsidR="00F64046" w:rsidRPr="00F64046">
        <w:rPr>
          <w:rFonts w:ascii="Calibri" w:hAnsi="Calibri"/>
          <w:sz w:val="22"/>
          <w:szCs w:val="22"/>
          <w:lang w:val="en-GB" w:eastAsia="en-US"/>
        </w:rPr>
        <w:t xml:space="preserve">Up to this point, the sequence of </w:t>
      </w:r>
      <w:r w:rsidR="00F64046">
        <w:rPr>
          <w:rFonts w:ascii="Calibri" w:hAnsi="Calibri"/>
          <w:sz w:val="22"/>
          <w:szCs w:val="22"/>
          <w:lang w:val="en-GB" w:eastAsia="en-US"/>
        </w:rPr>
        <w:t>Peppol BIS</w:t>
      </w:r>
      <w:r w:rsidR="00F64046" w:rsidRPr="00F64046">
        <w:rPr>
          <w:rFonts w:ascii="Calibri" w:hAnsi="Calibri"/>
          <w:sz w:val="22"/>
          <w:szCs w:val="22"/>
          <w:lang w:val="en-GB" w:eastAsia="en-US"/>
        </w:rPr>
        <w:t xml:space="preserve"> is analogous to the open procedure. However, the</w:t>
      </w:r>
      <w:r w:rsidR="00DC6933">
        <w:rPr>
          <w:rFonts w:ascii="Calibri" w:hAnsi="Calibri"/>
          <w:sz w:val="22"/>
          <w:szCs w:val="22"/>
          <w:lang w:val="en-GB" w:eastAsia="en-US"/>
        </w:rPr>
        <w:t xml:space="preserve"> content is restricted to qualification </w:t>
      </w:r>
      <w:r w:rsidR="00DC6933" w:rsidRPr="00DC6933">
        <w:rPr>
          <w:rFonts w:ascii="Calibri" w:hAnsi="Calibri"/>
          <w:sz w:val="22"/>
          <w:szCs w:val="22"/>
          <w:lang w:val="en-GB" w:eastAsia="en-US"/>
        </w:rPr>
        <w:t>selectio</w:t>
      </w:r>
      <w:r w:rsidR="00DC6933">
        <w:rPr>
          <w:rFonts w:ascii="Calibri" w:hAnsi="Calibri"/>
          <w:sz w:val="22"/>
          <w:szCs w:val="22"/>
          <w:lang w:val="en-GB" w:eastAsia="en-US"/>
        </w:rPr>
        <w:t xml:space="preserve">n </w:t>
      </w:r>
      <w:r w:rsidR="00527434">
        <w:rPr>
          <w:rFonts w:ascii="Calibri" w:hAnsi="Calibri"/>
          <w:sz w:val="22"/>
          <w:szCs w:val="22"/>
          <w:lang w:val="en-GB" w:eastAsia="en-US"/>
        </w:rPr>
        <w:t>information and</w:t>
      </w:r>
      <w:r w:rsidR="00DC6933">
        <w:rPr>
          <w:rFonts w:ascii="Calibri" w:hAnsi="Calibri"/>
          <w:sz w:val="22"/>
          <w:szCs w:val="22"/>
          <w:lang w:val="en-GB" w:eastAsia="en-US"/>
        </w:rPr>
        <w:t xml:space="preserve"> the</w:t>
      </w:r>
      <w:r w:rsidR="00F64046" w:rsidRPr="00F64046">
        <w:rPr>
          <w:rFonts w:ascii="Calibri" w:hAnsi="Calibri"/>
          <w:sz w:val="22"/>
          <w:szCs w:val="22"/>
          <w:lang w:val="en-GB" w:eastAsia="en-US"/>
        </w:rPr>
        <w:t xml:space="preserve"> following steps are different</w:t>
      </w:r>
      <w:r w:rsidR="00527434">
        <w:rPr>
          <w:rFonts w:ascii="Calibri" w:hAnsi="Calibri"/>
          <w:sz w:val="22"/>
          <w:szCs w:val="22"/>
          <w:lang w:val="en-GB" w:eastAsia="en-US"/>
        </w:rPr>
        <w:t xml:space="preserve"> too</w:t>
      </w:r>
      <w:r w:rsidR="00F64046">
        <w:rPr>
          <w:rFonts w:ascii="Calibri" w:hAnsi="Calibri"/>
          <w:sz w:val="22"/>
          <w:szCs w:val="22"/>
          <w:lang w:val="en-GB" w:eastAsia="en-US"/>
        </w:rPr>
        <w:t xml:space="preserve">. </w:t>
      </w:r>
    </w:p>
    <w:p w14:paraId="1C9B13DE" w14:textId="77777777" w:rsidR="003B6D4C" w:rsidRDefault="00DB4F48" w:rsidP="00DC6933">
      <w:pPr>
        <w:pStyle w:val="StandardWeb"/>
        <w:rPr>
          <w:ins w:id="101" w:author="Dall, Gabriele" w:date="2024-04-04T13:59:00Z"/>
          <w:rFonts w:ascii="Calibri" w:hAnsi="Calibri"/>
          <w:sz w:val="22"/>
          <w:szCs w:val="22"/>
          <w:lang w:val="en-GB" w:eastAsia="en-US"/>
        </w:rPr>
      </w:pPr>
      <w:r w:rsidRPr="00DB4F48">
        <w:rPr>
          <w:rFonts w:ascii="Calibri" w:hAnsi="Calibri"/>
          <w:sz w:val="22"/>
          <w:szCs w:val="22"/>
          <w:lang w:val="en-GB" w:eastAsia="en-US"/>
        </w:rPr>
        <w:t xml:space="preserve">The submission of qualification </w:t>
      </w:r>
      <w:r w:rsidR="00DC6933">
        <w:rPr>
          <w:rFonts w:ascii="Calibri" w:hAnsi="Calibri"/>
          <w:sz w:val="22"/>
          <w:szCs w:val="22"/>
          <w:lang w:val="en-GB" w:eastAsia="en-US"/>
        </w:rPr>
        <w:t xml:space="preserve">information in the subsequent step </w:t>
      </w:r>
      <w:r w:rsidRPr="00DB4F48">
        <w:rPr>
          <w:rFonts w:ascii="Calibri" w:hAnsi="Calibri"/>
          <w:sz w:val="22"/>
          <w:szCs w:val="22"/>
          <w:lang w:val="en-GB" w:eastAsia="en-US"/>
        </w:rPr>
        <w:t>is executed using profile CEN WS/BII 3</w:t>
      </w:r>
      <w:r w:rsidRPr="00DB4F48">
        <w:rPr>
          <w:lang w:val="en-US"/>
        </w:rPr>
        <w:t xml:space="preserve"> </w:t>
      </w:r>
      <w:r>
        <w:fldChar w:fldCharType="begin"/>
      </w:r>
      <w:r w:rsidRPr="008A1E14">
        <w:rPr>
          <w:lang w:val="en-US"/>
          <w:rPrChange w:id="102" w:author="Dall, Gabriele" w:date="2024-04-03T08:23:00Z">
            <w:rPr/>
          </w:rPrChange>
        </w:rPr>
        <w:instrText>HYPERLINK "https://standards.cencenelec.eu/dyn/www/f?p=205:110:0::::FSP_PROJECT:62031&amp;cs=1B70B853F56C648B3483016CF296DFC0A"</w:instrText>
      </w:r>
      <w:r>
        <w:fldChar w:fldCharType="separate"/>
      </w:r>
      <w:r w:rsidRPr="009468F9">
        <w:rPr>
          <w:rStyle w:val="Hyperlink"/>
          <w:rFonts w:ascii="Calibri" w:hAnsi="Calibri"/>
          <w:sz w:val="22"/>
          <w:szCs w:val="22"/>
          <w:lang w:val="en-GB" w:eastAsia="en-US"/>
        </w:rPr>
        <w:t>BII 49 Qualification</w:t>
      </w:r>
      <w:r>
        <w:rPr>
          <w:rStyle w:val="Hyperlink"/>
          <w:rFonts w:ascii="Calibri" w:hAnsi="Calibri"/>
          <w:sz w:val="22"/>
          <w:szCs w:val="22"/>
          <w:lang w:val="en-GB" w:eastAsia="en-US"/>
        </w:rPr>
        <w:fldChar w:fldCharType="end"/>
      </w:r>
      <w:r w:rsidRPr="00DB4F48">
        <w:rPr>
          <w:lang w:val="en-US"/>
        </w:rPr>
        <w:t xml:space="preserve"> </w:t>
      </w:r>
      <w:r w:rsidRPr="00DB4F48">
        <w:rPr>
          <w:rFonts w:ascii="Calibri" w:hAnsi="Calibri"/>
          <w:sz w:val="22"/>
          <w:szCs w:val="22"/>
          <w:lang w:val="en-GB" w:eastAsia="en-US"/>
        </w:rPr>
        <w:t>(CWA 17027-114) covered by PEPPOL BIS</w:t>
      </w:r>
      <w:r w:rsidRPr="00DB4F48">
        <w:rPr>
          <w:lang w:val="en-US"/>
        </w:rPr>
        <w:t xml:space="preserve"> </w:t>
      </w:r>
      <w:r>
        <w:fldChar w:fldCharType="begin"/>
      </w:r>
      <w:r w:rsidRPr="008A1E14">
        <w:rPr>
          <w:lang w:val="en-US"/>
          <w:rPrChange w:id="103" w:author="Dall, Gabriele" w:date="2024-04-03T08:23:00Z">
            <w:rPr/>
          </w:rPrChange>
        </w:rPr>
        <w:instrText>HYPERLINK "https://docs.peppol.eu/pracc/profiles/p011/index.html"</w:instrText>
      </w:r>
      <w:r>
        <w:fldChar w:fldCharType="separate"/>
      </w:r>
      <w:r w:rsidRPr="009468F9">
        <w:rPr>
          <w:rStyle w:val="Hyperlink"/>
          <w:rFonts w:ascii="Calibri" w:hAnsi="Calibri"/>
          <w:sz w:val="22"/>
          <w:szCs w:val="22"/>
          <w:lang w:val="en-GB" w:eastAsia="en-US"/>
        </w:rPr>
        <w:t>P011 Qualification</w:t>
      </w:r>
      <w:r>
        <w:rPr>
          <w:rStyle w:val="Hyperlink"/>
          <w:rFonts w:ascii="Calibri" w:hAnsi="Calibri"/>
          <w:sz w:val="22"/>
          <w:szCs w:val="22"/>
          <w:lang w:val="en-GB" w:eastAsia="en-US"/>
        </w:rPr>
        <w:fldChar w:fldCharType="end"/>
      </w:r>
      <w:r w:rsidRPr="00DB4F48">
        <w:rPr>
          <w:lang w:val="en-US"/>
        </w:rPr>
        <w:t xml:space="preserve">. </w:t>
      </w:r>
      <w:r w:rsidR="009C7C93">
        <w:rPr>
          <w:rFonts w:ascii="Calibri" w:hAnsi="Calibri"/>
          <w:sz w:val="22"/>
          <w:szCs w:val="22"/>
          <w:lang w:val="en-GB" w:eastAsia="en-US"/>
        </w:rPr>
        <w:t>The</w:t>
      </w:r>
      <w:r w:rsidR="00527434" w:rsidRPr="00DB4F48">
        <w:rPr>
          <w:rFonts w:ascii="Calibri" w:hAnsi="Calibri"/>
          <w:sz w:val="22"/>
          <w:szCs w:val="22"/>
          <w:lang w:val="en-GB" w:eastAsia="en-US"/>
        </w:rPr>
        <w:t xml:space="preserve"> contracting body notifies the economic operator of having received the </w:t>
      </w:r>
      <w:r w:rsidR="00527434">
        <w:rPr>
          <w:rFonts w:ascii="Calibri" w:hAnsi="Calibri"/>
          <w:sz w:val="22"/>
          <w:szCs w:val="22"/>
          <w:lang w:val="en-GB" w:eastAsia="en-US"/>
        </w:rPr>
        <w:t>qualification</w:t>
      </w:r>
      <w:r w:rsidR="009C7C93">
        <w:rPr>
          <w:rFonts w:ascii="Calibri" w:hAnsi="Calibri"/>
          <w:sz w:val="22"/>
          <w:szCs w:val="22"/>
          <w:lang w:val="en-GB" w:eastAsia="en-US"/>
        </w:rPr>
        <w:t xml:space="preserve"> documents</w:t>
      </w:r>
      <w:r w:rsidR="00527434" w:rsidRPr="00DB4F48">
        <w:rPr>
          <w:rFonts w:ascii="Calibri" w:hAnsi="Calibri"/>
          <w:sz w:val="22"/>
          <w:szCs w:val="22"/>
          <w:lang w:val="en-GB" w:eastAsia="en-US"/>
        </w:rPr>
        <w:t xml:space="preserve">. </w:t>
      </w:r>
      <w:r w:rsidR="00527434">
        <w:rPr>
          <w:rFonts w:ascii="Calibri" w:hAnsi="Calibri"/>
          <w:sz w:val="22"/>
          <w:szCs w:val="22"/>
          <w:lang w:val="en-US" w:eastAsia="en-US"/>
        </w:rPr>
        <w:t xml:space="preserve">After the qualification selection, all </w:t>
      </w:r>
      <w:r w:rsidR="00527434" w:rsidRPr="00DB4F48">
        <w:rPr>
          <w:rFonts w:ascii="Calibri" w:hAnsi="Calibri"/>
          <w:sz w:val="22"/>
          <w:szCs w:val="22"/>
          <w:lang w:val="en-GB" w:eastAsia="en-US"/>
        </w:rPr>
        <w:lastRenderedPageBreak/>
        <w:t xml:space="preserve">economic operators </w:t>
      </w:r>
      <w:r w:rsidR="00527434">
        <w:rPr>
          <w:rFonts w:ascii="Calibri" w:hAnsi="Calibri"/>
          <w:sz w:val="22"/>
          <w:szCs w:val="22"/>
          <w:lang w:val="en-GB" w:eastAsia="en-US"/>
        </w:rPr>
        <w:t>are informed</w:t>
      </w:r>
      <w:r w:rsidR="00527434" w:rsidRPr="00DB4F48">
        <w:rPr>
          <w:rFonts w:ascii="Calibri" w:hAnsi="Calibri"/>
          <w:sz w:val="22"/>
          <w:szCs w:val="22"/>
          <w:lang w:val="en-GB" w:eastAsia="en-US"/>
        </w:rPr>
        <w:t xml:space="preserve"> </w:t>
      </w:r>
      <w:r w:rsidR="00527434">
        <w:rPr>
          <w:rFonts w:ascii="Calibri" w:hAnsi="Calibri"/>
          <w:sz w:val="22"/>
          <w:szCs w:val="22"/>
          <w:lang w:val="en-GB" w:eastAsia="en-US"/>
        </w:rPr>
        <w:t xml:space="preserve">about the results </w:t>
      </w:r>
      <w:r w:rsidR="00527434" w:rsidRPr="00DB4F48">
        <w:rPr>
          <w:rFonts w:ascii="Calibri" w:hAnsi="Calibri"/>
          <w:sz w:val="22"/>
          <w:szCs w:val="22"/>
          <w:lang w:val="en-GB" w:eastAsia="en-US"/>
        </w:rPr>
        <w:t xml:space="preserve">by the contracting authority using </w:t>
      </w:r>
      <w:ins w:id="104" w:author="Dall, Gabriele" w:date="2024-04-04T13:48:00Z">
        <w:r w:rsidR="002C49AC" w:rsidRPr="00DB4F48">
          <w:rPr>
            <w:rFonts w:ascii="Calibri" w:hAnsi="Calibri"/>
            <w:sz w:val="22"/>
            <w:szCs w:val="22"/>
            <w:lang w:val="en-GB" w:eastAsia="en-US"/>
          </w:rPr>
          <w:t xml:space="preserve">PEPPOL </w:t>
        </w:r>
        <w:r w:rsidR="002C49AC">
          <w:rPr>
            <w:rFonts w:ascii="Calibri" w:hAnsi="Calibri"/>
            <w:sz w:val="22"/>
            <w:szCs w:val="22"/>
            <w:lang w:val="en-GB" w:eastAsia="en-US"/>
          </w:rPr>
          <w:t xml:space="preserve">Profile </w:t>
        </w:r>
        <w:r w:rsidR="002C49AC">
          <w:fldChar w:fldCharType="begin"/>
        </w:r>
      </w:ins>
      <w:ins w:id="105" w:author="Dall, Gabriele" w:date="2024-04-04T13:50:00Z">
        <w:r w:rsidR="00254508" w:rsidRPr="00254508">
          <w:rPr>
            <w:lang w:val="en-US"/>
            <w:rPrChange w:id="106" w:author="Dall, Gabriele" w:date="2024-04-04T13:50:00Z">
              <w:rPr/>
            </w:rPrChange>
          </w:rPr>
          <w:instrText>HYPERLINK "https://docs.peppol.eu/pracc/profiles/p012/index.html"</w:instrText>
        </w:r>
      </w:ins>
      <w:ins w:id="107" w:author="Dall, Gabriele" w:date="2024-04-04T13:48:00Z">
        <w:r w:rsidR="002C49AC">
          <w:fldChar w:fldCharType="separate"/>
        </w:r>
        <w:r w:rsidR="002C49AC" w:rsidRPr="009468F9">
          <w:rPr>
            <w:rStyle w:val="Hyperlink"/>
            <w:rFonts w:ascii="Calibri" w:hAnsi="Calibri"/>
            <w:sz w:val="22"/>
            <w:szCs w:val="22"/>
            <w:lang w:val="en-GB" w:eastAsia="en-US"/>
          </w:rPr>
          <w:t xml:space="preserve">P012 Qualification </w:t>
        </w:r>
        <w:r w:rsidR="002C49AC">
          <w:rPr>
            <w:rStyle w:val="Hyperlink"/>
            <w:rFonts w:ascii="Calibri" w:hAnsi="Calibri"/>
            <w:sz w:val="22"/>
            <w:szCs w:val="22"/>
            <w:lang w:val="en-GB" w:eastAsia="en-US"/>
          </w:rPr>
          <w:t>Response</w:t>
        </w:r>
        <w:r w:rsidR="002C49AC">
          <w:rPr>
            <w:rStyle w:val="Hyperlink"/>
            <w:rFonts w:ascii="Calibri" w:hAnsi="Calibri"/>
            <w:sz w:val="22"/>
            <w:szCs w:val="22"/>
            <w:lang w:val="en-GB" w:eastAsia="en-US"/>
          </w:rPr>
          <w:fldChar w:fldCharType="end"/>
        </w:r>
      </w:ins>
      <w:ins w:id="108" w:author="Dall, Gabriele" w:date="2024-04-04T13:50:00Z">
        <w:r w:rsidR="00254508">
          <w:rPr>
            <w:rStyle w:val="Hyperlink"/>
            <w:rFonts w:ascii="Calibri" w:hAnsi="Calibri"/>
            <w:sz w:val="22"/>
            <w:szCs w:val="22"/>
            <w:lang w:val="en-GB" w:eastAsia="en-US"/>
          </w:rPr>
          <w:t>.</w:t>
        </w:r>
      </w:ins>
      <w:del w:id="109" w:author="Dall, Gabriele" w:date="2024-04-04T13:50:00Z">
        <w:r w:rsidR="00527434" w:rsidRPr="00DB4F48" w:rsidDel="00254508">
          <w:rPr>
            <w:rFonts w:ascii="Calibri" w:hAnsi="Calibri"/>
            <w:sz w:val="22"/>
            <w:szCs w:val="22"/>
            <w:lang w:val="en-GB" w:eastAsia="en-US"/>
          </w:rPr>
          <w:delText>profile</w:delText>
        </w:r>
      </w:del>
      <w:r w:rsidR="00527434" w:rsidRPr="00DB4F48">
        <w:rPr>
          <w:rFonts w:ascii="Calibri" w:hAnsi="Calibri"/>
          <w:sz w:val="22"/>
          <w:szCs w:val="22"/>
          <w:lang w:val="en-GB" w:eastAsia="en-US"/>
        </w:rPr>
        <w:t xml:space="preserve"> </w:t>
      </w:r>
      <w:ins w:id="110" w:author="Dall, Gabriele" w:date="2024-04-04T13:50:00Z">
        <w:r w:rsidR="00622A7C">
          <w:rPr>
            <w:rFonts w:ascii="Calibri" w:hAnsi="Calibri"/>
            <w:sz w:val="22"/>
            <w:szCs w:val="22"/>
            <w:lang w:val="en-GB" w:eastAsia="en-US"/>
          </w:rPr>
          <w:t>This profile is e</w:t>
        </w:r>
      </w:ins>
      <w:ins w:id="111" w:author="Dall, Gabriele" w:date="2024-04-04T13:51:00Z">
        <w:r w:rsidR="00622A7C">
          <w:rPr>
            <w:rFonts w:ascii="Calibri" w:hAnsi="Calibri"/>
            <w:sz w:val="22"/>
            <w:szCs w:val="22"/>
            <w:lang w:val="en-GB" w:eastAsia="en-US"/>
          </w:rPr>
          <w:t xml:space="preserve">xpected to reflect </w:t>
        </w:r>
      </w:ins>
      <w:r w:rsidR="00527434" w:rsidRPr="00DB4F48">
        <w:rPr>
          <w:rFonts w:ascii="Calibri" w:hAnsi="Calibri"/>
          <w:sz w:val="22"/>
          <w:szCs w:val="22"/>
          <w:lang w:val="en-GB" w:eastAsia="en-US"/>
        </w:rPr>
        <w:t>CEN WS/BII 3</w:t>
      </w:r>
      <w:r w:rsidR="00527434" w:rsidRPr="00DB4F48">
        <w:rPr>
          <w:lang w:val="en-US"/>
        </w:rPr>
        <w:t xml:space="preserve"> </w:t>
      </w:r>
      <w:hyperlink r:id="rId76" w:history="1">
        <w:r w:rsidR="00527434" w:rsidRPr="009468F9">
          <w:rPr>
            <w:rStyle w:val="Hyperlink"/>
            <w:rFonts w:ascii="Calibri" w:hAnsi="Calibri"/>
            <w:sz w:val="22"/>
            <w:szCs w:val="22"/>
            <w:lang w:val="en-GB" w:eastAsia="en-US"/>
          </w:rPr>
          <w:t>BII 51 Qualification Rejection</w:t>
        </w:r>
      </w:hyperlink>
      <w:r w:rsidR="00527434" w:rsidRPr="009468F9">
        <w:rPr>
          <w:rStyle w:val="Hyperlink"/>
          <w:rFonts w:ascii="Calibri" w:hAnsi="Calibri"/>
          <w:sz w:val="22"/>
          <w:szCs w:val="22"/>
          <w:lang w:val="en-GB" w:eastAsia="en-US"/>
        </w:rPr>
        <w:t xml:space="preserve"> </w:t>
      </w:r>
      <w:r w:rsidR="00527434" w:rsidRPr="00DB4F48">
        <w:rPr>
          <w:rFonts w:ascii="Calibri" w:hAnsi="Calibri"/>
          <w:sz w:val="22"/>
          <w:szCs w:val="22"/>
          <w:lang w:val="en-GB" w:eastAsia="en-US"/>
        </w:rPr>
        <w:t>(CWA 17027-116)</w:t>
      </w:r>
      <w:del w:id="112" w:author="Dall, Gabriele" w:date="2024-04-04T13:49:00Z">
        <w:r w:rsidR="00527434" w:rsidRPr="00DB4F48" w:rsidDel="008E6D7E">
          <w:rPr>
            <w:rFonts w:ascii="Calibri" w:hAnsi="Calibri"/>
            <w:sz w:val="22"/>
            <w:szCs w:val="22"/>
            <w:lang w:val="en-GB" w:eastAsia="en-US"/>
          </w:rPr>
          <w:delText xml:space="preserve"> reflected by PEPPOL BIS</w:delText>
        </w:r>
        <w:r w:rsidR="00527434" w:rsidRPr="00DB4F48" w:rsidDel="008E6D7E">
          <w:rPr>
            <w:lang w:val="en-US"/>
          </w:rPr>
          <w:delText xml:space="preserve"> </w:delText>
        </w:r>
        <w:r w:rsidDel="008E6D7E">
          <w:fldChar w:fldCharType="begin"/>
        </w:r>
        <w:r w:rsidRPr="008A1E14" w:rsidDel="008E6D7E">
          <w:rPr>
            <w:lang w:val="en-US"/>
            <w:rPrChange w:id="113" w:author="Dall, Gabriele" w:date="2024-04-03T08:23:00Z">
              <w:rPr/>
            </w:rPrChange>
          </w:rPr>
          <w:delInstrText>HYPERLINK "https://docs.peppol.eu/pracc/profiles/p012/index.html"</w:delInstrText>
        </w:r>
        <w:r w:rsidDel="008E6D7E">
          <w:fldChar w:fldCharType="separate"/>
        </w:r>
        <w:r w:rsidR="00527434" w:rsidRPr="009468F9" w:rsidDel="008E6D7E">
          <w:rPr>
            <w:rStyle w:val="Hyperlink"/>
            <w:rFonts w:ascii="Calibri" w:hAnsi="Calibri"/>
            <w:sz w:val="22"/>
            <w:szCs w:val="22"/>
            <w:lang w:val="en-GB" w:eastAsia="en-US"/>
          </w:rPr>
          <w:delText xml:space="preserve">P012 Qualification </w:delText>
        </w:r>
        <w:r w:rsidR="00527434" w:rsidDel="008E6D7E">
          <w:rPr>
            <w:rStyle w:val="Hyperlink"/>
            <w:rFonts w:ascii="Calibri" w:hAnsi="Calibri"/>
            <w:sz w:val="22"/>
            <w:szCs w:val="22"/>
            <w:lang w:val="en-GB" w:eastAsia="en-US"/>
          </w:rPr>
          <w:delText>Response</w:delText>
        </w:r>
        <w:r w:rsidDel="008E6D7E">
          <w:rPr>
            <w:rStyle w:val="Hyperlink"/>
            <w:rFonts w:ascii="Calibri" w:hAnsi="Calibri"/>
            <w:sz w:val="22"/>
            <w:szCs w:val="22"/>
            <w:lang w:val="en-GB" w:eastAsia="en-US"/>
          </w:rPr>
          <w:fldChar w:fldCharType="end"/>
        </w:r>
      </w:del>
      <w:ins w:id="114" w:author="Dall, Gabriele" w:date="2024-04-04T13:51:00Z">
        <w:r w:rsidR="00622A7C">
          <w:rPr>
            <w:lang w:val="en-US"/>
          </w:rPr>
          <w:t xml:space="preserve">. </w:t>
        </w:r>
      </w:ins>
      <w:ins w:id="115" w:author="Dall, Gabriele" w:date="2024-04-04T13:52:00Z">
        <w:r w:rsidR="00CA5196">
          <w:rPr>
            <w:rFonts w:ascii="Calibri" w:hAnsi="Calibri"/>
            <w:sz w:val="22"/>
            <w:szCs w:val="22"/>
            <w:lang w:val="en-GB" w:eastAsia="en-US"/>
          </w:rPr>
          <w:t xml:space="preserve">In contrast to the original </w:t>
        </w:r>
        <w:r w:rsidR="00735F29" w:rsidRPr="00DB4F48">
          <w:rPr>
            <w:rFonts w:ascii="Calibri" w:hAnsi="Calibri"/>
            <w:sz w:val="22"/>
            <w:szCs w:val="22"/>
            <w:lang w:val="en-GB" w:eastAsia="en-US"/>
          </w:rPr>
          <w:t>CEN WS/BII 3</w:t>
        </w:r>
        <w:r w:rsidR="00735F29" w:rsidRPr="00DB4F48">
          <w:rPr>
            <w:lang w:val="en-US"/>
          </w:rPr>
          <w:t xml:space="preserve"> </w:t>
        </w:r>
        <w:r w:rsidR="00735F29">
          <w:fldChar w:fldCharType="begin"/>
        </w:r>
        <w:r w:rsidR="00735F29" w:rsidRPr="00B24B61">
          <w:rPr>
            <w:lang w:val="en-US"/>
          </w:rPr>
          <w:instrText>HYPERLINK "https://standards.cencenelec.eu/dyn/www/f?p=205:110:0::::FSP_PROJECT:62033&amp;cs=1A7DBDEE6682A0238FED320C05D7FEE35"</w:instrText>
        </w:r>
        <w:r w:rsidR="00735F29">
          <w:fldChar w:fldCharType="separate"/>
        </w:r>
        <w:r w:rsidR="00735F29" w:rsidRPr="009468F9">
          <w:rPr>
            <w:rStyle w:val="Hyperlink"/>
            <w:rFonts w:ascii="Calibri" w:hAnsi="Calibri"/>
            <w:sz w:val="22"/>
            <w:szCs w:val="22"/>
            <w:lang w:val="en-GB" w:eastAsia="en-US"/>
          </w:rPr>
          <w:t>BII 51 Qualification Rejection</w:t>
        </w:r>
        <w:r w:rsidR="00735F29">
          <w:rPr>
            <w:rStyle w:val="Hyperlink"/>
            <w:rFonts w:ascii="Calibri" w:hAnsi="Calibri"/>
            <w:sz w:val="22"/>
            <w:szCs w:val="22"/>
            <w:lang w:val="en-GB" w:eastAsia="en-US"/>
          </w:rPr>
          <w:fldChar w:fldCharType="end"/>
        </w:r>
        <w:r w:rsidR="00735F29">
          <w:rPr>
            <w:rStyle w:val="Hyperlink"/>
            <w:rFonts w:ascii="Calibri" w:hAnsi="Calibri"/>
            <w:sz w:val="22"/>
            <w:szCs w:val="22"/>
            <w:lang w:val="en-GB" w:eastAsia="en-US"/>
          </w:rPr>
          <w:t>,</w:t>
        </w:r>
      </w:ins>
      <w:ins w:id="116" w:author="Dall, Gabriele" w:date="2024-04-04T13:51:00Z">
        <w:r w:rsidR="00622A7C">
          <w:rPr>
            <w:lang w:val="en-US"/>
          </w:rPr>
          <w:t xml:space="preserve"> </w:t>
        </w:r>
      </w:ins>
      <w:ins w:id="117" w:author="Dall, Gabriele" w:date="2024-04-04T13:52:00Z">
        <w:r w:rsidR="00735F29" w:rsidRPr="00735F29">
          <w:rPr>
            <w:rFonts w:ascii="Calibri" w:hAnsi="Calibri"/>
            <w:sz w:val="22"/>
            <w:szCs w:val="22"/>
            <w:lang w:val="en-GB" w:eastAsia="en-US"/>
            <w:rPrChange w:id="118" w:author="Dall, Gabriele" w:date="2024-04-04T13:52:00Z">
              <w:rPr>
                <w:lang w:val="en-US"/>
              </w:rPr>
            </w:rPrChange>
          </w:rPr>
          <w:t>th</w:t>
        </w:r>
        <w:r w:rsidR="00735F29">
          <w:rPr>
            <w:rFonts w:ascii="Calibri" w:hAnsi="Calibri"/>
            <w:sz w:val="22"/>
            <w:szCs w:val="22"/>
            <w:lang w:val="en-GB" w:eastAsia="en-US"/>
          </w:rPr>
          <w:t>e PEPPOL</w:t>
        </w:r>
        <w:r w:rsidR="00735F29" w:rsidRPr="00735F29">
          <w:rPr>
            <w:rFonts w:ascii="Calibri" w:hAnsi="Calibri"/>
            <w:sz w:val="22"/>
            <w:szCs w:val="22"/>
            <w:lang w:val="en-GB" w:eastAsia="en-US"/>
            <w:rPrChange w:id="119" w:author="Dall, Gabriele" w:date="2024-04-04T13:52:00Z">
              <w:rPr>
                <w:lang w:val="en-US"/>
              </w:rPr>
            </w:rPrChange>
          </w:rPr>
          <w:t xml:space="preserve"> profile</w:t>
        </w:r>
      </w:ins>
      <w:ins w:id="120" w:author="Dall, Gabriele" w:date="2024-04-04T13:53:00Z">
        <w:r w:rsidR="00735F29">
          <w:rPr>
            <w:rFonts w:ascii="Calibri" w:hAnsi="Calibri"/>
            <w:sz w:val="22"/>
            <w:szCs w:val="22"/>
            <w:lang w:val="en-GB" w:eastAsia="en-US"/>
          </w:rPr>
          <w:t xml:space="preserve"> will send </w:t>
        </w:r>
        <w:r w:rsidR="00154DE3">
          <w:rPr>
            <w:rFonts w:ascii="Calibri" w:hAnsi="Calibri"/>
            <w:sz w:val="22"/>
            <w:szCs w:val="22"/>
            <w:lang w:val="en-GB" w:eastAsia="en-US"/>
          </w:rPr>
          <w:t xml:space="preserve">any response – positive or negative </w:t>
        </w:r>
      </w:ins>
      <w:ins w:id="121" w:author="Dall, Gabriele" w:date="2024-04-04T13:57:00Z">
        <w:r w:rsidR="00C15F3D">
          <w:rPr>
            <w:rFonts w:ascii="Calibri" w:hAnsi="Calibri"/>
            <w:sz w:val="22"/>
            <w:szCs w:val="22"/>
            <w:lang w:val="en-GB" w:eastAsia="en-US"/>
          </w:rPr>
          <w:t xml:space="preserve">– </w:t>
        </w:r>
      </w:ins>
      <w:ins w:id="122" w:author="Dall, Gabriele" w:date="2024-04-04T13:53:00Z">
        <w:r w:rsidR="00154DE3">
          <w:rPr>
            <w:rFonts w:ascii="Calibri" w:hAnsi="Calibri"/>
            <w:sz w:val="22"/>
            <w:szCs w:val="22"/>
            <w:lang w:val="en-GB" w:eastAsia="en-US"/>
          </w:rPr>
          <w:t xml:space="preserve">since sending </w:t>
        </w:r>
        <w:r w:rsidR="005F3CC4">
          <w:rPr>
            <w:rFonts w:ascii="Calibri" w:hAnsi="Calibri"/>
            <w:sz w:val="22"/>
            <w:szCs w:val="22"/>
            <w:lang w:val="en-GB" w:eastAsia="en-US"/>
          </w:rPr>
          <w:t>out rejecti</w:t>
        </w:r>
      </w:ins>
      <w:ins w:id="123" w:author="Dall, Gabriele" w:date="2024-04-04T13:54:00Z">
        <w:r w:rsidR="005F3CC4">
          <w:rPr>
            <w:rFonts w:ascii="Calibri" w:hAnsi="Calibri"/>
            <w:sz w:val="22"/>
            <w:szCs w:val="22"/>
            <w:lang w:val="en-GB" w:eastAsia="en-US"/>
          </w:rPr>
          <w:t xml:space="preserve">ons did only fit </w:t>
        </w:r>
      </w:ins>
      <w:ins w:id="124" w:author="Dall, Gabriele" w:date="2024-04-04T13:58:00Z">
        <w:r w:rsidR="00A72BC6">
          <w:rPr>
            <w:rFonts w:ascii="Calibri" w:hAnsi="Calibri"/>
            <w:sz w:val="22"/>
            <w:szCs w:val="22"/>
            <w:lang w:val="en-GB" w:eastAsia="en-US"/>
          </w:rPr>
          <w:t xml:space="preserve">into </w:t>
        </w:r>
      </w:ins>
      <w:ins w:id="125" w:author="Dall, Gabriele" w:date="2024-04-04T13:54:00Z">
        <w:r w:rsidR="005F3CC4">
          <w:rPr>
            <w:rFonts w:ascii="Calibri" w:hAnsi="Calibri"/>
            <w:sz w:val="22"/>
            <w:szCs w:val="22"/>
            <w:lang w:val="en-GB" w:eastAsia="en-US"/>
          </w:rPr>
          <w:t xml:space="preserve">the </w:t>
        </w:r>
        <w:r w:rsidR="00BD7A57">
          <w:rPr>
            <w:rFonts w:ascii="Calibri" w:hAnsi="Calibri"/>
            <w:sz w:val="22"/>
            <w:szCs w:val="22"/>
            <w:lang w:val="en-GB" w:eastAsia="en-US"/>
          </w:rPr>
          <w:t xml:space="preserve">restricted procedure but did not fit </w:t>
        </w:r>
      </w:ins>
      <w:ins w:id="126" w:author="Dall, Gabriele" w:date="2024-04-04T13:58:00Z">
        <w:r w:rsidR="00A72BC6">
          <w:rPr>
            <w:rFonts w:ascii="Calibri" w:hAnsi="Calibri"/>
            <w:sz w:val="22"/>
            <w:szCs w:val="22"/>
            <w:lang w:val="en-GB" w:eastAsia="en-US"/>
          </w:rPr>
          <w:t>in</w:t>
        </w:r>
      </w:ins>
      <w:ins w:id="127" w:author="Dall, Gabriele" w:date="2024-04-04T13:54:00Z">
        <w:r w:rsidR="00BD7A57">
          <w:rPr>
            <w:rFonts w:ascii="Calibri" w:hAnsi="Calibri"/>
            <w:sz w:val="22"/>
            <w:szCs w:val="22"/>
            <w:lang w:val="en-GB" w:eastAsia="en-US"/>
          </w:rPr>
          <w:t xml:space="preserve">to all of the </w:t>
        </w:r>
      </w:ins>
      <w:ins w:id="128" w:author="Dall, Gabriele" w:date="2024-04-04T13:55:00Z">
        <w:r w:rsidR="00BD7A57">
          <w:rPr>
            <w:rFonts w:ascii="Calibri" w:hAnsi="Calibri"/>
            <w:sz w:val="22"/>
            <w:szCs w:val="22"/>
            <w:lang w:val="en-GB" w:eastAsia="en-US"/>
          </w:rPr>
          <w:t xml:space="preserve">other variants that </w:t>
        </w:r>
        <w:r w:rsidR="004D0627">
          <w:rPr>
            <w:rFonts w:ascii="Calibri" w:hAnsi="Calibri"/>
            <w:sz w:val="22"/>
            <w:szCs w:val="22"/>
            <w:lang w:val="en-GB" w:eastAsia="en-US"/>
          </w:rPr>
          <w:t>will be introduced</w:t>
        </w:r>
      </w:ins>
      <w:ins w:id="129" w:author="Dall, Gabriele" w:date="2024-04-04T13:58:00Z">
        <w:r w:rsidR="00A72BC6">
          <w:rPr>
            <w:rFonts w:ascii="Calibri" w:hAnsi="Calibri"/>
            <w:sz w:val="22"/>
            <w:szCs w:val="22"/>
            <w:lang w:val="en-GB" w:eastAsia="en-US"/>
          </w:rPr>
          <w:t xml:space="preserve"> later</w:t>
        </w:r>
      </w:ins>
      <w:ins w:id="130" w:author="Dall, Gabriele" w:date="2024-04-04T13:55:00Z">
        <w:r w:rsidR="004D0627">
          <w:rPr>
            <w:rFonts w:ascii="Calibri" w:hAnsi="Calibri"/>
            <w:sz w:val="22"/>
            <w:szCs w:val="22"/>
            <w:lang w:val="en-GB" w:eastAsia="en-US"/>
          </w:rPr>
          <w:t xml:space="preserve"> in </w:t>
        </w:r>
      </w:ins>
      <w:ins w:id="131" w:author="Dall, Gabriele" w:date="2024-04-04T13:58:00Z">
        <w:r w:rsidR="00A72BC6">
          <w:rPr>
            <w:rFonts w:ascii="Calibri" w:hAnsi="Calibri"/>
            <w:sz w:val="22"/>
            <w:szCs w:val="22"/>
            <w:lang w:val="en-GB" w:eastAsia="en-US"/>
          </w:rPr>
          <w:t>chapter</w:t>
        </w:r>
      </w:ins>
      <w:ins w:id="132" w:author="Dall, Gabriele" w:date="2024-04-04T13:55:00Z">
        <w:r w:rsidR="004D0627">
          <w:rPr>
            <w:rFonts w:ascii="Calibri" w:hAnsi="Calibri"/>
            <w:sz w:val="22"/>
            <w:szCs w:val="22"/>
            <w:lang w:val="en-GB" w:eastAsia="en-US"/>
          </w:rPr>
          <w:t xml:space="preserve"> </w:t>
        </w:r>
        <w:r w:rsidR="004D0627">
          <w:rPr>
            <w:rFonts w:ascii="Calibri" w:hAnsi="Calibri"/>
            <w:sz w:val="22"/>
            <w:szCs w:val="22"/>
            <w:lang w:val="en-GB" w:eastAsia="en-US"/>
          </w:rPr>
          <w:fldChar w:fldCharType="begin"/>
        </w:r>
        <w:r w:rsidR="004D0627">
          <w:rPr>
            <w:rFonts w:ascii="Calibri" w:hAnsi="Calibri"/>
            <w:sz w:val="22"/>
            <w:szCs w:val="22"/>
            <w:lang w:val="en-GB" w:eastAsia="en-US"/>
          </w:rPr>
          <w:instrText xml:space="preserve"> REF _Ref163131365 \r \h </w:instrText>
        </w:r>
        <w:r w:rsidR="004D0627">
          <w:rPr>
            <w:rFonts w:ascii="Calibri" w:hAnsi="Calibri"/>
            <w:sz w:val="22"/>
            <w:szCs w:val="22"/>
            <w:lang w:val="en-GB" w:eastAsia="en-US"/>
          </w:rPr>
        </w:r>
      </w:ins>
      <w:r w:rsidR="00B07B83">
        <w:rPr>
          <w:rFonts w:ascii="Calibri" w:hAnsi="Calibri"/>
          <w:sz w:val="22"/>
          <w:szCs w:val="22"/>
          <w:lang w:val="en-GB" w:eastAsia="en-US"/>
        </w:rPr>
        <w:instrText xml:space="preserve"> \* MERGEFORMAT </w:instrText>
      </w:r>
      <w:r w:rsidR="004D0627">
        <w:rPr>
          <w:rFonts w:ascii="Calibri" w:hAnsi="Calibri"/>
          <w:sz w:val="22"/>
          <w:szCs w:val="22"/>
          <w:lang w:val="en-GB" w:eastAsia="en-US"/>
        </w:rPr>
        <w:fldChar w:fldCharType="separate"/>
      </w:r>
      <w:ins w:id="133" w:author="Dall, Gabriele" w:date="2024-04-04T13:55:00Z">
        <w:r w:rsidR="004D0627">
          <w:rPr>
            <w:rFonts w:ascii="Calibri" w:hAnsi="Calibri"/>
            <w:sz w:val="22"/>
            <w:szCs w:val="22"/>
            <w:lang w:val="en-GB" w:eastAsia="en-US"/>
          </w:rPr>
          <w:t>7</w:t>
        </w:r>
        <w:r w:rsidR="004D0627">
          <w:rPr>
            <w:rFonts w:ascii="Calibri" w:hAnsi="Calibri"/>
            <w:sz w:val="22"/>
            <w:szCs w:val="22"/>
            <w:lang w:val="en-GB" w:eastAsia="en-US"/>
          </w:rPr>
          <w:fldChar w:fldCharType="end"/>
        </w:r>
      </w:ins>
      <w:ins w:id="134" w:author="Dall, Gabriele" w:date="2024-04-04T13:56:00Z">
        <w:r w:rsidR="00B07B83">
          <w:rPr>
            <w:rFonts w:ascii="Calibri" w:hAnsi="Calibri"/>
            <w:sz w:val="22"/>
            <w:szCs w:val="22"/>
            <w:lang w:val="en-GB" w:eastAsia="en-US"/>
          </w:rPr>
          <w:t>, “</w:t>
        </w:r>
      </w:ins>
      <w:ins w:id="135" w:author="Dall, Gabriele" w:date="2024-04-04T13:55:00Z">
        <w:r w:rsidR="004D0627">
          <w:rPr>
            <w:rFonts w:ascii="Calibri" w:hAnsi="Calibri"/>
            <w:sz w:val="22"/>
            <w:szCs w:val="22"/>
            <w:lang w:val="en-GB" w:eastAsia="en-US"/>
          </w:rPr>
          <w:fldChar w:fldCharType="begin"/>
        </w:r>
        <w:r w:rsidR="004D0627">
          <w:rPr>
            <w:rFonts w:ascii="Calibri" w:hAnsi="Calibri"/>
            <w:sz w:val="22"/>
            <w:szCs w:val="22"/>
            <w:lang w:val="en-GB" w:eastAsia="en-US"/>
          </w:rPr>
          <w:instrText xml:space="preserve"> REF _Ref163131370 \h </w:instrText>
        </w:r>
        <w:r w:rsidR="004D0627">
          <w:rPr>
            <w:rFonts w:ascii="Calibri" w:hAnsi="Calibri"/>
            <w:sz w:val="22"/>
            <w:szCs w:val="22"/>
            <w:lang w:val="en-GB" w:eastAsia="en-US"/>
          </w:rPr>
        </w:r>
      </w:ins>
      <w:r w:rsidR="00B07B83">
        <w:rPr>
          <w:rFonts w:ascii="Calibri" w:hAnsi="Calibri"/>
          <w:sz w:val="22"/>
          <w:szCs w:val="22"/>
          <w:lang w:val="en-GB" w:eastAsia="en-US"/>
        </w:rPr>
        <w:instrText xml:space="preserve"> \* MERGEFORMAT </w:instrText>
      </w:r>
      <w:r w:rsidR="004D0627">
        <w:rPr>
          <w:rFonts w:ascii="Calibri" w:hAnsi="Calibri"/>
          <w:sz w:val="22"/>
          <w:szCs w:val="22"/>
          <w:lang w:val="en-GB" w:eastAsia="en-US"/>
        </w:rPr>
        <w:fldChar w:fldCharType="separate"/>
      </w:r>
      <w:ins w:id="136" w:author="Dall, Gabriele" w:date="2024-04-04T13:55:00Z">
        <w:r w:rsidR="004D0627" w:rsidRPr="00B07B83">
          <w:rPr>
            <w:rFonts w:ascii="Calibri" w:hAnsi="Calibri"/>
            <w:sz w:val="22"/>
            <w:szCs w:val="22"/>
            <w:lang w:val="en-GB" w:eastAsia="en-US"/>
            <w:rPrChange w:id="137" w:author="Dall, Gabriele" w:date="2024-04-04T13:56:00Z">
              <w:rPr/>
            </w:rPrChange>
          </w:rPr>
          <w:t>Process Variants of Two-Staged Procedures</w:t>
        </w:r>
        <w:r w:rsidR="004D0627">
          <w:rPr>
            <w:rFonts w:ascii="Calibri" w:hAnsi="Calibri"/>
            <w:sz w:val="22"/>
            <w:szCs w:val="22"/>
            <w:lang w:val="en-GB" w:eastAsia="en-US"/>
          </w:rPr>
          <w:fldChar w:fldCharType="end"/>
        </w:r>
      </w:ins>
      <w:ins w:id="138" w:author="Dall, Gabriele" w:date="2024-04-04T13:56:00Z">
        <w:r w:rsidR="00B07B83">
          <w:rPr>
            <w:rFonts w:ascii="Calibri" w:hAnsi="Calibri"/>
            <w:sz w:val="22"/>
            <w:szCs w:val="22"/>
            <w:lang w:val="en-GB" w:eastAsia="en-US"/>
          </w:rPr>
          <w:t>”</w:t>
        </w:r>
        <w:r w:rsidR="00825696">
          <w:rPr>
            <w:rFonts w:ascii="Calibri" w:hAnsi="Calibri"/>
            <w:sz w:val="22"/>
            <w:szCs w:val="22"/>
            <w:lang w:val="en-GB" w:eastAsia="en-US"/>
          </w:rPr>
          <w:t>.</w:t>
        </w:r>
      </w:ins>
      <w:ins w:id="139" w:author="Dall, Gabriele" w:date="2024-04-04T13:52:00Z">
        <w:r w:rsidR="00735F29" w:rsidRPr="00B07B83">
          <w:rPr>
            <w:rFonts w:ascii="Calibri" w:hAnsi="Calibri"/>
            <w:sz w:val="22"/>
            <w:szCs w:val="22"/>
            <w:lang w:val="en-GB" w:eastAsia="en-US"/>
            <w:rPrChange w:id="140" w:author="Dall, Gabriele" w:date="2024-04-04T13:56:00Z">
              <w:rPr>
                <w:lang w:val="en-US"/>
              </w:rPr>
            </w:rPrChange>
          </w:rPr>
          <w:t xml:space="preserve"> </w:t>
        </w:r>
      </w:ins>
    </w:p>
    <w:p w14:paraId="2B4460B1" w14:textId="55363BA5" w:rsidR="00DB4F48" w:rsidRPr="00DC6933" w:rsidRDefault="00527434" w:rsidP="00DC6933">
      <w:pPr>
        <w:pStyle w:val="StandardWeb"/>
        <w:rPr>
          <w:rFonts w:ascii="Calibri" w:hAnsi="Calibri"/>
          <w:sz w:val="22"/>
          <w:szCs w:val="22"/>
          <w:lang w:val="en-GB" w:eastAsia="en-US"/>
        </w:rPr>
      </w:pPr>
      <w:del w:id="141" w:author="Dall, Gabriele" w:date="2024-04-04T13:51:00Z">
        <w:r w:rsidRPr="00B07B83" w:rsidDel="00622A7C">
          <w:rPr>
            <w:rFonts w:ascii="Calibri" w:hAnsi="Calibri"/>
            <w:sz w:val="22"/>
            <w:szCs w:val="22"/>
            <w:lang w:val="en-GB" w:eastAsia="en-US"/>
            <w:rPrChange w:id="142" w:author="Dall, Gabriele" w:date="2024-04-04T13:56:00Z">
              <w:rPr>
                <w:lang w:val="en-US"/>
              </w:rPr>
            </w:rPrChange>
          </w:rPr>
          <w:delText xml:space="preserve">. </w:delText>
        </w:r>
      </w:del>
      <w:r w:rsidR="00DB4F48" w:rsidRPr="00DB4F48">
        <w:rPr>
          <w:rFonts w:ascii="Calibri" w:hAnsi="Calibri"/>
          <w:sz w:val="22"/>
          <w:szCs w:val="22"/>
          <w:lang w:val="en-GB" w:eastAsia="en-US"/>
        </w:rPr>
        <w:t xml:space="preserve">In </w:t>
      </w:r>
      <w:r w:rsidR="00DC6933">
        <w:rPr>
          <w:rFonts w:ascii="Calibri" w:hAnsi="Calibri"/>
          <w:sz w:val="22"/>
          <w:szCs w:val="22"/>
          <w:lang w:val="en-GB" w:eastAsia="en-US"/>
        </w:rPr>
        <w:t>two-stage procedures</w:t>
      </w:r>
      <w:r w:rsidR="00DB4F48" w:rsidRPr="00DB4F48">
        <w:rPr>
          <w:rFonts w:ascii="Calibri" w:hAnsi="Calibri"/>
          <w:sz w:val="22"/>
          <w:szCs w:val="22"/>
          <w:lang w:val="en-GB" w:eastAsia="en-US"/>
        </w:rPr>
        <w:t xml:space="preserve"> the contracting authority will send an invitation to tender (second step) only to the identified candidates</w:t>
      </w:r>
      <w:ins w:id="143" w:author="Dall, Gabriele" w:date="2024-04-04T13:57:00Z">
        <w:r w:rsidR="00975B20">
          <w:rPr>
            <w:rFonts w:ascii="Calibri" w:hAnsi="Calibri"/>
            <w:sz w:val="22"/>
            <w:szCs w:val="22"/>
            <w:lang w:val="en-GB" w:eastAsia="en-US"/>
          </w:rPr>
          <w:t xml:space="preserve">, </w:t>
        </w:r>
      </w:ins>
      <w:del w:id="144" w:author="Dall, Gabriele" w:date="2024-04-04T13:57:00Z">
        <w:r w:rsidR="00DB4F48" w:rsidRPr="00DB4F48" w:rsidDel="00975B20">
          <w:rPr>
            <w:rFonts w:ascii="Calibri" w:hAnsi="Calibri"/>
            <w:sz w:val="22"/>
            <w:szCs w:val="22"/>
            <w:lang w:val="en-GB" w:eastAsia="en-US"/>
          </w:rPr>
          <w:delText xml:space="preserve"> </w:delText>
        </w:r>
      </w:del>
      <w:del w:id="145" w:author="Dall, Gabriele" w:date="2024-04-04T13:56:00Z">
        <w:r w:rsidR="00DB4F48" w:rsidRPr="00DB4F48" w:rsidDel="00825696">
          <w:rPr>
            <w:rFonts w:ascii="Calibri" w:hAnsi="Calibri"/>
            <w:sz w:val="22"/>
            <w:szCs w:val="22"/>
            <w:lang w:val="en-GB" w:eastAsia="en-US"/>
          </w:rPr>
          <w:delText xml:space="preserve">which </w:delText>
        </w:r>
      </w:del>
      <w:del w:id="146" w:author="Dall, Gabriele" w:date="2024-04-04T13:57:00Z">
        <w:r w:rsidR="00DB4F48" w:rsidRPr="00DB4F48" w:rsidDel="00975B20">
          <w:rPr>
            <w:rFonts w:ascii="Calibri" w:hAnsi="Calibri"/>
            <w:sz w:val="22"/>
            <w:szCs w:val="22"/>
            <w:lang w:val="en-GB" w:eastAsia="en-US"/>
          </w:rPr>
          <w:delText xml:space="preserve">have been </w:delText>
        </w:r>
      </w:del>
      <w:r w:rsidR="00DB4F48" w:rsidRPr="00DB4F48">
        <w:rPr>
          <w:rFonts w:ascii="Calibri" w:hAnsi="Calibri"/>
          <w:sz w:val="22"/>
          <w:szCs w:val="22"/>
          <w:lang w:val="en-GB" w:eastAsia="en-US"/>
        </w:rPr>
        <w:t>selected after the qualification phase</w:t>
      </w:r>
      <w:ins w:id="147" w:author="Dall, Gabriele" w:date="2024-04-04T13:57:00Z">
        <w:r w:rsidR="00975B20">
          <w:rPr>
            <w:rFonts w:ascii="Calibri" w:hAnsi="Calibri"/>
            <w:sz w:val="22"/>
            <w:szCs w:val="22"/>
            <w:lang w:val="en-GB" w:eastAsia="en-US"/>
          </w:rPr>
          <w:t>,</w:t>
        </w:r>
      </w:ins>
      <w:r w:rsidR="00DB4F48" w:rsidRPr="00DB4F48">
        <w:rPr>
          <w:rFonts w:ascii="Calibri" w:hAnsi="Calibri"/>
          <w:sz w:val="22"/>
          <w:szCs w:val="22"/>
          <w:lang w:val="en-GB" w:eastAsia="en-US"/>
        </w:rPr>
        <w:t xml:space="preserve"> using profile CEN WS/BII 3</w:t>
      </w:r>
      <w:r w:rsidR="00DB4F48" w:rsidRPr="00DB4F48">
        <w:rPr>
          <w:lang w:val="en-US"/>
        </w:rPr>
        <w:t xml:space="preserve"> </w:t>
      </w:r>
      <w:r w:rsidR="00DB4F48">
        <w:fldChar w:fldCharType="begin"/>
      </w:r>
      <w:r w:rsidR="00DB4F48" w:rsidRPr="008A1E14">
        <w:rPr>
          <w:lang w:val="en-US"/>
          <w:rPrChange w:id="148" w:author="Dall, Gabriele" w:date="2024-04-03T08:23:00Z">
            <w:rPr/>
          </w:rPrChange>
        </w:rPr>
        <w:instrText>HYPERLINK "https://standards.cencenelec.eu/dyn/www/f?p=205:110:0::::FSP_PROJECT:62034&amp;cs=14EBEB82D050E426BA2F37CC537677DFB"</w:instrText>
      </w:r>
      <w:r w:rsidR="00DB4F48">
        <w:fldChar w:fldCharType="separate"/>
      </w:r>
      <w:r w:rsidR="00DB4F48" w:rsidRPr="009468F9">
        <w:rPr>
          <w:rStyle w:val="Hyperlink"/>
          <w:rFonts w:ascii="Calibri" w:hAnsi="Calibri"/>
          <w:sz w:val="22"/>
          <w:szCs w:val="22"/>
          <w:lang w:val="en-GB" w:eastAsia="en-US"/>
        </w:rPr>
        <w:t>BII52 Invitation to Tender</w:t>
      </w:r>
      <w:r w:rsidR="00DB4F48">
        <w:rPr>
          <w:rStyle w:val="Hyperlink"/>
          <w:rFonts w:ascii="Calibri" w:hAnsi="Calibri"/>
          <w:sz w:val="22"/>
          <w:szCs w:val="22"/>
          <w:lang w:val="en-GB" w:eastAsia="en-US"/>
        </w:rPr>
        <w:fldChar w:fldCharType="end"/>
      </w:r>
      <w:r w:rsidR="00DB4F48" w:rsidRPr="009468F9">
        <w:rPr>
          <w:rStyle w:val="Hyperlink"/>
          <w:rFonts w:ascii="Calibri" w:hAnsi="Calibri"/>
          <w:sz w:val="22"/>
          <w:szCs w:val="22"/>
          <w:lang w:val="en-GB" w:eastAsia="en-US"/>
        </w:rPr>
        <w:t xml:space="preserve"> </w:t>
      </w:r>
      <w:r w:rsidR="00DB4F48" w:rsidRPr="00DB4F48">
        <w:rPr>
          <w:rFonts w:ascii="Calibri" w:hAnsi="Calibri"/>
          <w:sz w:val="22"/>
          <w:szCs w:val="22"/>
          <w:lang w:val="en-GB" w:eastAsia="en-US"/>
        </w:rPr>
        <w:t xml:space="preserve">(CWA 17027-117). The invitation to tender provides the </w:t>
      </w:r>
      <w:r>
        <w:rPr>
          <w:rFonts w:ascii="Calibri" w:hAnsi="Calibri"/>
          <w:sz w:val="22"/>
          <w:szCs w:val="22"/>
          <w:lang w:val="en-GB" w:eastAsia="en-US"/>
        </w:rPr>
        <w:t xml:space="preserve">procurement document and </w:t>
      </w:r>
      <w:ins w:id="149" w:author="Dall, Gabriele" w:date="2024-04-02T17:18:00Z">
        <w:r w:rsidR="00A67563">
          <w:rPr>
            <w:rFonts w:ascii="Calibri" w:hAnsi="Calibri"/>
            <w:sz w:val="22"/>
            <w:szCs w:val="22"/>
            <w:lang w:val="en-GB" w:eastAsia="en-US"/>
          </w:rPr>
          <w:t xml:space="preserve">leads to the </w:t>
        </w:r>
      </w:ins>
      <w:r w:rsidR="00DB4F48" w:rsidRPr="00DB4F48">
        <w:rPr>
          <w:rFonts w:ascii="Calibri" w:hAnsi="Calibri"/>
          <w:sz w:val="22"/>
          <w:szCs w:val="22"/>
          <w:lang w:val="en-GB" w:eastAsia="en-US"/>
        </w:rPr>
        <w:t>possibility to submit a tender. It is captured by the PEPPOL BIS</w:t>
      </w:r>
      <w:r w:rsidR="00DB4F48" w:rsidRPr="00DB4F48">
        <w:rPr>
          <w:lang w:val="en-US"/>
        </w:rPr>
        <w:t xml:space="preserve"> </w:t>
      </w:r>
      <w:r w:rsidR="00DB4F48">
        <w:fldChar w:fldCharType="begin"/>
      </w:r>
      <w:r w:rsidR="00DB4F48" w:rsidRPr="008A1E14">
        <w:rPr>
          <w:lang w:val="en-US"/>
          <w:rPrChange w:id="150" w:author="Dall, Gabriele" w:date="2024-04-03T08:23:00Z">
            <w:rPr/>
          </w:rPrChange>
        </w:rPr>
        <w:instrText>HYPERLINK "https://docs.peppol.eu/pracc/profiles/p013/index.html"</w:instrText>
      </w:r>
      <w:r w:rsidR="00DB4F48">
        <w:fldChar w:fldCharType="separate"/>
      </w:r>
      <w:r w:rsidR="00DB4F48" w:rsidRPr="00365568">
        <w:rPr>
          <w:rStyle w:val="Hyperlink"/>
          <w:rFonts w:ascii="Calibri" w:hAnsi="Calibri"/>
          <w:sz w:val="22"/>
          <w:szCs w:val="22"/>
          <w:lang w:val="en-GB" w:eastAsia="en-US"/>
        </w:rPr>
        <w:t>P013 Invitation to Tender</w:t>
      </w:r>
      <w:r w:rsidR="00DB4F48">
        <w:rPr>
          <w:rStyle w:val="Hyperlink"/>
          <w:rFonts w:ascii="Calibri" w:hAnsi="Calibri"/>
          <w:sz w:val="22"/>
          <w:szCs w:val="22"/>
          <w:lang w:val="en-GB" w:eastAsia="en-US"/>
        </w:rPr>
        <w:fldChar w:fldCharType="end"/>
      </w:r>
      <w:r w:rsidR="00DB4F48" w:rsidRPr="00DB4F48">
        <w:rPr>
          <w:lang w:val="en-US"/>
        </w:rPr>
        <w:t>.</w:t>
      </w:r>
      <w:r>
        <w:rPr>
          <w:lang w:val="en-US"/>
        </w:rPr>
        <w:t xml:space="preserve"> </w:t>
      </w:r>
    </w:p>
    <w:p w14:paraId="793E2802" w14:textId="5224D065" w:rsidR="00DB4F48" w:rsidRPr="00DB4F48" w:rsidRDefault="00DB4F48" w:rsidP="00DB4F48">
      <w:pPr>
        <w:pStyle w:val="StandardWeb"/>
        <w:rPr>
          <w:rFonts w:ascii="Calibri" w:hAnsi="Calibri"/>
          <w:sz w:val="22"/>
          <w:szCs w:val="22"/>
          <w:lang w:val="en-GB" w:eastAsia="en-US"/>
        </w:rPr>
      </w:pPr>
      <w:r w:rsidRPr="00DB4F48">
        <w:rPr>
          <w:rFonts w:ascii="Calibri" w:hAnsi="Calibri"/>
          <w:sz w:val="22"/>
          <w:szCs w:val="22"/>
          <w:lang w:val="en-GB" w:eastAsia="en-US"/>
        </w:rPr>
        <w:t>Once the economic operator has received the call for tenders</w:t>
      </w:r>
      <w:r w:rsidR="00527434">
        <w:rPr>
          <w:rFonts w:ascii="Calibri" w:hAnsi="Calibri"/>
          <w:sz w:val="22"/>
          <w:szCs w:val="22"/>
          <w:lang w:val="en-GB" w:eastAsia="en-US"/>
        </w:rPr>
        <w:t xml:space="preserve"> </w:t>
      </w:r>
      <w:r w:rsidRPr="00DB4F48">
        <w:rPr>
          <w:rFonts w:ascii="Calibri" w:hAnsi="Calibri"/>
          <w:sz w:val="22"/>
          <w:szCs w:val="22"/>
          <w:lang w:val="en-GB" w:eastAsia="en-US"/>
        </w:rPr>
        <w:t xml:space="preserve">or invitation to tender, </w:t>
      </w:r>
      <w:ins w:id="151" w:author="Dall, Gabriele" w:date="2024-04-03T06:19:00Z">
        <w:r w:rsidR="7BC2C821" w:rsidRPr="6CC0E4BA">
          <w:rPr>
            <w:rFonts w:ascii="Calibri" w:hAnsi="Calibri"/>
            <w:sz w:val="22"/>
            <w:szCs w:val="22"/>
            <w:lang w:val="en-GB" w:eastAsia="en-US"/>
          </w:rPr>
          <w:t>she</w:t>
        </w:r>
      </w:ins>
      <w:ins w:id="152" w:author="Dall, Gabriele" w:date="2024-04-04T14:00:00Z">
        <w:r w:rsidR="00E81237">
          <w:rPr>
            <w:rFonts w:ascii="Calibri" w:hAnsi="Calibri"/>
            <w:sz w:val="22"/>
            <w:szCs w:val="22"/>
            <w:lang w:val="en-GB" w:eastAsia="en-US"/>
          </w:rPr>
          <w:t xml:space="preserve"> </w:t>
        </w:r>
      </w:ins>
      <w:commentRangeStart w:id="153"/>
      <w:commentRangeStart w:id="154"/>
      <w:del w:id="155" w:author="Dall, Gabriele" w:date="2024-04-03T06:19:00Z">
        <w:r w:rsidRPr="00DB4F48">
          <w:rPr>
            <w:rFonts w:ascii="Calibri" w:hAnsi="Calibri"/>
            <w:sz w:val="22"/>
            <w:szCs w:val="22"/>
            <w:lang w:val="en-GB" w:eastAsia="en-US"/>
          </w:rPr>
          <w:delText>it</w:delText>
        </w:r>
      </w:del>
      <w:commentRangeEnd w:id="153"/>
      <w:r w:rsidR="00FC71EB">
        <w:commentReference w:id="153"/>
      </w:r>
      <w:commentRangeEnd w:id="154"/>
      <w:r w:rsidR="00E1305A">
        <w:commentReference w:id="154"/>
      </w:r>
      <w:del w:id="156" w:author="Dall, Gabriele" w:date="2024-04-03T06:19:00Z">
        <w:r w:rsidRPr="00DB4F48">
          <w:rPr>
            <w:rFonts w:ascii="Calibri" w:hAnsi="Calibri"/>
            <w:sz w:val="22"/>
            <w:szCs w:val="22"/>
            <w:lang w:val="en-GB" w:eastAsia="en-US"/>
          </w:rPr>
          <w:delText xml:space="preserve"> </w:delText>
        </w:r>
      </w:del>
      <w:r w:rsidRPr="00DB4F48">
        <w:rPr>
          <w:rFonts w:ascii="Calibri" w:hAnsi="Calibri"/>
          <w:sz w:val="22"/>
          <w:szCs w:val="22"/>
          <w:lang w:val="en-GB" w:eastAsia="en-US"/>
        </w:rPr>
        <w:t xml:space="preserve">can use the </w:t>
      </w:r>
      <w:proofErr w:type="spellStart"/>
      <w:r w:rsidRPr="00DB4F48">
        <w:rPr>
          <w:rFonts w:ascii="Calibri" w:hAnsi="Calibri"/>
          <w:sz w:val="22"/>
          <w:szCs w:val="22"/>
          <w:lang w:val="en-GB" w:eastAsia="en-US"/>
        </w:rPr>
        <w:t>Peppol</w:t>
      </w:r>
      <w:proofErr w:type="spellEnd"/>
      <w:r w:rsidRPr="00DB4F48">
        <w:rPr>
          <w:rFonts w:ascii="Calibri" w:hAnsi="Calibri"/>
          <w:sz w:val="22"/>
          <w:szCs w:val="22"/>
          <w:lang w:val="en-GB" w:eastAsia="en-US"/>
        </w:rPr>
        <w:t xml:space="preserve"> BIS</w:t>
      </w:r>
      <w:r w:rsidRPr="00DB4F48">
        <w:rPr>
          <w:lang w:val="en-US"/>
        </w:rPr>
        <w:t xml:space="preserve"> </w:t>
      </w:r>
      <w:r>
        <w:fldChar w:fldCharType="begin"/>
      </w:r>
      <w:r w:rsidRPr="00F63C51">
        <w:rPr>
          <w:lang w:val="en-US"/>
          <w:rPrChange w:id="157" w:author="Dall, Gabriele" w:date="2024-04-03T08:24:00Z">
            <w:rPr/>
          </w:rPrChange>
        </w:rPr>
        <w:instrText>HYPERLINK "https://docs.peppol.eu/pracc/profiles/p004/index.html" \h</w:instrText>
      </w:r>
      <w:r>
        <w:fldChar w:fldCharType="separate"/>
      </w:r>
      <w:r w:rsidRPr="6CC0E4BA">
        <w:rPr>
          <w:rStyle w:val="Hyperlink"/>
          <w:rFonts w:ascii="Calibri" w:hAnsi="Calibri"/>
          <w:sz w:val="22"/>
          <w:szCs w:val="22"/>
          <w:lang w:val="en-GB" w:eastAsia="en-US"/>
        </w:rPr>
        <w:t>P004 Call for Tenders Questions and Answers</w:t>
      </w:r>
      <w:r>
        <w:rPr>
          <w:rStyle w:val="Hyperlink"/>
          <w:rFonts w:ascii="Calibri" w:hAnsi="Calibri"/>
          <w:sz w:val="22"/>
          <w:szCs w:val="22"/>
          <w:lang w:val="en-GB" w:eastAsia="en-US"/>
        </w:rPr>
        <w:fldChar w:fldCharType="end"/>
      </w:r>
      <w:r w:rsidRPr="009468F9">
        <w:rPr>
          <w:rStyle w:val="Hyperlink"/>
          <w:rFonts w:ascii="Calibri" w:hAnsi="Calibri"/>
          <w:sz w:val="22"/>
          <w:szCs w:val="22"/>
          <w:lang w:val="en-GB" w:eastAsia="en-US"/>
        </w:rPr>
        <w:t xml:space="preserve"> </w:t>
      </w:r>
      <w:r w:rsidRPr="00DB4F48">
        <w:rPr>
          <w:rFonts w:ascii="Calibri" w:hAnsi="Calibri"/>
          <w:sz w:val="22"/>
          <w:szCs w:val="22"/>
          <w:lang w:val="en-GB" w:eastAsia="en-US"/>
        </w:rPr>
        <w:t xml:space="preserve">for the business process of answering questions about </w:t>
      </w:r>
      <w:r w:rsidR="00527434">
        <w:rPr>
          <w:rFonts w:ascii="Calibri" w:hAnsi="Calibri"/>
          <w:sz w:val="22"/>
          <w:szCs w:val="22"/>
          <w:lang w:val="en-GB" w:eastAsia="en-US"/>
        </w:rPr>
        <w:t>the procurement document or qualitative selection</w:t>
      </w:r>
      <w:r w:rsidRPr="00DB4F48">
        <w:rPr>
          <w:rFonts w:ascii="Calibri" w:hAnsi="Calibri"/>
          <w:sz w:val="22"/>
          <w:szCs w:val="22"/>
          <w:lang w:val="en-GB" w:eastAsia="en-US"/>
        </w:rPr>
        <w:t>. The BIS P004 is based upon CEN WS/BII3 profile</w:t>
      </w:r>
      <w:r w:rsidRPr="00DB4F48">
        <w:rPr>
          <w:lang w:val="en-US"/>
        </w:rPr>
        <w:t xml:space="preserve"> </w:t>
      </w:r>
      <w:r>
        <w:fldChar w:fldCharType="begin"/>
      </w:r>
      <w:r w:rsidRPr="00F63C51">
        <w:rPr>
          <w:lang w:val="en-US"/>
          <w:rPrChange w:id="158" w:author="Dall, Gabriele" w:date="2024-04-03T08:24:00Z">
            <w:rPr/>
          </w:rPrChange>
        </w:rPr>
        <w:instrText>HYPERLINK "https://standards.cencenelec.eu/dyn/www/f?p=205:110:0::::FSP_PROJECT:62030&amp;cs=137D249EEF9A0B7DF6DAD668A740CA477" \h</w:instrText>
      </w:r>
      <w:r>
        <w:fldChar w:fldCharType="separate"/>
      </w:r>
      <w:r w:rsidRPr="6CC0E4BA">
        <w:rPr>
          <w:rStyle w:val="Hyperlink"/>
          <w:rFonts w:ascii="Calibri" w:hAnsi="Calibri"/>
          <w:sz w:val="22"/>
          <w:szCs w:val="22"/>
          <w:lang w:val="en-GB" w:eastAsia="en-US"/>
        </w:rPr>
        <w:t>BII48 Call for Tenders Questions and Answers</w:t>
      </w:r>
      <w:r>
        <w:rPr>
          <w:rStyle w:val="Hyperlink"/>
          <w:rFonts w:ascii="Calibri" w:hAnsi="Calibri"/>
          <w:sz w:val="22"/>
          <w:szCs w:val="22"/>
          <w:lang w:val="en-GB" w:eastAsia="en-US"/>
        </w:rPr>
        <w:fldChar w:fldCharType="end"/>
      </w:r>
      <w:r w:rsidRPr="009468F9">
        <w:rPr>
          <w:rStyle w:val="Hyperlink"/>
          <w:rFonts w:ascii="Calibri" w:hAnsi="Calibri"/>
          <w:sz w:val="22"/>
          <w:szCs w:val="22"/>
          <w:lang w:val="en-GB" w:eastAsia="en-US"/>
        </w:rPr>
        <w:t xml:space="preserve"> </w:t>
      </w:r>
      <w:r w:rsidRPr="00DB4F48">
        <w:rPr>
          <w:rFonts w:ascii="Calibri" w:hAnsi="Calibri"/>
          <w:sz w:val="22"/>
          <w:szCs w:val="22"/>
          <w:lang w:val="en-GB" w:eastAsia="en-US"/>
        </w:rPr>
        <w:t xml:space="preserve">(CWA 17027-113) and supports economic operators to clarify open questions until the submission deadline. Answers of the contracting authority </w:t>
      </w:r>
      <w:del w:id="159" w:author="Dall, Gabriele" w:date="2024-04-02T17:19:00Z">
        <w:r w:rsidRPr="00DB4F48" w:rsidDel="00920678">
          <w:rPr>
            <w:rFonts w:ascii="Calibri" w:hAnsi="Calibri"/>
            <w:sz w:val="22"/>
            <w:szCs w:val="22"/>
            <w:lang w:val="en-GB" w:eastAsia="en-US"/>
          </w:rPr>
          <w:delText xml:space="preserve">then </w:delText>
        </w:r>
      </w:del>
      <w:proofErr w:type="gramStart"/>
      <w:r w:rsidRPr="00DB4F48">
        <w:rPr>
          <w:rFonts w:ascii="Calibri" w:hAnsi="Calibri"/>
          <w:sz w:val="22"/>
          <w:szCs w:val="22"/>
          <w:lang w:val="en-GB" w:eastAsia="en-US"/>
        </w:rPr>
        <w:t>have to</w:t>
      </w:r>
      <w:proofErr w:type="gramEnd"/>
      <w:r w:rsidRPr="00DB4F48">
        <w:rPr>
          <w:rFonts w:ascii="Calibri" w:hAnsi="Calibri"/>
          <w:sz w:val="22"/>
          <w:szCs w:val="22"/>
          <w:lang w:val="en-GB" w:eastAsia="en-US"/>
        </w:rPr>
        <w:t xml:space="preserve"> be sent to all economic operators that </w:t>
      </w:r>
      <w:ins w:id="160" w:author="Dall, Gabriele" w:date="2024-04-02T17:19:00Z">
        <w:r w:rsidR="00E8120A">
          <w:rPr>
            <w:rFonts w:ascii="Calibri" w:hAnsi="Calibri"/>
            <w:sz w:val="22"/>
            <w:szCs w:val="22"/>
            <w:lang w:val="en-GB" w:eastAsia="en-US"/>
          </w:rPr>
          <w:t xml:space="preserve">are </w:t>
        </w:r>
      </w:ins>
      <w:r w:rsidRPr="00DB4F48">
        <w:rPr>
          <w:rFonts w:ascii="Calibri" w:hAnsi="Calibri"/>
          <w:sz w:val="22"/>
          <w:szCs w:val="22"/>
          <w:lang w:val="en-GB" w:eastAsia="en-US"/>
        </w:rPr>
        <w:t>subscribed to the procedure and additionally the call for tenders (or invitation to tender) should be updated and pushed to the (qualified) subscribers of the procedure.</w:t>
      </w:r>
    </w:p>
    <w:p w14:paraId="6091E064" w14:textId="1FA9DCC2" w:rsidR="00DB4F48" w:rsidRPr="00DB4F48" w:rsidRDefault="00DB4F48" w:rsidP="00DB4F48">
      <w:pPr>
        <w:pStyle w:val="StandardWeb"/>
        <w:rPr>
          <w:rFonts w:ascii="Calibri" w:hAnsi="Calibri"/>
          <w:sz w:val="22"/>
          <w:szCs w:val="22"/>
          <w:lang w:val="en-GB" w:eastAsia="en-US"/>
        </w:rPr>
      </w:pPr>
      <w:r w:rsidRPr="00DB4F48">
        <w:rPr>
          <w:rFonts w:ascii="Calibri" w:hAnsi="Calibri"/>
          <w:sz w:val="22"/>
          <w:szCs w:val="22"/>
          <w:lang w:val="en-GB" w:eastAsia="en-US"/>
        </w:rPr>
        <w:t xml:space="preserve">In case the economic operator decides to submit a tender, </w:t>
      </w:r>
      <w:del w:id="161" w:author="Dall, Gabriele" w:date="2024-04-02T17:22:00Z">
        <w:r w:rsidRPr="00DB4F48" w:rsidDel="00FC71EB">
          <w:rPr>
            <w:rFonts w:ascii="Calibri" w:hAnsi="Calibri"/>
            <w:sz w:val="22"/>
            <w:szCs w:val="22"/>
            <w:lang w:val="en-GB" w:eastAsia="en-US"/>
          </w:rPr>
          <w:delText xml:space="preserve">he </w:delText>
        </w:r>
      </w:del>
      <w:ins w:id="162" w:author="Dall, Gabriele" w:date="2024-04-03T06:19:00Z">
        <w:r w:rsidR="68A52D8D" w:rsidRPr="6CC0E4BA">
          <w:rPr>
            <w:rFonts w:ascii="Calibri" w:hAnsi="Calibri"/>
            <w:sz w:val="22"/>
            <w:szCs w:val="22"/>
            <w:lang w:val="en-GB" w:eastAsia="en-US"/>
          </w:rPr>
          <w:t>she</w:t>
        </w:r>
      </w:ins>
      <w:ins w:id="163" w:author="Dall, Gabriele" w:date="2024-04-02T17:22:00Z">
        <w:r w:rsidR="00FC71EB" w:rsidRPr="00DB4F48">
          <w:rPr>
            <w:rFonts w:ascii="Calibri" w:hAnsi="Calibri"/>
            <w:sz w:val="22"/>
            <w:szCs w:val="22"/>
            <w:lang w:val="en-GB" w:eastAsia="en-US"/>
          </w:rPr>
          <w:t xml:space="preserve"> </w:t>
        </w:r>
      </w:ins>
      <w:r w:rsidRPr="00DB4F48">
        <w:rPr>
          <w:rFonts w:ascii="Calibri" w:hAnsi="Calibri"/>
          <w:sz w:val="22"/>
          <w:szCs w:val="22"/>
          <w:lang w:val="en-GB" w:eastAsia="en-US"/>
        </w:rPr>
        <w:t xml:space="preserve">can use the </w:t>
      </w:r>
      <w:proofErr w:type="spellStart"/>
      <w:r w:rsidRPr="00DB4F48">
        <w:rPr>
          <w:rFonts w:ascii="Calibri" w:hAnsi="Calibri"/>
          <w:sz w:val="22"/>
          <w:szCs w:val="22"/>
          <w:lang w:val="en-GB" w:eastAsia="en-US"/>
        </w:rPr>
        <w:t>Peppol</w:t>
      </w:r>
      <w:proofErr w:type="spellEnd"/>
      <w:r w:rsidRPr="00DB4F48">
        <w:rPr>
          <w:rFonts w:ascii="Calibri" w:hAnsi="Calibri"/>
          <w:sz w:val="22"/>
          <w:szCs w:val="22"/>
          <w:lang w:val="en-GB" w:eastAsia="en-US"/>
        </w:rPr>
        <w:t xml:space="preserve"> BIS</w:t>
      </w:r>
      <w:r w:rsidRPr="00DB4F48">
        <w:rPr>
          <w:lang w:val="en-US"/>
        </w:rPr>
        <w:t xml:space="preserve"> </w:t>
      </w:r>
      <w:r>
        <w:fldChar w:fldCharType="begin"/>
      </w:r>
      <w:r w:rsidRPr="00F63C51">
        <w:rPr>
          <w:lang w:val="en-US"/>
          <w:rPrChange w:id="164" w:author="Dall, Gabriele" w:date="2024-04-03T08:24:00Z">
            <w:rPr/>
          </w:rPrChange>
        </w:rPr>
        <w:instrText>HYPERLINK "https://docs.peppol.eu/pracc/profiles/p003/index.html" \h</w:instrText>
      </w:r>
      <w:r>
        <w:fldChar w:fldCharType="separate"/>
      </w:r>
      <w:r w:rsidRPr="6CC0E4BA">
        <w:rPr>
          <w:rStyle w:val="Hyperlink"/>
          <w:rFonts w:ascii="Calibri" w:hAnsi="Calibri"/>
          <w:sz w:val="22"/>
          <w:szCs w:val="22"/>
          <w:lang w:val="en-GB" w:eastAsia="en-US"/>
        </w:rPr>
        <w:t>P003 Tender Submission</w:t>
      </w:r>
      <w:r>
        <w:rPr>
          <w:rStyle w:val="Hyperlink"/>
          <w:rFonts w:ascii="Calibri" w:hAnsi="Calibri"/>
          <w:sz w:val="22"/>
          <w:szCs w:val="22"/>
          <w:lang w:val="en-GB" w:eastAsia="en-US"/>
        </w:rPr>
        <w:fldChar w:fldCharType="end"/>
      </w:r>
      <w:r w:rsidRPr="6CC0E4BA">
        <w:rPr>
          <w:lang w:val="en-US"/>
        </w:rPr>
        <w:t>.</w:t>
      </w:r>
      <w:r w:rsidRPr="00DB4F48">
        <w:rPr>
          <w:lang w:val="en-US"/>
        </w:rPr>
        <w:t xml:space="preserve"> </w:t>
      </w:r>
      <w:r w:rsidRPr="00DB4F48">
        <w:rPr>
          <w:rFonts w:ascii="Calibri" w:hAnsi="Calibri"/>
          <w:sz w:val="22"/>
          <w:szCs w:val="22"/>
          <w:lang w:val="en-GB" w:eastAsia="en-US"/>
        </w:rPr>
        <w:t>After the submission of a tender, the contracting body notifies the economic operator of having received the tender. The BIS P003 is based upon CEN WS/BII3 profile</w:t>
      </w:r>
      <w:r w:rsidRPr="00DB4F48">
        <w:rPr>
          <w:lang w:val="en-US"/>
        </w:rPr>
        <w:t xml:space="preserve"> </w:t>
      </w:r>
      <w:r>
        <w:fldChar w:fldCharType="begin"/>
      </w:r>
      <w:r w:rsidRPr="00F63C51">
        <w:rPr>
          <w:lang w:val="en-US"/>
          <w:rPrChange w:id="165" w:author="Dall, Gabriele" w:date="2024-04-03T08:24:00Z">
            <w:rPr/>
          </w:rPrChange>
        </w:rPr>
        <w:instrText>HYPERLINK "https://standards.cencenelec.eu/dyn/www/f?p=205:110:0::::FSP_PROJECT:62036&amp;cs=12EBD786F7FC4B3EEB54EB811F8FCD901" \h</w:instrText>
      </w:r>
      <w:r>
        <w:fldChar w:fldCharType="separate"/>
      </w:r>
      <w:r w:rsidRPr="6CC0E4BA">
        <w:rPr>
          <w:rStyle w:val="Hyperlink"/>
          <w:rFonts w:ascii="Calibri" w:hAnsi="Calibri"/>
          <w:sz w:val="22"/>
          <w:szCs w:val="22"/>
          <w:lang w:val="en-GB" w:eastAsia="en-US"/>
        </w:rPr>
        <w:t>BII54 Tendering</w:t>
      </w:r>
      <w:r>
        <w:rPr>
          <w:rStyle w:val="Hyperlink"/>
          <w:rFonts w:ascii="Calibri" w:hAnsi="Calibri"/>
          <w:sz w:val="22"/>
          <w:szCs w:val="22"/>
          <w:lang w:val="en-GB" w:eastAsia="en-US"/>
        </w:rPr>
        <w:fldChar w:fldCharType="end"/>
      </w:r>
      <w:r w:rsidRPr="6CC0E4BA">
        <w:rPr>
          <w:rStyle w:val="Hyperlink"/>
          <w:rFonts w:ascii="Calibri" w:hAnsi="Calibri"/>
          <w:sz w:val="22"/>
          <w:szCs w:val="22"/>
          <w:lang w:val="en-GB" w:eastAsia="en-US"/>
        </w:rPr>
        <w:t xml:space="preserve"> </w:t>
      </w:r>
      <w:r w:rsidRPr="6CC0E4BA">
        <w:rPr>
          <w:rFonts w:ascii="Calibri" w:hAnsi="Calibri"/>
          <w:sz w:val="22"/>
          <w:szCs w:val="22"/>
          <w:lang w:val="en-GB" w:eastAsia="en-US"/>
        </w:rPr>
        <w:t xml:space="preserve">(CWA 17027-119). </w:t>
      </w:r>
      <w:r w:rsidRPr="00DB4F48">
        <w:rPr>
          <w:rFonts w:ascii="Calibri" w:hAnsi="Calibri"/>
          <w:sz w:val="22"/>
          <w:szCs w:val="22"/>
          <w:lang w:val="en-GB" w:eastAsia="en-US"/>
        </w:rPr>
        <w:t xml:space="preserve">On the contrary, economic operators can decide to withdraw a tender (or qualification) that was previously submitted by using the </w:t>
      </w:r>
      <w:proofErr w:type="spellStart"/>
      <w:r w:rsidRPr="00DB4F48">
        <w:rPr>
          <w:rFonts w:ascii="Calibri" w:hAnsi="Calibri"/>
          <w:sz w:val="22"/>
          <w:szCs w:val="22"/>
          <w:lang w:val="en-GB" w:eastAsia="en-US"/>
        </w:rPr>
        <w:t>Peppol</w:t>
      </w:r>
      <w:proofErr w:type="spellEnd"/>
      <w:r w:rsidRPr="00DB4F48">
        <w:rPr>
          <w:rFonts w:ascii="Calibri" w:hAnsi="Calibri"/>
          <w:sz w:val="22"/>
          <w:szCs w:val="22"/>
          <w:lang w:val="en-GB" w:eastAsia="en-US"/>
        </w:rPr>
        <w:t xml:space="preserve"> BIS</w:t>
      </w:r>
      <w:r w:rsidRPr="00DB4F48">
        <w:rPr>
          <w:lang w:val="en-US"/>
        </w:rPr>
        <w:t xml:space="preserve"> </w:t>
      </w:r>
      <w:r>
        <w:fldChar w:fldCharType="begin"/>
      </w:r>
      <w:r w:rsidRPr="00F63C51">
        <w:rPr>
          <w:lang w:val="en-US"/>
          <w:rPrChange w:id="166" w:author="Dall, Gabriele" w:date="2024-04-03T08:24:00Z">
            <w:rPr/>
          </w:rPrChange>
        </w:rPr>
        <w:instrText>HYPERLINK "https://docs.peppol.eu/pracc/profiles/p007/index.html" \h</w:instrText>
      </w:r>
      <w:r>
        <w:fldChar w:fldCharType="separate"/>
      </w:r>
      <w:r w:rsidRPr="6CC0E4BA">
        <w:rPr>
          <w:rStyle w:val="Hyperlink"/>
          <w:rFonts w:ascii="Calibri" w:hAnsi="Calibri"/>
          <w:sz w:val="22"/>
          <w:szCs w:val="22"/>
          <w:lang w:val="en-GB" w:eastAsia="en-US"/>
        </w:rPr>
        <w:t>P007 Tender Withdrawal</w:t>
      </w:r>
      <w:r>
        <w:rPr>
          <w:rStyle w:val="Hyperlink"/>
          <w:rFonts w:ascii="Calibri" w:hAnsi="Calibri"/>
          <w:sz w:val="22"/>
          <w:szCs w:val="22"/>
          <w:lang w:val="en-GB" w:eastAsia="en-US"/>
        </w:rPr>
        <w:fldChar w:fldCharType="end"/>
      </w:r>
      <w:r w:rsidRPr="6CC0E4BA">
        <w:rPr>
          <w:lang w:val="en-US"/>
        </w:rPr>
        <w:t>.</w:t>
      </w:r>
      <w:r w:rsidRPr="00DB4F48">
        <w:rPr>
          <w:lang w:val="en-US"/>
        </w:rPr>
        <w:t xml:space="preserve"> </w:t>
      </w:r>
      <w:r w:rsidRPr="00DB4F48">
        <w:rPr>
          <w:rFonts w:ascii="Calibri" w:hAnsi="Calibri"/>
          <w:sz w:val="22"/>
          <w:szCs w:val="22"/>
          <w:lang w:val="en-GB" w:eastAsia="en-US"/>
        </w:rPr>
        <w:t>The BIS P007 was derived from CEN WS/BII3 profile</w:t>
      </w:r>
      <w:r w:rsidRPr="00DB4F48">
        <w:rPr>
          <w:lang w:val="en-US"/>
        </w:rPr>
        <w:t xml:space="preserve"> </w:t>
      </w:r>
      <w:r>
        <w:fldChar w:fldCharType="begin"/>
      </w:r>
      <w:r w:rsidRPr="00F63C51">
        <w:rPr>
          <w:lang w:val="en-US"/>
          <w:rPrChange w:id="167" w:author="Dall, Gabriele" w:date="2024-04-03T08:24:00Z">
            <w:rPr/>
          </w:rPrChange>
        </w:rPr>
        <w:instrText>HYPERLINK "https://standards.cencenelec.eu/dyn/www/f?p=205:110:0::::FSP_PROJECT:62035&amp;cs=15E8443FF9806B2D1F6675A41EA29930F" \h</w:instrText>
      </w:r>
      <w:r>
        <w:fldChar w:fldCharType="separate"/>
      </w:r>
      <w:r w:rsidRPr="6CC0E4BA">
        <w:rPr>
          <w:rStyle w:val="Hyperlink"/>
          <w:rFonts w:ascii="Calibri" w:hAnsi="Calibri"/>
          <w:sz w:val="22"/>
          <w:szCs w:val="22"/>
          <w:lang w:val="en-GB" w:eastAsia="en-US"/>
        </w:rPr>
        <w:t>BII53 Tender Withdrawal</w:t>
      </w:r>
      <w:r>
        <w:rPr>
          <w:rStyle w:val="Hyperlink"/>
          <w:rFonts w:ascii="Calibri" w:hAnsi="Calibri"/>
          <w:sz w:val="22"/>
          <w:szCs w:val="22"/>
          <w:lang w:val="en-GB" w:eastAsia="en-US"/>
        </w:rPr>
        <w:fldChar w:fldCharType="end"/>
      </w:r>
      <w:r w:rsidRPr="009468F9">
        <w:rPr>
          <w:rStyle w:val="Hyperlink"/>
          <w:rFonts w:ascii="Calibri" w:hAnsi="Calibri"/>
          <w:sz w:val="22"/>
          <w:szCs w:val="22"/>
          <w:lang w:val="en-GB" w:eastAsia="en-US"/>
        </w:rPr>
        <w:t xml:space="preserve"> </w:t>
      </w:r>
      <w:r w:rsidRPr="00DB4F48">
        <w:rPr>
          <w:rFonts w:ascii="Calibri" w:hAnsi="Calibri"/>
          <w:sz w:val="22"/>
          <w:szCs w:val="22"/>
          <w:lang w:val="en-GB" w:eastAsia="en-US"/>
        </w:rPr>
        <w:t>(CWA 17027-118) and provides electronic messaging support for the economic operator to withdraw a tender</w:t>
      </w:r>
      <w:r w:rsidR="009C7C93">
        <w:rPr>
          <w:rFonts w:ascii="Calibri" w:hAnsi="Calibri"/>
          <w:sz w:val="22"/>
          <w:szCs w:val="22"/>
          <w:lang w:val="en-GB" w:eastAsia="en-US"/>
        </w:rPr>
        <w:t xml:space="preserve"> or the submitted qualification documents</w:t>
      </w:r>
      <w:r w:rsidRPr="00DB4F48">
        <w:rPr>
          <w:rFonts w:ascii="Calibri" w:hAnsi="Calibri"/>
          <w:sz w:val="22"/>
          <w:szCs w:val="22"/>
          <w:lang w:val="en-GB" w:eastAsia="en-US"/>
        </w:rPr>
        <w:t>. The contracting body notifies the economic operator of having received the tender withdrawal</w:t>
      </w:r>
      <w:r w:rsidR="009C7C93">
        <w:rPr>
          <w:rFonts w:ascii="Calibri" w:hAnsi="Calibri"/>
          <w:sz w:val="22"/>
          <w:szCs w:val="22"/>
          <w:lang w:val="en-GB" w:eastAsia="en-US"/>
        </w:rPr>
        <w:t xml:space="preserve"> message</w:t>
      </w:r>
      <w:r w:rsidRPr="00DB4F48">
        <w:rPr>
          <w:rFonts w:ascii="Calibri" w:hAnsi="Calibri"/>
          <w:sz w:val="22"/>
          <w:szCs w:val="22"/>
          <w:lang w:val="en-GB" w:eastAsia="en-US"/>
        </w:rPr>
        <w:t xml:space="preserve">. After the tender withdrawal, an economic operator may submit a new offer </w:t>
      </w:r>
      <w:r w:rsidR="009C7C93">
        <w:rPr>
          <w:rFonts w:ascii="Calibri" w:hAnsi="Calibri"/>
          <w:sz w:val="22"/>
          <w:szCs w:val="22"/>
          <w:lang w:val="en-GB" w:eastAsia="en-US"/>
        </w:rPr>
        <w:t xml:space="preserve">(or new qualification documents) </w:t>
      </w:r>
      <w:r w:rsidRPr="00DB4F48">
        <w:rPr>
          <w:rFonts w:ascii="Calibri" w:hAnsi="Calibri"/>
          <w:sz w:val="22"/>
          <w:szCs w:val="22"/>
          <w:lang w:val="en-GB" w:eastAsia="en-US"/>
        </w:rPr>
        <w:t>at any time before the tender submission deadline.</w:t>
      </w:r>
    </w:p>
    <w:p w14:paraId="575A4C58" w14:textId="32CD060A" w:rsidR="00DB4F48" w:rsidRPr="00DB4F48" w:rsidRDefault="00DB4F48" w:rsidP="00DB4F48">
      <w:pPr>
        <w:pStyle w:val="StandardWeb"/>
        <w:rPr>
          <w:lang w:val="en-US"/>
        </w:rPr>
      </w:pPr>
      <w:r w:rsidRPr="00DB4F48">
        <w:rPr>
          <w:rFonts w:ascii="Calibri" w:hAnsi="Calibri"/>
          <w:sz w:val="22"/>
          <w:szCs w:val="22"/>
          <w:lang w:val="en-GB" w:eastAsia="en-US"/>
        </w:rPr>
        <w:t>On the opening date, the contracting authority gathers and opens all received tenders</w:t>
      </w:r>
      <w:r w:rsidR="009C7C93">
        <w:rPr>
          <w:rFonts w:ascii="Calibri" w:hAnsi="Calibri"/>
          <w:sz w:val="22"/>
          <w:szCs w:val="22"/>
          <w:lang w:val="en-GB" w:eastAsia="en-US"/>
        </w:rPr>
        <w:t xml:space="preserve"> (or qualifications)</w:t>
      </w:r>
      <w:r w:rsidRPr="00DB4F48">
        <w:rPr>
          <w:rFonts w:ascii="Calibri" w:hAnsi="Calibri"/>
          <w:sz w:val="22"/>
          <w:szCs w:val="22"/>
          <w:lang w:val="en-GB" w:eastAsia="en-US"/>
        </w:rPr>
        <w:t xml:space="preserve">. The opening board members can now evaluate the received tenders (or qualifications). If questions about specific offers (or qualifications) arise during the course of the evaluation, they can be answered through the </w:t>
      </w:r>
      <w:proofErr w:type="spellStart"/>
      <w:r w:rsidRPr="00DB4F48">
        <w:rPr>
          <w:rFonts w:ascii="Calibri" w:hAnsi="Calibri"/>
          <w:sz w:val="22"/>
          <w:szCs w:val="22"/>
          <w:lang w:val="en-GB" w:eastAsia="en-US"/>
        </w:rPr>
        <w:t>Peppol</w:t>
      </w:r>
      <w:proofErr w:type="spellEnd"/>
      <w:r w:rsidRPr="00DB4F48">
        <w:rPr>
          <w:rFonts w:ascii="Calibri" w:hAnsi="Calibri"/>
          <w:sz w:val="22"/>
          <w:szCs w:val="22"/>
          <w:lang w:val="en-GB" w:eastAsia="en-US"/>
        </w:rPr>
        <w:t xml:space="preserve"> BIS</w:t>
      </w:r>
      <w:r w:rsidRPr="00DB4F48">
        <w:rPr>
          <w:lang w:val="en-US"/>
        </w:rPr>
        <w:t xml:space="preserve"> </w:t>
      </w:r>
      <w:r>
        <w:fldChar w:fldCharType="begin"/>
      </w:r>
      <w:r w:rsidRPr="008A1E14">
        <w:rPr>
          <w:lang w:val="en-US"/>
          <w:rPrChange w:id="168" w:author="Dall, Gabriele" w:date="2024-04-03T08:23:00Z">
            <w:rPr/>
          </w:rPrChange>
        </w:rPr>
        <w:instrText>HYPERLINK "https://docs.peppol.eu/pracc/profiles/p005/index.html"</w:instrText>
      </w:r>
      <w:r>
        <w:fldChar w:fldCharType="separate"/>
      </w:r>
      <w:r w:rsidRPr="009468F9">
        <w:rPr>
          <w:rStyle w:val="Hyperlink"/>
          <w:rFonts w:ascii="Calibri" w:hAnsi="Calibri"/>
          <w:sz w:val="22"/>
          <w:szCs w:val="22"/>
          <w:lang w:val="en-GB" w:eastAsia="en-US"/>
        </w:rPr>
        <w:t>P005 Tender Clarification</w:t>
      </w:r>
      <w:r>
        <w:rPr>
          <w:rStyle w:val="Hyperlink"/>
          <w:rFonts w:ascii="Calibri" w:hAnsi="Calibri"/>
          <w:sz w:val="22"/>
          <w:szCs w:val="22"/>
          <w:lang w:val="en-GB" w:eastAsia="en-US"/>
        </w:rPr>
        <w:fldChar w:fldCharType="end"/>
      </w:r>
      <w:r w:rsidRPr="00DB4F48">
        <w:rPr>
          <w:lang w:val="en-US"/>
        </w:rPr>
        <w:t xml:space="preserve">. </w:t>
      </w:r>
      <w:r w:rsidRPr="00DB4F48">
        <w:rPr>
          <w:rFonts w:ascii="Calibri" w:hAnsi="Calibri"/>
          <w:sz w:val="22"/>
          <w:szCs w:val="22"/>
          <w:lang w:val="en-GB" w:eastAsia="en-US"/>
        </w:rPr>
        <w:t>The BIS P005 supports the contracting authority to clarify questions on a tender (or qualification</w:t>
      </w:r>
      <w:r w:rsidR="009C7C93">
        <w:rPr>
          <w:rFonts w:ascii="Calibri" w:hAnsi="Calibri"/>
          <w:sz w:val="22"/>
          <w:szCs w:val="22"/>
          <w:lang w:val="en-GB" w:eastAsia="en-US"/>
        </w:rPr>
        <w:t>s</w:t>
      </w:r>
      <w:r w:rsidRPr="00DB4F48">
        <w:rPr>
          <w:rFonts w:ascii="Calibri" w:hAnsi="Calibri"/>
          <w:sz w:val="22"/>
          <w:szCs w:val="22"/>
          <w:lang w:val="en-GB" w:eastAsia="en-US"/>
        </w:rPr>
        <w:t>) which has been submitted. The BIS P005 was defined according to the requirements gathered by the CEN WS/BII3 profile</w:t>
      </w:r>
      <w:r w:rsidRPr="00DB4F48">
        <w:rPr>
          <w:lang w:val="en-US"/>
        </w:rPr>
        <w:t xml:space="preserve"> </w:t>
      </w:r>
      <w:r>
        <w:fldChar w:fldCharType="begin"/>
      </w:r>
      <w:r w:rsidRPr="008A1E14">
        <w:rPr>
          <w:lang w:val="en-US"/>
          <w:rPrChange w:id="169" w:author="Dall, Gabriele" w:date="2024-04-03T08:23:00Z">
            <w:rPr/>
          </w:rPrChange>
        </w:rPr>
        <w:instrText>HYPERLINK "https://standards.cencenelec.eu/dyn/www/f?p=205:110:0::::FSP_PROJECT:62032&amp;cs=112E5165F9BCEE578DFD26A6C238464E2"</w:instrText>
      </w:r>
      <w:r>
        <w:fldChar w:fldCharType="separate"/>
      </w:r>
      <w:r w:rsidRPr="009468F9">
        <w:rPr>
          <w:rStyle w:val="Hyperlink"/>
          <w:rFonts w:ascii="Calibri" w:hAnsi="Calibri"/>
          <w:sz w:val="22"/>
          <w:szCs w:val="22"/>
          <w:lang w:val="en-GB" w:eastAsia="en-US"/>
        </w:rPr>
        <w:t>BII50 Tender Clarification</w:t>
      </w:r>
      <w:r>
        <w:rPr>
          <w:rStyle w:val="Hyperlink"/>
          <w:rFonts w:ascii="Calibri" w:hAnsi="Calibri"/>
          <w:sz w:val="22"/>
          <w:szCs w:val="22"/>
          <w:lang w:val="en-GB" w:eastAsia="en-US"/>
        </w:rPr>
        <w:fldChar w:fldCharType="end"/>
      </w:r>
      <w:r w:rsidRPr="009468F9">
        <w:rPr>
          <w:lang w:val="en-GB" w:eastAsia="en-US"/>
        </w:rPr>
        <w:t xml:space="preserve"> </w:t>
      </w:r>
      <w:r w:rsidRPr="00DB4F48">
        <w:rPr>
          <w:rFonts w:ascii="Calibri" w:hAnsi="Calibri"/>
          <w:sz w:val="22"/>
          <w:szCs w:val="22"/>
          <w:lang w:val="en-GB" w:eastAsia="en-US"/>
        </w:rPr>
        <w:t>(CWA 17027-115).</w:t>
      </w:r>
    </w:p>
    <w:p w14:paraId="6B522E4C" w14:textId="029FA53E" w:rsidR="004404BF" w:rsidRPr="009C7C93" w:rsidRDefault="00DB4F48" w:rsidP="009C7C93">
      <w:pPr>
        <w:pStyle w:val="StandardWeb"/>
        <w:rPr>
          <w:lang w:val="en-US"/>
        </w:rPr>
      </w:pPr>
      <w:r w:rsidRPr="00DB4F48">
        <w:rPr>
          <w:rFonts w:ascii="Calibri" w:hAnsi="Calibri"/>
          <w:sz w:val="22"/>
          <w:szCs w:val="22"/>
          <w:lang w:val="en-GB" w:eastAsia="en-US"/>
        </w:rPr>
        <w:t xml:space="preserve">At the end of the evaluation process, the contracting authority needs to inform the participating economic operators upon the results of the tender evaluation. For this purpose, contracting authorities can use the </w:t>
      </w:r>
      <w:proofErr w:type="spellStart"/>
      <w:r w:rsidRPr="00DB4F48">
        <w:rPr>
          <w:rFonts w:ascii="Calibri" w:hAnsi="Calibri"/>
          <w:sz w:val="22"/>
          <w:szCs w:val="22"/>
          <w:lang w:val="en-GB" w:eastAsia="en-US"/>
        </w:rPr>
        <w:t>Peppol</w:t>
      </w:r>
      <w:proofErr w:type="spellEnd"/>
      <w:r w:rsidRPr="00DB4F48">
        <w:rPr>
          <w:rFonts w:ascii="Calibri" w:hAnsi="Calibri"/>
          <w:sz w:val="22"/>
          <w:szCs w:val="22"/>
          <w:lang w:val="en-GB" w:eastAsia="en-US"/>
        </w:rPr>
        <w:t xml:space="preserve"> BIS</w:t>
      </w:r>
      <w:r w:rsidRPr="00DB4F48">
        <w:rPr>
          <w:lang w:val="en-US"/>
        </w:rPr>
        <w:t xml:space="preserve"> </w:t>
      </w:r>
      <w:r>
        <w:fldChar w:fldCharType="begin"/>
      </w:r>
      <w:r w:rsidRPr="008A1E14">
        <w:rPr>
          <w:lang w:val="en-US"/>
          <w:rPrChange w:id="170" w:author="Dall, Gabriele" w:date="2024-04-03T08:23:00Z">
            <w:rPr/>
          </w:rPrChange>
        </w:rPr>
        <w:instrText>HYPERLINK "https://docs.peppol.eu/pracc/profiles/p009/index.html"</w:instrText>
      </w:r>
      <w:r>
        <w:fldChar w:fldCharType="separate"/>
      </w:r>
      <w:r w:rsidRPr="009468F9">
        <w:rPr>
          <w:rStyle w:val="Hyperlink"/>
          <w:rFonts w:ascii="Calibri" w:hAnsi="Calibri"/>
          <w:sz w:val="22"/>
          <w:szCs w:val="22"/>
          <w:lang w:val="en-GB" w:eastAsia="en-US"/>
        </w:rPr>
        <w:t>P009 Notify Awarding</w:t>
      </w:r>
      <w:r>
        <w:rPr>
          <w:rStyle w:val="Hyperlink"/>
          <w:rFonts w:ascii="Calibri" w:hAnsi="Calibri"/>
          <w:sz w:val="22"/>
          <w:szCs w:val="22"/>
          <w:lang w:val="en-GB" w:eastAsia="en-US"/>
        </w:rPr>
        <w:fldChar w:fldCharType="end"/>
      </w:r>
      <w:r w:rsidRPr="00DB4F48">
        <w:rPr>
          <w:lang w:val="en-US"/>
        </w:rPr>
        <w:t xml:space="preserve"> </w:t>
      </w:r>
      <w:r w:rsidRPr="00DB4F48">
        <w:rPr>
          <w:rFonts w:ascii="Calibri" w:hAnsi="Calibri"/>
          <w:sz w:val="22"/>
          <w:szCs w:val="22"/>
          <w:lang w:val="en-GB" w:eastAsia="en-US"/>
        </w:rPr>
        <w:t>which provides electronic messaging support to inform the bidders that a contract has been awarded. The BIS P009 is based upon the CEN WS/BII3 profile</w:t>
      </w:r>
      <w:r w:rsidRPr="00DB4F48">
        <w:rPr>
          <w:lang w:val="en-US"/>
        </w:rPr>
        <w:t xml:space="preserve"> </w:t>
      </w:r>
      <w:r>
        <w:fldChar w:fldCharType="begin"/>
      </w:r>
      <w:r w:rsidRPr="008A1E14">
        <w:rPr>
          <w:lang w:val="en-US"/>
          <w:rPrChange w:id="171" w:author="Dall, Gabriele" w:date="2024-04-03T08:23:00Z">
            <w:rPr/>
          </w:rPrChange>
        </w:rPr>
        <w:instrText>HYPERLINK "https://standards.cencenelec.eu/dyn/www/f?p=205:110:0::::FSP_PROJECT:62038&amp;cs=1438046879E98863C8263389E46ED47C4"</w:instrText>
      </w:r>
      <w:r>
        <w:fldChar w:fldCharType="separate"/>
      </w:r>
      <w:r w:rsidRPr="009468F9">
        <w:rPr>
          <w:rStyle w:val="Hyperlink"/>
          <w:rFonts w:ascii="Calibri" w:hAnsi="Calibri"/>
          <w:sz w:val="22"/>
          <w:szCs w:val="22"/>
          <w:lang w:val="en-GB" w:eastAsia="en-US"/>
        </w:rPr>
        <w:t>BII58 Notify Awarding</w:t>
      </w:r>
      <w:r>
        <w:rPr>
          <w:rStyle w:val="Hyperlink"/>
          <w:rFonts w:ascii="Calibri" w:hAnsi="Calibri"/>
          <w:sz w:val="22"/>
          <w:szCs w:val="22"/>
          <w:lang w:val="en-GB" w:eastAsia="en-US"/>
        </w:rPr>
        <w:fldChar w:fldCharType="end"/>
      </w:r>
      <w:r w:rsidRPr="009468F9">
        <w:rPr>
          <w:rStyle w:val="Hyperlink"/>
          <w:rFonts w:ascii="Calibri" w:hAnsi="Calibri"/>
          <w:sz w:val="22"/>
          <w:szCs w:val="22"/>
          <w:lang w:val="en-GB" w:eastAsia="en-US"/>
        </w:rPr>
        <w:t xml:space="preserve"> </w:t>
      </w:r>
      <w:r w:rsidRPr="00DB4F48">
        <w:rPr>
          <w:rFonts w:ascii="Calibri" w:hAnsi="Calibri"/>
          <w:sz w:val="22"/>
          <w:szCs w:val="22"/>
          <w:lang w:val="en-GB" w:eastAsia="en-US"/>
        </w:rPr>
        <w:t>(CWA 17027-121). The contracting authority can use BIS</w:t>
      </w:r>
      <w:r w:rsidRPr="00DB4F48">
        <w:rPr>
          <w:lang w:val="en-US"/>
        </w:rPr>
        <w:t xml:space="preserve"> </w:t>
      </w:r>
      <w:r>
        <w:fldChar w:fldCharType="begin"/>
      </w:r>
      <w:r w:rsidRPr="008A1E14">
        <w:rPr>
          <w:lang w:val="en-US"/>
          <w:rPrChange w:id="172" w:author="Dall, Gabriele" w:date="2024-04-03T08:23:00Z">
            <w:rPr/>
          </w:rPrChange>
        </w:rPr>
        <w:instrText>HYPERLINK "https://docs.peppol.eu/pracc/profiles/p009/index.html"</w:instrText>
      </w:r>
      <w:r>
        <w:fldChar w:fldCharType="separate"/>
      </w:r>
      <w:r w:rsidRPr="009468F9">
        <w:rPr>
          <w:rStyle w:val="Hyperlink"/>
          <w:rFonts w:ascii="Calibri" w:hAnsi="Calibri"/>
          <w:sz w:val="22"/>
          <w:szCs w:val="22"/>
          <w:lang w:val="en-GB" w:eastAsia="en-US"/>
        </w:rPr>
        <w:t>P009 Notify Awarding</w:t>
      </w:r>
      <w:r>
        <w:rPr>
          <w:rStyle w:val="Hyperlink"/>
          <w:rFonts w:ascii="Calibri" w:hAnsi="Calibri"/>
          <w:sz w:val="22"/>
          <w:szCs w:val="22"/>
          <w:lang w:val="en-GB" w:eastAsia="en-US"/>
        </w:rPr>
        <w:fldChar w:fldCharType="end"/>
      </w:r>
      <w:r w:rsidRPr="00DB4F48">
        <w:rPr>
          <w:lang w:val="en-US"/>
        </w:rPr>
        <w:t xml:space="preserve"> </w:t>
      </w:r>
      <w:r w:rsidRPr="00DB4F48">
        <w:rPr>
          <w:rFonts w:ascii="Calibri" w:hAnsi="Calibri"/>
          <w:sz w:val="22"/>
          <w:szCs w:val="22"/>
          <w:lang w:val="en-GB" w:eastAsia="en-US"/>
        </w:rPr>
        <w:t xml:space="preserve">to inform the winner(s) at the same time as they inform the unsuccessful tenderers and they must individually declare the reasons why they failed. The notification of the awarding decision </w:t>
      </w:r>
      <w:r w:rsidR="009C7C93" w:rsidRPr="00DB4F48">
        <w:rPr>
          <w:rFonts w:ascii="Calibri" w:hAnsi="Calibri"/>
          <w:sz w:val="22"/>
          <w:szCs w:val="22"/>
          <w:lang w:val="en-GB" w:eastAsia="en-US"/>
        </w:rPr>
        <w:t>initiated</w:t>
      </w:r>
      <w:r w:rsidRPr="00DB4F48">
        <w:rPr>
          <w:rFonts w:ascii="Calibri" w:hAnsi="Calibri"/>
          <w:sz w:val="22"/>
          <w:szCs w:val="22"/>
          <w:lang w:val="en-GB" w:eastAsia="en-US"/>
        </w:rPr>
        <w:t xml:space="preserve"> by BIS</w:t>
      </w:r>
      <w:r w:rsidRPr="00DB4F48">
        <w:rPr>
          <w:lang w:val="en-US"/>
        </w:rPr>
        <w:t xml:space="preserve"> </w:t>
      </w:r>
      <w:r>
        <w:fldChar w:fldCharType="begin"/>
      </w:r>
      <w:r w:rsidRPr="008A1E14">
        <w:rPr>
          <w:lang w:val="en-US"/>
          <w:rPrChange w:id="173" w:author="Dall, Gabriele" w:date="2024-04-03T08:23:00Z">
            <w:rPr/>
          </w:rPrChange>
        </w:rPr>
        <w:instrText>HYPERLINK "https://docs.peppol.eu/pracc/profiles/p009/index.html"</w:instrText>
      </w:r>
      <w:r>
        <w:fldChar w:fldCharType="separate"/>
      </w:r>
      <w:r w:rsidRPr="009468F9">
        <w:rPr>
          <w:rStyle w:val="Hyperlink"/>
          <w:rFonts w:ascii="Calibri" w:hAnsi="Calibri"/>
          <w:sz w:val="22"/>
          <w:szCs w:val="22"/>
          <w:lang w:val="en-GB" w:eastAsia="en-US"/>
        </w:rPr>
        <w:t>P009 Notify Awarding</w:t>
      </w:r>
      <w:r>
        <w:rPr>
          <w:rStyle w:val="Hyperlink"/>
          <w:rFonts w:ascii="Calibri" w:hAnsi="Calibri"/>
          <w:sz w:val="22"/>
          <w:szCs w:val="22"/>
          <w:lang w:val="en-GB" w:eastAsia="en-US"/>
        </w:rPr>
        <w:fldChar w:fldCharType="end"/>
      </w:r>
      <w:r w:rsidRPr="00DB4F48">
        <w:rPr>
          <w:lang w:val="en-US"/>
        </w:rPr>
        <w:t xml:space="preserve"> </w:t>
      </w:r>
      <w:r w:rsidRPr="00DB4F48">
        <w:rPr>
          <w:rFonts w:ascii="Calibri" w:hAnsi="Calibri"/>
          <w:sz w:val="22"/>
          <w:szCs w:val="22"/>
          <w:lang w:val="en-GB" w:eastAsia="en-US"/>
        </w:rPr>
        <w:t xml:space="preserve">shall also start the standstill period clock. After the stand still period, the contracting authority can finalize the contract with the winning supplier and also send a contract award notice using BIS </w:t>
      </w:r>
      <w:proofErr w:type="spellStart"/>
      <w:r w:rsidRPr="00DB4F48">
        <w:rPr>
          <w:rFonts w:ascii="Calibri" w:hAnsi="Calibri"/>
          <w:sz w:val="22"/>
          <w:szCs w:val="22"/>
          <w:lang w:val="en-GB" w:eastAsia="en-US"/>
        </w:rPr>
        <w:t>Peppol</w:t>
      </w:r>
      <w:proofErr w:type="spellEnd"/>
      <w:r w:rsidRPr="00DB4F48">
        <w:rPr>
          <w:rFonts w:ascii="Calibri" w:hAnsi="Calibri"/>
          <w:sz w:val="22"/>
          <w:szCs w:val="22"/>
          <w:lang w:val="en-GB" w:eastAsia="en-US"/>
        </w:rPr>
        <w:t xml:space="preserve"> BIS</w:t>
      </w:r>
      <w:r w:rsidRPr="00DB4F48">
        <w:rPr>
          <w:lang w:val="en-US"/>
        </w:rPr>
        <w:t xml:space="preserve"> </w:t>
      </w:r>
      <w:r>
        <w:fldChar w:fldCharType="begin"/>
      </w:r>
      <w:r w:rsidRPr="008A1E14">
        <w:rPr>
          <w:lang w:val="en-US"/>
          <w:rPrChange w:id="174" w:author="Dall, Gabriele" w:date="2024-04-03T08:23:00Z">
            <w:rPr/>
          </w:rPrChange>
        </w:rPr>
        <w:instrText>HYPERLINK "https://docs.peppol.eu/pracc/profiles/p008/index.html"</w:instrText>
      </w:r>
      <w:r>
        <w:fldChar w:fldCharType="separate"/>
      </w:r>
      <w:r w:rsidRPr="009468F9">
        <w:rPr>
          <w:rStyle w:val="Hyperlink"/>
          <w:rFonts w:ascii="Calibri" w:hAnsi="Calibri"/>
          <w:sz w:val="22"/>
          <w:szCs w:val="22"/>
          <w:lang w:val="en-GB" w:eastAsia="en-US"/>
        </w:rPr>
        <w:t>P008 Publish Notice</w:t>
      </w:r>
      <w:r>
        <w:rPr>
          <w:rStyle w:val="Hyperlink"/>
          <w:rFonts w:ascii="Calibri" w:hAnsi="Calibri"/>
          <w:sz w:val="22"/>
          <w:szCs w:val="22"/>
          <w:lang w:val="en-GB" w:eastAsia="en-US"/>
        </w:rPr>
        <w:fldChar w:fldCharType="end"/>
      </w:r>
      <w:r w:rsidRPr="00DB4F48">
        <w:rPr>
          <w:lang w:val="en-US"/>
        </w:rPr>
        <w:t>.</w:t>
      </w:r>
    </w:p>
    <w:p w14:paraId="238DD3B6" w14:textId="4E345515" w:rsidR="004404BF" w:rsidRDefault="007B3D98" w:rsidP="004404BF">
      <w:pPr>
        <w:pStyle w:val="berschrift2"/>
        <w:rPr>
          <w:lang w:val="en-GB"/>
        </w:rPr>
      </w:pPr>
      <w:bookmarkStart w:id="175" w:name="_Toc162022353"/>
      <w:r>
        <w:rPr>
          <w:lang w:val="en-GB"/>
        </w:rPr>
        <w:t>Process control</w:t>
      </w:r>
      <w:r w:rsidR="0030712E">
        <w:rPr>
          <w:lang w:val="en-GB"/>
        </w:rPr>
        <w:t xml:space="preserve"> mechanisms in scope of this </w:t>
      </w:r>
      <w:proofErr w:type="gramStart"/>
      <w:r w:rsidR="0030712E">
        <w:rPr>
          <w:lang w:val="en-GB"/>
        </w:rPr>
        <w:t>guideline</w:t>
      </w:r>
      <w:bookmarkEnd w:id="175"/>
      <w:proofErr w:type="gramEnd"/>
      <w:r w:rsidR="00073248">
        <w:rPr>
          <w:lang w:val="en-GB"/>
        </w:rPr>
        <w:t xml:space="preserve"> </w:t>
      </w:r>
    </w:p>
    <w:p w14:paraId="5D6ECE7E" w14:textId="66183AE3" w:rsidR="00683ADD" w:rsidRPr="00683ADD" w:rsidRDefault="00683ADD" w:rsidP="00683ADD">
      <w:pPr>
        <w:rPr>
          <w:lang w:val="en-GB"/>
        </w:rPr>
      </w:pPr>
      <w:r w:rsidRPr="00683ADD">
        <w:rPr>
          <w:lang w:val="en-GB"/>
        </w:rPr>
        <w:t xml:space="preserve">The purpose of the "PEPPOL BIS Profile P010 - Tendering Message Response" is to describe a common format for a response message that can be used in </w:t>
      </w:r>
      <w:proofErr w:type="spellStart"/>
      <w:r w:rsidRPr="00683ADD">
        <w:rPr>
          <w:lang w:val="en-GB"/>
        </w:rPr>
        <w:t>eTendering</w:t>
      </w:r>
      <w:proofErr w:type="spellEnd"/>
      <w:r w:rsidRPr="00683ADD">
        <w:rPr>
          <w:lang w:val="en-GB"/>
        </w:rPr>
        <w:t xml:space="preserve"> procedures. The Tendering Message Response (TMR) shall facilitate an efficient implementation and increased use of electronic collaboration between </w:t>
      </w:r>
      <w:proofErr w:type="spellStart"/>
      <w:r w:rsidRPr="00683ADD">
        <w:rPr>
          <w:lang w:val="en-GB"/>
        </w:rPr>
        <w:t>eTendering</w:t>
      </w:r>
      <w:proofErr w:type="spellEnd"/>
      <w:r w:rsidRPr="00683ADD">
        <w:rPr>
          <w:lang w:val="en-GB"/>
        </w:rPr>
        <w:t xml:space="preserve"> platforms. It improve</w:t>
      </w:r>
      <w:r w:rsidR="009341C9">
        <w:rPr>
          <w:lang w:val="en-GB"/>
        </w:rPr>
        <w:t>s</w:t>
      </w:r>
      <w:r w:rsidRPr="00683ADD">
        <w:rPr>
          <w:lang w:val="en-GB"/>
        </w:rPr>
        <w:t xml:space="preserve"> reliability by allowing a receiver of a business document to inform the sender about the </w:t>
      </w:r>
      <w:r w:rsidRPr="00683ADD">
        <w:rPr>
          <w:lang w:val="en-GB"/>
        </w:rPr>
        <w:lastRenderedPageBreak/>
        <w:t xml:space="preserve">results of </w:t>
      </w:r>
      <w:r w:rsidR="001679CE" w:rsidRPr="00683ADD">
        <w:rPr>
          <w:lang w:val="en-GB"/>
        </w:rPr>
        <w:t>receivers’</w:t>
      </w:r>
      <w:r w:rsidRPr="00683ADD">
        <w:rPr>
          <w:lang w:val="en-GB"/>
        </w:rPr>
        <w:t xml:space="preserve"> validations and processing success, and in case of negative results, to inform the sender about the nature of the errors as well as their details.</w:t>
      </w:r>
      <w:r w:rsidR="009341C9">
        <w:rPr>
          <w:lang w:val="en-GB"/>
        </w:rPr>
        <w:t xml:space="preserve"> </w:t>
      </w:r>
      <w:r w:rsidRPr="00683ADD">
        <w:rPr>
          <w:lang w:val="en-GB"/>
        </w:rPr>
        <w:t>The TMR than may allow the sender of the document to take appropriate action.</w:t>
      </w:r>
      <w:r w:rsidR="0071630F">
        <w:rPr>
          <w:lang w:val="en-GB"/>
        </w:rPr>
        <w:t xml:space="preserve"> It is further described in section </w:t>
      </w:r>
      <w:r w:rsidR="0071630F">
        <w:rPr>
          <w:lang w:val="en-GB"/>
        </w:rPr>
        <w:fldChar w:fldCharType="begin"/>
      </w:r>
      <w:r w:rsidR="0071630F">
        <w:rPr>
          <w:lang w:val="en-GB"/>
        </w:rPr>
        <w:instrText xml:space="preserve"> REF _Ref159312832 \r \h </w:instrText>
      </w:r>
      <w:r w:rsidR="0071630F">
        <w:rPr>
          <w:lang w:val="en-GB"/>
        </w:rPr>
      </w:r>
      <w:r w:rsidR="0071630F">
        <w:rPr>
          <w:lang w:val="en-GB"/>
        </w:rPr>
        <w:fldChar w:fldCharType="separate"/>
      </w:r>
      <w:r w:rsidR="006830CE">
        <w:rPr>
          <w:lang w:val="en-GB"/>
        </w:rPr>
        <w:t>6.11</w:t>
      </w:r>
      <w:r w:rsidR="0071630F">
        <w:rPr>
          <w:lang w:val="en-GB"/>
        </w:rPr>
        <w:fldChar w:fldCharType="end"/>
      </w:r>
    </w:p>
    <w:p w14:paraId="7EF495BB" w14:textId="77777777" w:rsidR="00683ADD" w:rsidRPr="00683ADD" w:rsidRDefault="00683ADD" w:rsidP="00683ADD">
      <w:pPr>
        <w:rPr>
          <w:lang w:val="en-GB"/>
        </w:rPr>
      </w:pPr>
    </w:p>
    <w:p w14:paraId="1210A373" w14:textId="4DEB0811" w:rsidR="00683ADD" w:rsidRDefault="00683ADD" w:rsidP="00683ADD">
      <w:pPr>
        <w:rPr>
          <w:lang w:val="en-GB"/>
        </w:rPr>
      </w:pPr>
      <w:r w:rsidRPr="00683ADD">
        <w:rPr>
          <w:lang w:val="en-GB"/>
        </w:rPr>
        <w:t xml:space="preserve">In a nutshell, the "PEPPOL BIS Profile P010 - Tendering Message Response" is a </w:t>
      </w:r>
      <w:r w:rsidR="008F694F">
        <w:rPr>
          <w:lang w:val="en-GB"/>
        </w:rPr>
        <w:t>transaction</w:t>
      </w:r>
      <w:r w:rsidRPr="00683ADD">
        <w:rPr>
          <w:lang w:val="en-GB"/>
        </w:rPr>
        <w:t xml:space="preserve"> that adds processing exceptions that may occur on the business level of </w:t>
      </w:r>
      <w:proofErr w:type="spellStart"/>
      <w:r w:rsidRPr="00683ADD">
        <w:rPr>
          <w:lang w:val="en-GB"/>
        </w:rPr>
        <w:t>eTendering</w:t>
      </w:r>
      <w:proofErr w:type="spellEnd"/>
      <w:r w:rsidRPr="00683ADD">
        <w:rPr>
          <w:lang w:val="en-GB"/>
        </w:rPr>
        <w:t xml:space="preserve"> in an</w:t>
      </w:r>
      <w:r w:rsidR="008F694F">
        <w:rPr>
          <w:lang w:val="en-GB"/>
        </w:rPr>
        <w:t>y</w:t>
      </w:r>
      <w:r w:rsidRPr="00683ADD">
        <w:rPr>
          <w:lang w:val="en-GB"/>
        </w:rPr>
        <w:t xml:space="preserve"> PEPPOL </w:t>
      </w:r>
      <w:proofErr w:type="spellStart"/>
      <w:r w:rsidRPr="00683ADD">
        <w:rPr>
          <w:lang w:val="en-GB"/>
        </w:rPr>
        <w:t>eTendering</w:t>
      </w:r>
      <w:proofErr w:type="spellEnd"/>
      <w:r w:rsidRPr="00683ADD">
        <w:rPr>
          <w:lang w:val="en-GB"/>
        </w:rPr>
        <w:t xml:space="preserve"> BIS.</w:t>
      </w:r>
    </w:p>
    <w:p w14:paraId="563CD2EC" w14:textId="77777777" w:rsidR="002A522E" w:rsidRDefault="002A522E" w:rsidP="00683ADD">
      <w:pPr>
        <w:rPr>
          <w:lang w:val="en-GB"/>
        </w:rPr>
      </w:pPr>
    </w:p>
    <w:p w14:paraId="009666FE" w14:textId="77777777" w:rsidR="002A522E" w:rsidRDefault="002A522E" w:rsidP="002A522E">
      <w:pPr>
        <w:keepNext/>
        <w:jc w:val="center"/>
      </w:pPr>
      <w:r>
        <w:rPr>
          <w:noProof/>
        </w:rPr>
        <w:drawing>
          <wp:inline distT="0" distB="0" distL="0" distR="0" wp14:anchorId="4BD3BFFF" wp14:editId="649BFDCE">
            <wp:extent cx="4505325" cy="2534329"/>
            <wp:effectExtent l="0" t="0" r="0" b="0"/>
            <wp:docPr id="14" name="Grafik 14" descr="scopeResponseMess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opeResponseMessages"/>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508742" cy="2536251"/>
                    </a:xfrm>
                    <a:prstGeom prst="rect">
                      <a:avLst/>
                    </a:prstGeom>
                    <a:noFill/>
                    <a:ln>
                      <a:noFill/>
                    </a:ln>
                  </pic:spPr>
                </pic:pic>
              </a:graphicData>
            </a:graphic>
          </wp:inline>
        </w:drawing>
      </w:r>
    </w:p>
    <w:p w14:paraId="70FFFA86" w14:textId="3F7B4CCA" w:rsidR="002A522E" w:rsidRDefault="002A522E" w:rsidP="002A522E">
      <w:pPr>
        <w:pStyle w:val="Beschriftung"/>
        <w:jc w:val="center"/>
        <w:rPr>
          <w:lang w:val="en-GB"/>
        </w:rPr>
      </w:pPr>
      <w:bookmarkStart w:id="176" w:name="_Ref159074693"/>
      <w:bookmarkStart w:id="177" w:name="_Toc162022429"/>
      <w:r>
        <w:t xml:space="preserve">Figure </w:t>
      </w:r>
      <w:r>
        <w:fldChar w:fldCharType="begin"/>
      </w:r>
      <w:r>
        <w:instrText xml:space="preserve"> SEQ Figure \* ARABIC </w:instrText>
      </w:r>
      <w:r>
        <w:fldChar w:fldCharType="separate"/>
      </w:r>
      <w:r w:rsidR="00AD0F80">
        <w:rPr>
          <w:noProof/>
        </w:rPr>
        <w:t>1</w:t>
      </w:r>
      <w:r>
        <w:fldChar w:fldCharType="end"/>
      </w:r>
      <w:bookmarkEnd w:id="176"/>
      <w:r>
        <w:t xml:space="preserve">: </w:t>
      </w:r>
      <w:r w:rsidRPr="0063084C">
        <w:t>Flow of different response messages</w:t>
      </w:r>
      <w:bookmarkEnd w:id="177"/>
    </w:p>
    <w:p w14:paraId="62BFFF7F" w14:textId="77777777" w:rsidR="00121451" w:rsidRDefault="00121451" w:rsidP="00683ADD">
      <w:pPr>
        <w:rPr>
          <w:lang w:val="en-GB"/>
        </w:rPr>
      </w:pPr>
    </w:p>
    <w:p w14:paraId="3D79769A" w14:textId="2F3032C4" w:rsidR="00121451" w:rsidRDefault="00121451" w:rsidP="00683ADD">
      <w:pPr>
        <w:rPr>
          <w:lang w:val="en-GB"/>
        </w:rPr>
      </w:pPr>
      <w:r w:rsidRPr="00121451">
        <w:rPr>
          <w:lang w:val="en-GB"/>
        </w:rPr>
        <w:t>The figure above illustrates the different views where TMR</w:t>
      </w:r>
      <w:r w:rsidR="00125517">
        <w:rPr>
          <w:lang w:val="en-GB"/>
        </w:rPr>
        <w:t>s</w:t>
      </w:r>
      <w:r w:rsidRPr="00121451">
        <w:rPr>
          <w:lang w:val="en-GB"/>
        </w:rPr>
        <w:t xml:space="preserve"> are used. Whereas the technical view is addressed by transport acknowledgements, the TMR is applied to the semantic view (including syntactical </w:t>
      </w:r>
      <w:r w:rsidR="00126875" w:rsidRPr="00121451">
        <w:rPr>
          <w:lang w:val="en-GB"/>
        </w:rPr>
        <w:t>aspects</w:t>
      </w:r>
      <w:r w:rsidRPr="00121451">
        <w:rPr>
          <w:lang w:val="en-GB"/>
        </w:rPr>
        <w:t xml:space="preserve">) as well as the organizational view of the </w:t>
      </w:r>
      <w:proofErr w:type="spellStart"/>
      <w:r w:rsidRPr="00121451">
        <w:rPr>
          <w:lang w:val="en-GB"/>
        </w:rPr>
        <w:t>eTendering</w:t>
      </w:r>
      <w:proofErr w:type="spellEnd"/>
      <w:r w:rsidRPr="00121451">
        <w:rPr>
          <w:lang w:val="en-GB"/>
        </w:rPr>
        <w:t xml:space="preserve"> process.</w:t>
      </w:r>
    </w:p>
    <w:p w14:paraId="6BCE3EA0" w14:textId="77777777" w:rsidR="00126875" w:rsidRDefault="00126875" w:rsidP="00683ADD">
      <w:pPr>
        <w:rPr>
          <w:lang w:val="en-GB"/>
        </w:rPr>
      </w:pPr>
    </w:p>
    <w:p w14:paraId="4723B1FF" w14:textId="77777777" w:rsidR="00126875" w:rsidRPr="00126875" w:rsidRDefault="00126875" w:rsidP="00126875">
      <w:pPr>
        <w:rPr>
          <w:b/>
          <w:bCs/>
          <w:lang w:val="en-GB"/>
        </w:rPr>
      </w:pPr>
      <w:r w:rsidRPr="00126875">
        <w:rPr>
          <w:b/>
          <w:bCs/>
          <w:lang w:val="en-GB"/>
        </w:rPr>
        <w:t>Technical View</w:t>
      </w:r>
    </w:p>
    <w:p w14:paraId="3F705B87" w14:textId="77777777" w:rsidR="00126875" w:rsidRPr="00126875" w:rsidRDefault="00126875" w:rsidP="00126875">
      <w:pPr>
        <w:rPr>
          <w:lang w:val="en-GB"/>
        </w:rPr>
      </w:pPr>
    </w:p>
    <w:p w14:paraId="5474265B" w14:textId="77777777" w:rsidR="00126875" w:rsidRPr="00126875" w:rsidRDefault="00126875" w:rsidP="00126875">
      <w:pPr>
        <w:rPr>
          <w:lang w:val="en-GB"/>
        </w:rPr>
      </w:pPr>
      <w:r w:rsidRPr="00126875">
        <w:rPr>
          <w:lang w:val="en-GB"/>
        </w:rPr>
        <w:t>These are messages that are exchanged within the transport network(s) to inform about the process of carrying a message down the transport line. These responses may inform someone up-line that the delivery to a given point was successful or not and may contain details about issues that are relevant such as why a delivery was not successful. The key nature of these responses is that they do not in any way act on result of validation or processing of the content of the payload that is being transported. These response messages are commonly called “acks” or transport acknowledgements.</w:t>
      </w:r>
    </w:p>
    <w:p w14:paraId="06F04282" w14:textId="77777777" w:rsidR="00126875" w:rsidRPr="00126875" w:rsidRDefault="00126875" w:rsidP="00126875">
      <w:pPr>
        <w:rPr>
          <w:lang w:val="en-GB"/>
        </w:rPr>
      </w:pPr>
    </w:p>
    <w:p w14:paraId="4A3439B6" w14:textId="77777777" w:rsidR="00126875" w:rsidRPr="00126875" w:rsidRDefault="00126875" w:rsidP="00126875">
      <w:pPr>
        <w:rPr>
          <w:b/>
          <w:bCs/>
          <w:lang w:val="en-GB"/>
        </w:rPr>
      </w:pPr>
      <w:r w:rsidRPr="00126875">
        <w:rPr>
          <w:b/>
          <w:bCs/>
          <w:lang w:val="en-GB"/>
        </w:rPr>
        <w:t>Semantic View</w:t>
      </w:r>
    </w:p>
    <w:p w14:paraId="5096D5B4" w14:textId="77777777" w:rsidR="00126875" w:rsidRPr="00126875" w:rsidRDefault="00126875" w:rsidP="00126875">
      <w:pPr>
        <w:rPr>
          <w:lang w:val="en-GB"/>
        </w:rPr>
      </w:pPr>
    </w:p>
    <w:p w14:paraId="45914B62" w14:textId="5B91FEC2" w:rsidR="00126875" w:rsidRPr="00126875" w:rsidRDefault="00126875" w:rsidP="00126875">
      <w:pPr>
        <w:rPr>
          <w:lang w:val="en-GB"/>
        </w:rPr>
      </w:pPr>
      <w:r w:rsidRPr="00126875">
        <w:rPr>
          <w:lang w:val="en-GB"/>
        </w:rPr>
        <w:t xml:space="preserve">When a message has reached a given point in the transport line its content may be validated according to agreed specifications that may be both syntactical and semantic. The outcome of these validations may be reported to a relevant party up-line, informing him whether the validation was successful or not as well as giving some details. An example could be that a tender message that is received is rejected because it is missing a closing tag (syntax error) or because the Economic Operator is not identified by its party and endpoint identifiers. A key nature of these messages is that they report on the message content </w:t>
      </w:r>
      <w:del w:id="178" w:author="Dall, Gabriele" w:date="2024-04-02T17:25:00Z">
        <w:r w:rsidRPr="00126875" w:rsidDel="00CC29C0">
          <w:rPr>
            <w:lang w:val="en-GB"/>
          </w:rPr>
          <w:delText>on the basis of</w:delText>
        </w:r>
      </w:del>
      <w:ins w:id="179" w:author="Dall, Gabriele" w:date="2024-04-02T17:25:00Z">
        <w:r w:rsidR="00CC29C0" w:rsidRPr="00126875">
          <w:rPr>
            <w:lang w:val="en-GB"/>
          </w:rPr>
          <w:t>based on</w:t>
        </w:r>
      </w:ins>
      <w:r w:rsidRPr="00126875">
        <w:rPr>
          <w:lang w:val="en-GB"/>
        </w:rPr>
        <w:t xml:space="preserve"> the technical specifications that apply.</w:t>
      </w:r>
    </w:p>
    <w:p w14:paraId="7205C524" w14:textId="77777777" w:rsidR="00126875" w:rsidRPr="00126875" w:rsidRDefault="00126875" w:rsidP="00126875">
      <w:pPr>
        <w:rPr>
          <w:lang w:val="en-GB"/>
        </w:rPr>
      </w:pPr>
    </w:p>
    <w:p w14:paraId="6268EE69" w14:textId="77777777" w:rsidR="00126875" w:rsidRPr="00126875" w:rsidRDefault="00126875" w:rsidP="00126875">
      <w:pPr>
        <w:rPr>
          <w:b/>
          <w:bCs/>
          <w:lang w:val="en-GB"/>
        </w:rPr>
      </w:pPr>
      <w:r w:rsidRPr="00126875">
        <w:rPr>
          <w:b/>
          <w:bCs/>
          <w:lang w:val="en-GB"/>
        </w:rPr>
        <w:t>Organisational View</w:t>
      </w:r>
    </w:p>
    <w:p w14:paraId="6E8F278E" w14:textId="77777777" w:rsidR="00126875" w:rsidRPr="00126875" w:rsidRDefault="00126875" w:rsidP="00126875">
      <w:pPr>
        <w:rPr>
          <w:lang w:val="en-GB"/>
        </w:rPr>
      </w:pPr>
    </w:p>
    <w:p w14:paraId="1C92E822" w14:textId="04ED64A1" w:rsidR="00126875" w:rsidRPr="00683ADD" w:rsidRDefault="00126875" w:rsidP="00126875">
      <w:pPr>
        <w:rPr>
          <w:lang w:val="en-GB"/>
        </w:rPr>
      </w:pPr>
      <w:r w:rsidRPr="00126875">
        <w:rPr>
          <w:lang w:val="en-GB"/>
        </w:rPr>
        <w:t>A message that has been received and accepted for processing may call for an action on the receiver’s behalf. That receiver’s action may need to be reported back up-line to a relevant party. An example is that a technically correct tender may be received but the receiver decides to reject the tender for any business reason such as expired tender submission deadline, a missing authorization to submit a tender etc. The key nature of these responses is that they report a business decision that is made on the message instance received.</w:t>
      </w:r>
    </w:p>
    <w:p w14:paraId="295EBB85" w14:textId="77777777" w:rsidR="00093540" w:rsidRDefault="00A045BC">
      <w:pPr>
        <w:rPr>
          <w:lang w:val="en-GB"/>
        </w:rPr>
      </w:pPr>
      <w:r>
        <w:rPr>
          <w:lang w:val="en-GB"/>
        </w:rPr>
        <w:br w:type="page"/>
      </w:r>
    </w:p>
    <w:p w14:paraId="295EBB86" w14:textId="77777777" w:rsidR="00093540" w:rsidRDefault="00A045BC">
      <w:pPr>
        <w:pStyle w:val="berschrift1"/>
        <w:keepNext/>
        <w:tabs>
          <w:tab w:val="left" w:pos="400"/>
          <w:tab w:val="num" w:pos="432"/>
          <w:tab w:val="left" w:pos="560"/>
        </w:tabs>
        <w:spacing w:before="270" w:line="270" w:lineRule="exact"/>
        <w:ind w:left="432" w:hanging="432"/>
        <w:contextualSpacing w:val="0"/>
      </w:pPr>
      <w:bookmarkStart w:id="180" w:name="_Toc396325236"/>
      <w:bookmarkStart w:id="181" w:name="_Toc423262716"/>
      <w:bookmarkStart w:id="182" w:name="_Toc423863144"/>
      <w:bookmarkStart w:id="183" w:name="_Toc162022354"/>
      <w:r>
        <w:lastRenderedPageBreak/>
        <w:t>Business Requirements</w:t>
      </w:r>
      <w:bookmarkEnd w:id="180"/>
      <w:bookmarkEnd w:id="181"/>
      <w:bookmarkEnd w:id="182"/>
      <w:bookmarkEnd w:id="183"/>
    </w:p>
    <w:p w14:paraId="295EBB87" w14:textId="77777777" w:rsidR="00093540" w:rsidRPr="00DA38E2" w:rsidRDefault="00A045BC" w:rsidP="00DA38E2">
      <w:pPr>
        <w:pStyle w:val="berschrift2"/>
        <w:rPr>
          <w:lang w:val="en-GB"/>
        </w:rPr>
      </w:pPr>
      <w:bookmarkStart w:id="184" w:name="_Toc423863145"/>
      <w:bookmarkStart w:id="185" w:name="_Toc162022355"/>
      <w:r w:rsidRPr="00DA38E2">
        <w:rPr>
          <w:lang w:val="en-GB"/>
        </w:rPr>
        <w:t>High level business requirements</w:t>
      </w:r>
      <w:bookmarkEnd w:id="184"/>
      <w:bookmarkEnd w:id="185"/>
    </w:p>
    <w:p w14:paraId="295EBB88" w14:textId="45EC7951" w:rsidR="00093540" w:rsidRDefault="00A045BC">
      <w:pPr>
        <w:pStyle w:val="Beschriftung"/>
        <w:keepNext/>
        <w:jc w:val="center"/>
      </w:pPr>
      <w:bookmarkStart w:id="186" w:name="_Toc162022423"/>
      <w:r>
        <w:t xml:space="preserve">Table </w:t>
      </w:r>
      <w:r>
        <w:fldChar w:fldCharType="begin"/>
      </w:r>
      <w:r>
        <w:instrText xml:space="preserve"> SEQ Table \* ARABIC </w:instrText>
      </w:r>
      <w:r>
        <w:fldChar w:fldCharType="separate"/>
      </w:r>
      <w:r w:rsidR="00AD0F80">
        <w:rPr>
          <w:noProof/>
        </w:rPr>
        <w:t>3</w:t>
      </w:r>
      <w:r>
        <w:fldChar w:fldCharType="end"/>
      </w:r>
      <w:r>
        <w:t>: High level business requirements</w:t>
      </w:r>
      <w:bookmarkEnd w:id="186"/>
    </w:p>
    <w:tbl>
      <w:tblPr>
        <w:tblW w:w="99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6946"/>
        <w:gridCol w:w="1780"/>
      </w:tblGrid>
      <w:tr w:rsidR="00093540" w14:paraId="295EBB8C" w14:textId="77777777">
        <w:trPr>
          <w:trHeight w:val="300"/>
          <w:tblHeader/>
        </w:trPr>
        <w:tc>
          <w:tcPr>
            <w:tcW w:w="1242" w:type="dxa"/>
            <w:shd w:val="clear" w:color="D9D9D9" w:fill="D9D9D9" w:themeFill="background1" w:themeFillShade="D9"/>
            <w:noWrap/>
          </w:tcPr>
          <w:p w14:paraId="295EBB89" w14:textId="77777777" w:rsidR="00093540" w:rsidRDefault="00A045BC">
            <w:pPr>
              <w:pStyle w:val="Textkrper"/>
              <w:jc w:val="center"/>
              <w:rPr>
                <w:rFonts w:ascii="Calibri" w:hAnsi="Calibri" w:cs="Calibri"/>
                <w:b/>
                <w:bCs/>
                <w:lang w:eastAsia="en-US"/>
              </w:rPr>
            </w:pPr>
            <w:r>
              <w:rPr>
                <w:rFonts w:ascii="Calibri" w:hAnsi="Calibri" w:cs="Calibri"/>
                <w:b/>
                <w:bCs/>
                <w:lang w:eastAsia="en-US"/>
              </w:rPr>
              <w:t>Req. ID</w:t>
            </w:r>
          </w:p>
        </w:tc>
        <w:tc>
          <w:tcPr>
            <w:tcW w:w="6946" w:type="dxa"/>
            <w:shd w:val="clear" w:color="D9D9D9" w:fill="D9D9D9" w:themeFill="background1" w:themeFillShade="D9"/>
          </w:tcPr>
          <w:p w14:paraId="295EBB8A" w14:textId="77777777" w:rsidR="00093540" w:rsidRDefault="00A045BC">
            <w:pPr>
              <w:pStyle w:val="Textkrper"/>
              <w:jc w:val="center"/>
              <w:rPr>
                <w:rFonts w:ascii="Calibri" w:hAnsi="Calibri" w:cs="Calibri"/>
                <w:b/>
                <w:bCs/>
                <w:lang w:eastAsia="en-US"/>
              </w:rPr>
            </w:pPr>
            <w:r>
              <w:rPr>
                <w:rFonts w:ascii="Calibri" w:hAnsi="Calibri" w:cs="Calibri"/>
                <w:b/>
                <w:bCs/>
                <w:lang w:eastAsia="en-US"/>
              </w:rPr>
              <w:t>Requirement statement</w:t>
            </w:r>
          </w:p>
        </w:tc>
        <w:tc>
          <w:tcPr>
            <w:tcW w:w="1780" w:type="dxa"/>
            <w:shd w:val="clear" w:color="D9D9D9" w:fill="D9D9D9" w:themeFill="background1" w:themeFillShade="D9"/>
          </w:tcPr>
          <w:p w14:paraId="295EBB8B" w14:textId="77777777" w:rsidR="00093540" w:rsidRDefault="00A045BC">
            <w:pPr>
              <w:pStyle w:val="Textkrper"/>
              <w:jc w:val="center"/>
              <w:rPr>
                <w:rFonts w:ascii="Calibri" w:hAnsi="Calibri" w:cs="Calibri"/>
                <w:b/>
                <w:bCs/>
                <w:lang w:eastAsia="en-US"/>
              </w:rPr>
            </w:pPr>
            <w:r>
              <w:rPr>
                <w:rFonts w:ascii="Calibri" w:hAnsi="Calibri" w:cs="Calibri"/>
                <w:b/>
                <w:bCs/>
                <w:lang w:eastAsia="en-US"/>
              </w:rPr>
              <w:t>Ref. to goal</w:t>
            </w:r>
          </w:p>
        </w:tc>
      </w:tr>
      <w:tr w:rsidR="00093540" w14:paraId="295EBB90" w14:textId="77777777">
        <w:trPr>
          <w:trHeight w:val="600"/>
        </w:trPr>
        <w:tc>
          <w:tcPr>
            <w:tcW w:w="1242" w:type="dxa"/>
            <w:noWrap/>
          </w:tcPr>
          <w:p w14:paraId="295EBB8D" w14:textId="77777777" w:rsidR="00093540" w:rsidRDefault="00A045BC">
            <w:pPr>
              <w:pStyle w:val="Textkrper"/>
              <w:rPr>
                <w:rFonts w:ascii="Calibri" w:hAnsi="Calibri" w:cs="Calibri"/>
              </w:rPr>
            </w:pPr>
            <w:r>
              <w:rPr>
                <w:rFonts w:ascii="Calibri" w:hAnsi="Calibri" w:cs="Calibri"/>
              </w:rPr>
              <w:t>BR-001</w:t>
            </w:r>
          </w:p>
        </w:tc>
        <w:tc>
          <w:tcPr>
            <w:tcW w:w="6946" w:type="dxa"/>
          </w:tcPr>
          <w:p w14:paraId="295EBB8E" w14:textId="28457AE2" w:rsidR="00093540" w:rsidRDefault="003825B1">
            <w:pPr>
              <w:pStyle w:val="Textkrper"/>
              <w:rPr>
                <w:rFonts w:ascii="Calibri" w:hAnsi="Calibri" w:cs="Calibri"/>
              </w:rPr>
            </w:pPr>
            <w:r w:rsidRPr="003825B1">
              <w:rPr>
                <w:rFonts w:ascii="Calibri" w:hAnsi="Calibri" w:cs="Calibri"/>
              </w:rPr>
              <w:t>All transactions in the procurement procedure, such as subscribe to procedure or status inquiry, and documents, such as call for tenders or catalogues, should be based on common standards.</w:t>
            </w:r>
          </w:p>
        </w:tc>
        <w:tc>
          <w:tcPr>
            <w:tcW w:w="1780" w:type="dxa"/>
          </w:tcPr>
          <w:p w14:paraId="295EBB8F" w14:textId="6E36D03E" w:rsidR="00093540" w:rsidRDefault="00A045BC">
            <w:pPr>
              <w:pStyle w:val="Textkrper"/>
              <w:rPr>
                <w:rFonts w:ascii="Calibri" w:hAnsi="Calibri" w:cs="Calibri"/>
              </w:rPr>
            </w:pPr>
            <w:r>
              <w:rPr>
                <w:rFonts w:ascii="Calibri" w:hAnsi="Calibri" w:cs="Calibri"/>
              </w:rPr>
              <w:t>G3</w:t>
            </w:r>
            <w:r w:rsidR="003825B1">
              <w:rPr>
                <w:rFonts w:ascii="Calibri" w:hAnsi="Calibri" w:cs="Calibri"/>
              </w:rPr>
              <w:t>9</w:t>
            </w:r>
            <w:r>
              <w:rPr>
                <w:rFonts w:ascii="Calibri" w:hAnsi="Calibri" w:cs="Calibri"/>
              </w:rPr>
              <w:t>-002</w:t>
            </w:r>
          </w:p>
        </w:tc>
      </w:tr>
      <w:tr w:rsidR="00093540" w14:paraId="295EBB94" w14:textId="77777777">
        <w:trPr>
          <w:trHeight w:val="600"/>
        </w:trPr>
        <w:tc>
          <w:tcPr>
            <w:tcW w:w="1242" w:type="dxa"/>
            <w:noWrap/>
          </w:tcPr>
          <w:p w14:paraId="295EBB91" w14:textId="77777777" w:rsidR="00093540" w:rsidRDefault="00A045BC">
            <w:pPr>
              <w:pStyle w:val="Textkrper"/>
              <w:rPr>
                <w:rFonts w:ascii="Calibri" w:hAnsi="Calibri" w:cs="Calibri"/>
              </w:rPr>
            </w:pPr>
            <w:r>
              <w:rPr>
                <w:rFonts w:ascii="Calibri" w:hAnsi="Calibri" w:cs="Calibri"/>
              </w:rPr>
              <w:t>BR-002</w:t>
            </w:r>
          </w:p>
        </w:tc>
        <w:tc>
          <w:tcPr>
            <w:tcW w:w="6946" w:type="dxa"/>
          </w:tcPr>
          <w:p w14:paraId="295EBB92" w14:textId="06310D8F" w:rsidR="00093540" w:rsidRDefault="00E736DF" w:rsidP="00E736DF">
            <w:pPr>
              <w:pStyle w:val="Textkrper"/>
              <w:rPr>
                <w:rFonts w:ascii="Calibri" w:hAnsi="Calibri" w:cs="Calibri"/>
              </w:rPr>
            </w:pPr>
            <w:r w:rsidRPr="00E736DF">
              <w:rPr>
                <w:rFonts w:ascii="Calibri" w:hAnsi="Calibri" w:cs="Calibri"/>
              </w:rPr>
              <w:t>Being interoperable means business partners shall implement the same profiles</w:t>
            </w:r>
            <w:r>
              <w:rPr>
                <w:rFonts w:ascii="Calibri" w:hAnsi="Calibri" w:cs="Calibri"/>
              </w:rPr>
              <w:t xml:space="preserve"> </w:t>
            </w:r>
            <w:r w:rsidRPr="00E736DF">
              <w:rPr>
                <w:rFonts w:ascii="Calibri" w:hAnsi="Calibri" w:cs="Calibri"/>
              </w:rPr>
              <w:t>and transactions. Ideally, business partners should implement the entire set of</w:t>
            </w:r>
            <w:r>
              <w:rPr>
                <w:rFonts w:ascii="Calibri" w:hAnsi="Calibri" w:cs="Calibri"/>
              </w:rPr>
              <w:t xml:space="preserve"> </w:t>
            </w:r>
            <w:r w:rsidRPr="00E736DF">
              <w:rPr>
                <w:rFonts w:ascii="Calibri" w:hAnsi="Calibri" w:cs="Calibri"/>
              </w:rPr>
              <w:t>transactions. However, contracting bodies and</w:t>
            </w:r>
            <w:r>
              <w:rPr>
                <w:rFonts w:ascii="Calibri" w:hAnsi="Calibri" w:cs="Calibri"/>
              </w:rPr>
              <w:t xml:space="preserve"> </w:t>
            </w:r>
            <w:r w:rsidRPr="00E736DF">
              <w:rPr>
                <w:rFonts w:ascii="Calibri" w:hAnsi="Calibri" w:cs="Calibri"/>
              </w:rPr>
              <w:t>economic operators may wish to state conformance to some individual</w:t>
            </w:r>
            <w:r>
              <w:rPr>
                <w:rFonts w:ascii="Calibri" w:hAnsi="Calibri" w:cs="Calibri"/>
              </w:rPr>
              <w:t xml:space="preserve"> </w:t>
            </w:r>
            <w:r w:rsidRPr="00E736DF">
              <w:rPr>
                <w:rFonts w:ascii="Calibri" w:hAnsi="Calibri" w:cs="Calibri"/>
              </w:rPr>
              <w:t>transactions (or small groups of transactions</w:t>
            </w:r>
            <w:r>
              <w:rPr>
                <w:rFonts w:ascii="Calibri" w:hAnsi="Calibri" w:cs="Calibri"/>
              </w:rPr>
              <w:t>).</w:t>
            </w:r>
          </w:p>
        </w:tc>
        <w:tc>
          <w:tcPr>
            <w:tcW w:w="1780" w:type="dxa"/>
          </w:tcPr>
          <w:p w14:paraId="295EBB93" w14:textId="1193FAC2" w:rsidR="00093540" w:rsidRDefault="00A045BC">
            <w:pPr>
              <w:pStyle w:val="Textkrper"/>
              <w:rPr>
                <w:rFonts w:ascii="Calibri" w:hAnsi="Calibri" w:cs="Calibri"/>
              </w:rPr>
            </w:pPr>
            <w:r>
              <w:rPr>
                <w:rFonts w:ascii="Calibri" w:hAnsi="Calibri" w:cs="Calibri"/>
              </w:rPr>
              <w:t>G3</w:t>
            </w:r>
            <w:r w:rsidR="0079223F">
              <w:rPr>
                <w:rFonts w:ascii="Calibri" w:hAnsi="Calibri" w:cs="Calibri"/>
              </w:rPr>
              <w:t>9</w:t>
            </w:r>
            <w:r>
              <w:rPr>
                <w:rFonts w:ascii="Calibri" w:hAnsi="Calibri" w:cs="Calibri"/>
              </w:rPr>
              <w:t>-003</w:t>
            </w:r>
          </w:p>
        </w:tc>
      </w:tr>
      <w:tr w:rsidR="00093540" w14:paraId="295EBB98" w14:textId="77777777">
        <w:trPr>
          <w:trHeight w:val="600"/>
        </w:trPr>
        <w:tc>
          <w:tcPr>
            <w:tcW w:w="1242" w:type="dxa"/>
            <w:noWrap/>
          </w:tcPr>
          <w:p w14:paraId="295EBB95" w14:textId="1BC89E81" w:rsidR="00093540" w:rsidRDefault="00A045BC">
            <w:pPr>
              <w:pStyle w:val="Textkrper"/>
              <w:rPr>
                <w:rFonts w:ascii="Calibri" w:hAnsi="Calibri" w:cs="Calibri"/>
              </w:rPr>
            </w:pPr>
            <w:r>
              <w:rPr>
                <w:rFonts w:ascii="Calibri" w:hAnsi="Calibri" w:cs="Calibri"/>
              </w:rPr>
              <w:t>BR-00</w:t>
            </w:r>
            <w:r w:rsidR="00F113A1">
              <w:rPr>
                <w:rFonts w:ascii="Calibri" w:hAnsi="Calibri" w:cs="Calibri"/>
              </w:rPr>
              <w:t>3</w:t>
            </w:r>
          </w:p>
        </w:tc>
        <w:tc>
          <w:tcPr>
            <w:tcW w:w="6946" w:type="dxa"/>
          </w:tcPr>
          <w:p w14:paraId="295EBB96" w14:textId="0938CD33" w:rsidR="00093540" w:rsidRDefault="00F113A1">
            <w:pPr>
              <w:pStyle w:val="Textkrper"/>
              <w:rPr>
                <w:rFonts w:ascii="Calibri" w:hAnsi="Calibri" w:cs="Calibri"/>
              </w:rPr>
            </w:pPr>
            <w:r w:rsidRPr="00F113A1">
              <w:rPr>
                <w:rFonts w:ascii="Calibri" w:hAnsi="Calibri" w:cs="Calibri"/>
              </w:rPr>
              <w:t>The value of digitization lies in the implementation of all transactions in a procedure. A contracting body shall therefore be able to enforce a business process (tendering procedure), consisting of multiple transactions, on economic operators. Both contracting bodies and economic operators shall be able to state conformance of their system to the entire process.</w:t>
            </w:r>
          </w:p>
        </w:tc>
        <w:tc>
          <w:tcPr>
            <w:tcW w:w="1780" w:type="dxa"/>
          </w:tcPr>
          <w:p w14:paraId="295EBB97" w14:textId="1ABC2EC1" w:rsidR="00093540" w:rsidRDefault="00A045BC">
            <w:pPr>
              <w:pStyle w:val="Textkrper"/>
              <w:rPr>
                <w:rFonts w:ascii="Calibri" w:hAnsi="Calibri" w:cs="Calibri"/>
              </w:rPr>
            </w:pPr>
            <w:r>
              <w:rPr>
                <w:rFonts w:ascii="Calibri" w:hAnsi="Calibri" w:cs="Calibri"/>
              </w:rPr>
              <w:t>G3</w:t>
            </w:r>
            <w:r w:rsidR="00A46846">
              <w:rPr>
                <w:rFonts w:ascii="Calibri" w:hAnsi="Calibri" w:cs="Calibri"/>
              </w:rPr>
              <w:t>9</w:t>
            </w:r>
            <w:r>
              <w:rPr>
                <w:rFonts w:ascii="Calibri" w:hAnsi="Calibri" w:cs="Calibri"/>
              </w:rPr>
              <w:t>-002</w:t>
            </w:r>
          </w:p>
        </w:tc>
      </w:tr>
      <w:tr w:rsidR="00093540" w14:paraId="295EBB9C" w14:textId="77777777">
        <w:trPr>
          <w:trHeight w:val="600"/>
        </w:trPr>
        <w:tc>
          <w:tcPr>
            <w:tcW w:w="1242" w:type="dxa"/>
            <w:noWrap/>
          </w:tcPr>
          <w:p w14:paraId="295EBB99" w14:textId="127CBFAF" w:rsidR="00093540" w:rsidRDefault="00A045BC">
            <w:pPr>
              <w:pStyle w:val="Textkrper"/>
              <w:rPr>
                <w:rFonts w:ascii="Calibri" w:hAnsi="Calibri" w:cs="Calibri"/>
              </w:rPr>
            </w:pPr>
            <w:r>
              <w:rPr>
                <w:rFonts w:ascii="Calibri" w:hAnsi="Calibri" w:cs="Calibri"/>
              </w:rPr>
              <w:t>BR-00</w:t>
            </w:r>
            <w:r w:rsidR="008875ED">
              <w:rPr>
                <w:rFonts w:ascii="Calibri" w:hAnsi="Calibri" w:cs="Calibri"/>
              </w:rPr>
              <w:t>4</w:t>
            </w:r>
          </w:p>
        </w:tc>
        <w:tc>
          <w:tcPr>
            <w:tcW w:w="6946" w:type="dxa"/>
          </w:tcPr>
          <w:p w14:paraId="295EBB9A" w14:textId="77777777" w:rsidR="00093540" w:rsidRDefault="00A045BC">
            <w:pPr>
              <w:pStyle w:val="Textkrper"/>
              <w:rPr>
                <w:rFonts w:ascii="Calibri" w:hAnsi="Calibri" w:cs="Calibri"/>
              </w:rPr>
            </w:pPr>
            <w:r>
              <w:rPr>
                <w:rFonts w:ascii="Calibri" w:hAnsi="Calibri" w:cs="Calibri"/>
              </w:rPr>
              <w:t>Code lists shall be consistent for all transactions in a complete procedure.</w:t>
            </w:r>
          </w:p>
        </w:tc>
        <w:tc>
          <w:tcPr>
            <w:tcW w:w="1780" w:type="dxa"/>
          </w:tcPr>
          <w:p w14:paraId="295EBB9B" w14:textId="2CF57D6B" w:rsidR="00093540" w:rsidRDefault="00A045BC">
            <w:pPr>
              <w:pStyle w:val="Textkrper"/>
              <w:rPr>
                <w:rFonts w:ascii="Calibri" w:hAnsi="Calibri" w:cs="Calibri"/>
              </w:rPr>
            </w:pPr>
            <w:r>
              <w:rPr>
                <w:rFonts w:ascii="Calibri" w:hAnsi="Calibri" w:cs="Calibri"/>
              </w:rPr>
              <w:t>G3</w:t>
            </w:r>
            <w:r w:rsidR="00A46846">
              <w:rPr>
                <w:rFonts w:ascii="Calibri" w:hAnsi="Calibri" w:cs="Calibri"/>
              </w:rPr>
              <w:t>9</w:t>
            </w:r>
            <w:r>
              <w:rPr>
                <w:rFonts w:ascii="Calibri" w:hAnsi="Calibri" w:cs="Calibri"/>
              </w:rPr>
              <w:t>-016</w:t>
            </w:r>
          </w:p>
        </w:tc>
      </w:tr>
      <w:tr w:rsidR="00A46846" w14:paraId="295EBBA0" w14:textId="77777777">
        <w:trPr>
          <w:trHeight w:val="600"/>
        </w:trPr>
        <w:tc>
          <w:tcPr>
            <w:tcW w:w="1242" w:type="dxa"/>
            <w:noWrap/>
          </w:tcPr>
          <w:p w14:paraId="295EBB9D" w14:textId="2E964829" w:rsidR="00A46846" w:rsidRDefault="00A46846" w:rsidP="00A46846">
            <w:pPr>
              <w:pStyle w:val="Textkrper"/>
              <w:rPr>
                <w:rFonts w:ascii="Calibri" w:hAnsi="Calibri" w:cs="Calibri"/>
              </w:rPr>
            </w:pPr>
            <w:r>
              <w:rPr>
                <w:rFonts w:ascii="Calibri" w:hAnsi="Calibri" w:cs="Calibri"/>
              </w:rPr>
              <w:t>BR-005</w:t>
            </w:r>
          </w:p>
        </w:tc>
        <w:tc>
          <w:tcPr>
            <w:tcW w:w="6946" w:type="dxa"/>
          </w:tcPr>
          <w:p w14:paraId="295EBB9E" w14:textId="67184BE3" w:rsidR="00A46846" w:rsidRDefault="00A46846" w:rsidP="00A46846">
            <w:pPr>
              <w:pStyle w:val="Textkrper"/>
              <w:rPr>
                <w:rFonts w:ascii="Calibri" w:hAnsi="Calibri" w:cs="Calibri"/>
              </w:rPr>
            </w:pPr>
            <w:r w:rsidRPr="00A46846">
              <w:rPr>
                <w:rFonts w:ascii="Calibri" w:hAnsi="Calibri" w:cs="Calibri"/>
              </w:rPr>
              <w:t>When the contracting body publishes structured information</w:t>
            </w:r>
            <w:r w:rsidR="005A2D90">
              <w:rPr>
                <w:rFonts w:ascii="Calibri" w:hAnsi="Calibri" w:cs="Calibri"/>
              </w:rPr>
              <w:t>,</w:t>
            </w:r>
            <w:r w:rsidRPr="00A46846">
              <w:rPr>
                <w:rFonts w:ascii="Calibri" w:hAnsi="Calibri" w:cs="Calibri"/>
              </w:rPr>
              <w:t xml:space="preserve"> it requires a structured response; when the contracting body publishes unstructured information it requires an unstructured response. </w:t>
            </w:r>
          </w:p>
        </w:tc>
        <w:tc>
          <w:tcPr>
            <w:tcW w:w="1780" w:type="dxa"/>
          </w:tcPr>
          <w:p w14:paraId="295EBB9F" w14:textId="71BD2A2A" w:rsidR="00A46846" w:rsidRDefault="00A46846" w:rsidP="00A46846">
            <w:pPr>
              <w:pStyle w:val="Textkrper"/>
              <w:rPr>
                <w:rFonts w:ascii="Calibri" w:hAnsi="Calibri" w:cs="Calibri"/>
              </w:rPr>
            </w:pPr>
            <w:r>
              <w:rPr>
                <w:rFonts w:ascii="Calibri" w:hAnsi="Calibri" w:cs="Calibri"/>
              </w:rPr>
              <w:t>G39-019</w:t>
            </w:r>
          </w:p>
        </w:tc>
      </w:tr>
      <w:tr w:rsidR="00A46846" w14:paraId="295EBBA4" w14:textId="77777777">
        <w:trPr>
          <w:trHeight w:val="600"/>
        </w:trPr>
        <w:tc>
          <w:tcPr>
            <w:tcW w:w="1242" w:type="dxa"/>
            <w:noWrap/>
          </w:tcPr>
          <w:p w14:paraId="295EBBA1" w14:textId="42B44EFA" w:rsidR="00A46846" w:rsidRDefault="00A46846" w:rsidP="00A46846">
            <w:pPr>
              <w:pStyle w:val="Textkrper"/>
              <w:rPr>
                <w:rFonts w:ascii="Calibri" w:hAnsi="Calibri" w:cs="Calibri"/>
              </w:rPr>
            </w:pPr>
            <w:r>
              <w:rPr>
                <w:rFonts w:ascii="Calibri" w:hAnsi="Calibri" w:cs="Calibri"/>
              </w:rPr>
              <w:t>BR-00</w:t>
            </w:r>
            <w:r w:rsidR="00112CB6">
              <w:rPr>
                <w:rFonts w:ascii="Calibri" w:hAnsi="Calibri" w:cs="Calibri"/>
              </w:rPr>
              <w:t>6</w:t>
            </w:r>
          </w:p>
        </w:tc>
        <w:tc>
          <w:tcPr>
            <w:tcW w:w="6946" w:type="dxa"/>
          </w:tcPr>
          <w:p w14:paraId="295EBBA2" w14:textId="6B4DBAEA" w:rsidR="00A46846" w:rsidRDefault="00112CB6" w:rsidP="00A46846">
            <w:pPr>
              <w:pStyle w:val="Textkrper"/>
              <w:rPr>
                <w:rFonts w:ascii="Calibri" w:hAnsi="Calibri" w:cs="Calibri"/>
              </w:rPr>
            </w:pPr>
            <w:r w:rsidRPr="005338AC">
              <w:rPr>
                <w:rFonts w:ascii="Calibri" w:hAnsi="Calibri" w:cs="Calibri"/>
              </w:rPr>
              <w:t>For contracting bodies and economic operators to be able to process individual transactions, they (or their systems) need to know to what business process the transaction belong</w:t>
            </w:r>
            <w:r w:rsidR="005A2D90">
              <w:rPr>
                <w:rFonts w:ascii="Calibri" w:hAnsi="Calibri" w:cs="Calibri"/>
              </w:rPr>
              <w:t>s</w:t>
            </w:r>
            <w:r w:rsidRPr="005338AC">
              <w:rPr>
                <w:rFonts w:ascii="Calibri" w:hAnsi="Calibri" w:cs="Calibri"/>
              </w:rPr>
              <w:t xml:space="preserve"> to. The process type and the process instance need to be identified at two levels: the level of the procedure and the level of the profile.</w:t>
            </w:r>
          </w:p>
        </w:tc>
        <w:tc>
          <w:tcPr>
            <w:tcW w:w="1780" w:type="dxa"/>
          </w:tcPr>
          <w:p w14:paraId="295EBBA3" w14:textId="5E3B3895" w:rsidR="00A46846" w:rsidRDefault="00A46846" w:rsidP="00A46846">
            <w:pPr>
              <w:pStyle w:val="Textkrper"/>
              <w:rPr>
                <w:rFonts w:ascii="Calibri" w:hAnsi="Calibri" w:cs="Calibri"/>
              </w:rPr>
            </w:pPr>
            <w:r>
              <w:rPr>
                <w:rFonts w:ascii="Calibri" w:hAnsi="Calibri" w:cs="Calibri"/>
              </w:rPr>
              <w:t>G3</w:t>
            </w:r>
            <w:r w:rsidR="00112CB6">
              <w:rPr>
                <w:rFonts w:ascii="Calibri" w:hAnsi="Calibri" w:cs="Calibri"/>
              </w:rPr>
              <w:t>9</w:t>
            </w:r>
            <w:r>
              <w:rPr>
                <w:rFonts w:ascii="Calibri" w:hAnsi="Calibri" w:cs="Calibri"/>
              </w:rPr>
              <w:t>-0</w:t>
            </w:r>
            <w:r w:rsidR="00112CB6">
              <w:rPr>
                <w:rFonts w:ascii="Calibri" w:hAnsi="Calibri" w:cs="Calibri"/>
              </w:rPr>
              <w:t>20</w:t>
            </w:r>
          </w:p>
        </w:tc>
      </w:tr>
      <w:tr w:rsidR="00A46846" w14:paraId="295EBBA8" w14:textId="77777777">
        <w:trPr>
          <w:trHeight w:val="600"/>
        </w:trPr>
        <w:tc>
          <w:tcPr>
            <w:tcW w:w="1242" w:type="dxa"/>
            <w:noWrap/>
          </w:tcPr>
          <w:p w14:paraId="295EBBA5" w14:textId="289605BE" w:rsidR="00A46846" w:rsidRDefault="00A46846" w:rsidP="00A46846">
            <w:pPr>
              <w:pStyle w:val="Textkrper"/>
              <w:rPr>
                <w:rFonts w:ascii="Calibri" w:hAnsi="Calibri" w:cs="Calibri"/>
              </w:rPr>
            </w:pPr>
            <w:r>
              <w:rPr>
                <w:rFonts w:ascii="Calibri" w:hAnsi="Calibri" w:cs="Calibri"/>
              </w:rPr>
              <w:t>BR-00</w:t>
            </w:r>
            <w:r w:rsidR="007461BF">
              <w:rPr>
                <w:rFonts w:ascii="Calibri" w:hAnsi="Calibri" w:cs="Calibri"/>
              </w:rPr>
              <w:t>7</w:t>
            </w:r>
          </w:p>
        </w:tc>
        <w:tc>
          <w:tcPr>
            <w:tcW w:w="6946" w:type="dxa"/>
          </w:tcPr>
          <w:p w14:paraId="295EBBA6" w14:textId="20A0BE9B" w:rsidR="00A46846" w:rsidRDefault="007461BF" w:rsidP="00A46846">
            <w:pPr>
              <w:pStyle w:val="Textkrper"/>
              <w:rPr>
                <w:rFonts w:ascii="Calibri" w:hAnsi="Calibri" w:cs="Calibri"/>
              </w:rPr>
            </w:pPr>
            <w:r w:rsidRPr="007461BF">
              <w:rPr>
                <w:rFonts w:ascii="Calibri" w:hAnsi="Calibri" w:cs="Calibri"/>
              </w:rPr>
              <w:t>All economic operators should be able to query publication portals (where the contract notices are being published) to find interesting business opportunities.</w:t>
            </w:r>
          </w:p>
        </w:tc>
        <w:tc>
          <w:tcPr>
            <w:tcW w:w="1780" w:type="dxa"/>
          </w:tcPr>
          <w:p w14:paraId="295EBBA7" w14:textId="410E8223" w:rsidR="00A46846" w:rsidRDefault="00A46846" w:rsidP="00A46846">
            <w:pPr>
              <w:pStyle w:val="Textkrper"/>
              <w:rPr>
                <w:rFonts w:ascii="Calibri" w:hAnsi="Calibri" w:cs="Calibri"/>
              </w:rPr>
            </w:pPr>
            <w:r>
              <w:rPr>
                <w:rFonts w:ascii="Calibri" w:hAnsi="Calibri" w:cs="Calibri"/>
              </w:rPr>
              <w:t>G3</w:t>
            </w:r>
            <w:r w:rsidR="007461BF">
              <w:rPr>
                <w:rFonts w:ascii="Calibri" w:hAnsi="Calibri" w:cs="Calibri"/>
              </w:rPr>
              <w:t>9</w:t>
            </w:r>
            <w:r>
              <w:rPr>
                <w:rFonts w:ascii="Calibri" w:hAnsi="Calibri" w:cs="Calibri"/>
              </w:rPr>
              <w:t>-00</w:t>
            </w:r>
            <w:r w:rsidR="007461BF">
              <w:rPr>
                <w:rFonts w:ascii="Calibri" w:hAnsi="Calibri" w:cs="Calibri"/>
              </w:rPr>
              <w:t>5</w:t>
            </w:r>
          </w:p>
        </w:tc>
      </w:tr>
      <w:tr w:rsidR="00A46846" w14:paraId="295EBBAC" w14:textId="77777777">
        <w:trPr>
          <w:trHeight w:val="600"/>
        </w:trPr>
        <w:tc>
          <w:tcPr>
            <w:tcW w:w="1242" w:type="dxa"/>
            <w:noWrap/>
          </w:tcPr>
          <w:p w14:paraId="295EBBA9" w14:textId="72EC4894" w:rsidR="00A46846" w:rsidRDefault="00A46846" w:rsidP="00A46846">
            <w:pPr>
              <w:pStyle w:val="Textkrper"/>
              <w:rPr>
                <w:rFonts w:ascii="Calibri" w:hAnsi="Calibri" w:cs="Calibri"/>
              </w:rPr>
            </w:pPr>
            <w:r>
              <w:rPr>
                <w:rFonts w:ascii="Calibri" w:hAnsi="Calibri" w:cs="Calibri"/>
              </w:rPr>
              <w:t>BR-00</w:t>
            </w:r>
            <w:r w:rsidR="007461BF">
              <w:rPr>
                <w:rFonts w:ascii="Calibri" w:hAnsi="Calibri" w:cs="Calibri"/>
              </w:rPr>
              <w:t>8</w:t>
            </w:r>
          </w:p>
        </w:tc>
        <w:tc>
          <w:tcPr>
            <w:tcW w:w="6946" w:type="dxa"/>
          </w:tcPr>
          <w:p w14:paraId="295EBBAA" w14:textId="4745B44B" w:rsidR="00A46846" w:rsidRPr="00313CA4" w:rsidRDefault="00313CA4" w:rsidP="00A46846">
            <w:pPr>
              <w:pStyle w:val="Textkrper"/>
              <w:rPr>
                <w:rFonts w:asciiTheme="minorHAnsi" w:hAnsiTheme="minorHAnsi" w:cstheme="minorHAnsi"/>
              </w:rPr>
            </w:pPr>
            <w:r w:rsidRPr="00313CA4">
              <w:rPr>
                <w:rFonts w:asciiTheme="minorHAnsi" w:hAnsiTheme="minorHAnsi" w:cstheme="minorHAnsi"/>
              </w:rPr>
              <w:t xml:space="preserve">All economic operators shall be able to access public </w:t>
            </w:r>
            <w:r w:rsidR="00E736DF">
              <w:rPr>
                <w:rFonts w:asciiTheme="minorHAnsi" w:hAnsiTheme="minorHAnsi" w:cstheme="minorHAnsi"/>
              </w:rPr>
              <w:t>procurement</w:t>
            </w:r>
            <w:r w:rsidRPr="00313CA4">
              <w:rPr>
                <w:rFonts w:asciiTheme="minorHAnsi" w:hAnsiTheme="minorHAnsi" w:cstheme="minorHAnsi"/>
              </w:rPr>
              <w:t xml:space="preserve"> documents.</w:t>
            </w:r>
          </w:p>
        </w:tc>
        <w:tc>
          <w:tcPr>
            <w:tcW w:w="1780" w:type="dxa"/>
          </w:tcPr>
          <w:p w14:paraId="295EBBAB" w14:textId="3CCB6189" w:rsidR="00A46846" w:rsidRDefault="00A46846" w:rsidP="00A46846">
            <w:pPr>
              <w:pStyle w:val="Textkrper"/>
              <w:rPr>
                <w:rFonts w:ascii="Calibri" w:hAnsi="Calibri" w:cs="Calibri"/>
              </w:rPr>
            </w:pPr>
            <w:r>
              <w:rPr>
                <w:rFonts w:ascii="Calibri" w:hAnsi="Calibri" w:cs="Calibri"/>
              </w:rPr>
              <w:t>G37-00</w:t>
            </w:r>
            <w:r w:rsidR="00313CA4">
              <w:rPr>
                <w:rFonts w:ascii="Calibri" w:hAnsi="Calibri" w:cs="Calibri"/>
              </w:rPr>
              <w:t>5</w:t>
            </w:r>
          </w:p>
        </w:tc>
      </w:tr>
      <w:tr w:rsidR="00A46846" w14:paraId="295EBBB0" w14:textId="77777777">
        <w:trPr>
          <w:trHeight w:val="600"/>
        </w:trPr>
        <w:tc>
          <w:tcPr>
            <w:tcW w:w="1242" w:type="dxa"/>
            <w:noWrap/>
          </w:tcPr>
          <w:p w14:paraId="295EBBAD" w14:textId="7C38920E" w:rsidR="00A46846" w:rsidRDefault="00A46846" w:rsidP="00A46846">
            <w:pPr>
              <w:pStyle w:val="Textkrper"/>
              <w:rPr>
                <w:rFonts w:ascii="Calibri" w:hAnsi="Calibri" w:cs="Calibri"/>
              </w:rPr>
            </w:pPr>
            <w:r>
              <w:rPr>
                <w:rFonts w:ascii="Calibri" w:hAnsi="Calibri" w:cs="Calibri"/>
              </w:rPr>
              <w:t>BR-0</w:t>
            </w:r>
            <w:r w:rsidR="00407A7E">
              <w:rPr>
                <w:rFonts w:ascii="Calibri" w:hAnsi="Calibri" w:cs="Calibri"/>
              </w:rPr>
              <w:t>09</w:t>
            </w:r>
          </w:p>
        </w:tc>
        <w:tc>
          <w:tcPr>
            <w:tcW w:w="6946" w:type="dxa"/>
          </w:tcPr>
          <w:p w14:paraId="295EBBAE" w14:textId="2DFB5E2F" w:rsidR="00A46846" w:rsidRPr="00000A45" w:rsidRDefault="00407A7E" w:rsidP="00A46846">
            <w:pPr>
              <w:pStyle w:val="Textkrper"/>
              <w:rPr>
                <w:rFonts w:asciiTheme="minorHAnsi" w:hAnsiTheme="minorHAnsi" w:cstheme="minorHAnsi"/>
              </w:rPr>
            </w:pPr>
            <w:r w:rsidRPr="00407A7E">
              <w:rPr>
                <w:rFonts w:asciiTheme="minorHAnsi" w:hAnsiTheme="minorHAnsi" w:cstheme="minorHAnsi"/>
              </w:rPr>
              <w:t xml:space="preserve">The economic operator shall optionally be able to subscribe to an interesting business opportunity </w:t>
            </w:r>
            <w:proofErr w:type="gramStart"/>
            <w:r w:rsidRPr="00407A7E">
              <w:rPr>
                <w:rFonts w:asciiTheme="minorHAnsi" w:hAnsiTheme="minorHAnsi" w:cstheme="minorHAnsi"/>
              </w:rPr>
              <w:t>in order to</w:t>
            </w:r>
            <w:proofErr w:type="gramEnd"/>
            <w:r w:rsidRPr="00407A7E">
              <w:rPr>
                <w:rFonts w:asciiTheme="minorHAnsi" w:hAnsiTheme="minorHAnsi" w:cstheme="minorHAnsi"/>
              </w:rPr>
              <w:t xml:space="preserve"> receive the latest information about the call for tender.</w:t>
            </w:r>
          </w:p>
        </w:tc>
        <w:tc>
          <w:tcPr>
            <w:tcW w:w="1780" w:type="dxa"/>
          </w:tcPr>
          <w:p w14:paraId="295EBBAF" w14:textId="225FCE5C" w:rsidR="00A46846" w:rsidRDefault="00A46846" w:rsidP="00A46846">
            <w:pPr>
              <w:pStyle w:val="Textkrper"/>
              <w:rPr>
                <w:rFonts w:ascii="Calibri" w:hAnsi="Calibri" w:cs="Calibri"/>
              </w:rPr>
            </w:pPr>
            <w:r>
              <w:rPr>
                <w:rFonts w:ascii="Calibri" w:hAnsi="Calibri" w:cs="Calibri"/>
              </w:rPr>
              <w:t>G3</w:t>
            </w:r>
            <w:r w:rsidR="00407A7E">
              <w:rPr>
                <w:rFonts w:ascii="Calibri" w:hAnsi="Calibri" w:cs="Calibri"/>
              </w:rPr>
              <w:t>9</w:t>
            </w:r>
            <w:r>
              <w:rPr>
                <w:rFonts w:ascii="Calibri" w:hAnsi="Calibri" w:cs="Calibri"/>
              </w:rPr>
              <w:t>-004</w:t>
            </w:r>
          </w:p>
        </w:tc>
      </w:tr>
      <w:tr w:rsidR="00A46846" w14:paraId="295EBBB4" w14:textId="77777777">
        <w:trPr>
          <w:trHeight w:val="600"/>
        </w:trPr>
        <w:tc>
          <w:tcPr>
            <w:tcW w:w="1242" w:type="dxa"/>
            <w:noWrap/>
          </w:tcPr>
          <w:p w14:paraId="295EBBB1" w14:textId="4B019A3E" w:rsidR="00A46846" w:rsidRDefault="00A46846" w:rsidP="00A46846">
            <w:pPr>
              <w:pStyle w:val="Textkrper"/>
              <w:rPr>
                <w:rFonts w:ascii="Calibri" w:hAnsi="Calibri" w:cs="Calibri"/>
              </w:rPr>
            </w:pPr>
            <w:r>
              <w:rPr>
                <w:rFonts w:ascii="Calibri" w:hAnsi="Calibri" w:cs="Calibri"/>
              </w:rPr>
              <w:t>BR-0</w:t>
            </w:r>
            <w:r w:rsidR="00B32510">
              <w:rPr>
                <w:rFonts w:ascii="Calibri" w:hAnsi="Calibri" w:cs="Calibri"/>
              </w:rPr>
              <w:t>10</w:t>
            </w:r>
          </w:p>
        </w:tc>
        <w:tc>
          <w:tcPr>
            <w:tcW w:w="6946" w:type="dxa"/>
          </w:tcPr>
          <w:p w14:paraId="295EBBB2" w14:textId="0D7FF046" w:rsidR="00A46846" w:rsidRPr="00F812E0" w:rsidRDefault="00035073" w:rsidP="00A46846">
            <w:pPr>
              <w:pStyle w:val="Textkrper"/>
              <w:rPr>
                <w:rFonts w:asciiTheme="minorHAnsi" w:hAnsiTheme="minorHAnsi" w:cstheme="minorHAnsi"/>
              </w:rPr>
            </w:pPr>
            <w:r w:rsidRPr="00F812E0">
              <w:rPr>
                <w:rFonts w:asciiTheme="minorHAnsi" w:hAnsiTheme="minorHAnsi" w:cstheme="minorHAnsi"/>
              </w:rPr>
              <w:t xml:space="preserve">All subscribed economic operators should be informed when new versions of the </w:t>
            </w:r>
            <w:r w:rsidR="00E736DF">
              <w:rPr>
                <w:rFonts w:asciiTheme="minorHAnsi" w:hAnsiTheme="minorHAnsi" w:cstheme="minorHAnsi"/>
              </w:rPr>
              <w:t>procurement</w:t>
            </w:r>
            <w:r w:rsidRPr="00F812E0">
              <w:rPr>
                <w:rFonts w:asciiTheme="minorHAnsi" w:hAnsiTheme="minorHAnsi" w:cstheme="minorHAnsi"/>
              </w:rPr>
              <w:t xml:space="preserve"> documents are published.</w:t>
            </w:r>
          </w:p>
        </w:tc>
        <w:tc>
          <w:tcPr>
            <w:tcW w:w="1780" w:type="dxa"/>
          </w:tcPr>
          <w:p w14:paraId="295EBBB3" w14:textId="1C387240" w:rsidR="00A46846" w:rsidRDefault="00A46846" w:rsidP="00A46846">
            <w:pPr>
              <w:pStyle w:val="Textkrper"/>
              <w:rPr>
                <w:rFonts w:ascii="Calibri" w:hAnsi="Calibri" w:cs="Calibri"/>
              </w:rPr>
            </w:pPr>
            <w:r>
              <w:rPr>
                <w:rFonts w:ascii="Calibri" w:hAnsi="Calibri" w:cs="Calibri"/>
              </w:rPr>
              <w:t>G3</w:t>
            </w:r>
            <w:r w:rsidR="004B7EA5">
              <w:rPr>
                <w:rFonts w:ascii="Calibri" w:hAnsi="Calibri" w:cs="Calibri"/>
              </w:rPr>
              <w:t>9</w:t>
            </w:r>
            <w:r>
              <w:rPr>
                <w:rFonts w:ascii="Calibri" w:hAnsi="Calibri" w:cs="Calibri"/>
              </w:rPr>
              <w:t>-0</w:t>
            </w:r>
            <w:r w:rsidR="004B7EA5">
              <w:rPr>
                <w:rFonts w:ascii="Calibri" w:hAnsi="Calibri" w:cs="Calibri"/>
              </w:rPr>
              <w:t>04</w:t>
            </w:r>
          </w:p>
        </w:tc>
      </w:tr>
      <w:tr w:rsidR="00A46846" w14:paraId="295EBBB8" w14:textId="77777777">
        <w:trPr>
          <w:trHeight w:val="600"/>
        </w:trPr>
        <w:tc>
          <w:tcPr>
            <w:tcW w:w="1242" w:type="dxa"/>
            <w:noWrap/>
          </w:tcPr>
          <w:p w14:paraId="295EBBB5" w14:textId="2614BA16" w:rsidR="00A46846" w:rsidRDefault="00A46846" w:rsidP="00A46846">
            <w:pPr>
              <w:pStyle w:val="Textkrper"/>
              <w:rPr>
                <w:rFonts w:ascii="Calibri" w:hAnsi="Calibri" w:cs="Calibri"/>
              </w:rPr>
            </w:pPr>
            <w:r>
              <w:rPr>
                <w:rFonts w:ascii="Calibri" w:hAnsi="Calibri" w:cs="Calibri"/>
              </w:rPr>
              <w:t>BR-01</w:t>
            </w:r>
            <w:r w:rsidR="004B7EA5">
              <w:rPr>
                <w:rFonts w:ascii="Calibri" w:hAnsi="Calibri" w:cs="Calibri"/>
              </w:rPr>
              <w:t>1</w:t>
            </w:r>
          </w:p>
        </w:tc>
        <w:tc>
          <w:tcPr>
            <w:tcW w:w="6946" w:type="dxa"/>
          </w:tcPr>
          <w:p w14:paraId="295EBBB6" w14:textId="143248A3" w:rsidR="00A46846" w:rsidRPr="00F812E0" w:rsidRDefault="00976906" w:rsidP="00A46846">
            <w:pPr>
              <w:pStyle w:val="Textkrper"/>
              <w:rPr>
                <w:rFonts w:asciiTheme="minorHAnsi" w:hAnsiTheme="minorHAnsi" w:cstheme="minorHAnsi"/>
              </w:rPr>
            </w:pPr>
            <w:r w:rsidRPr="00F812E0">
              <w:rPr>
                <w:rFonts w:asciiTheme="minorHAnsi" w:hAnsiTheme="minorHAnsi" w:cstheme="minorHAnsi"/>
              </w:rPr>
              <w:t xml:space="preserve">All economic operators should be able to send questions regarding the </w:t>
            </w:r>
            <w:r w:rsidR="00E736DF">
              <w:rPr>
                <w:rFonts w:asciiTheme="minorHAnsi" w:hAnsiTheme="minorHAnsi" w:cstheme="minorHAnsi"/>
              </w:rPr>
              <w:t>procurement</w:t>
            </w:r>
            <w:r w:rsidRPr="00F812E0">
              <w:rPr>
                <w:rFonts w:asciiTheme="minorHAnsi" w:hAnsiTheme="minorHAnsi" w:cstheme="minorHAnsi"/>
              </w:rPr>
              <w:t xml:space="preserve"> documents to the contracting body.</w:t>
            </w:r>
          </w:p>
        </w:tc>
        <w:tc>
          <w:tcPr>
            <w:tcW w:w="1780" w:type="dxa"/>
          </w:tcPr>
          <w:p w14:paraId="295EBBB7" w14:textId="5611AFC8" w:rsidR="00A46846" w:rsidRDefault="00A46846" w:rsidP="00A46846">
            <w:pPr>
              <w:pStyle w:val="Textkrper"/>
              <w:rPr>
                <w:rFonts w:ascii="Calibri" w:hAnsi="Calibri" w:cs="Calibri"/>
              </w:rPr>
            </w:pPr>
            <w:r>
              <w:rPr>
                <w:rFonts w:ascii="Calibri" w:hAnsi="Calibri" w:cs="Calibri"/>
              </w:rPr>
              <w:t>G3</w:t>
            </w:r>
            <w:r w:rsidR="00976906">
              <w:rPr>
                <w:rFonts w:ascii="Calibri" w:hAnsi="Calibri" w:cs="Calibri"/>
              </w:rPr>
              <w:t>9</w:t>
            </w:r>
            <w:r>
              <w:rPr>
                <w:rFonts w:ascii="Calibri" w:hAnsi="Calibri" w:cs="Calibri"/>
              </w:rPr>
              <w:t>-010</w:t>
            </w:r>
          </w:p>
        </w:tc>
      </w:tr>
      <w:tr w:rsidR="00A46846" w14:paraId="295EBBBC" w14:textId="77777777">
        <w:trPr>
          <w:trHeight w:val="600"/>
        </w:trPr>
        <w:tc>
          <w:tcPr>
            <w:tcW w:w="1242" w:type="dxa"/>
            <w:noWrap/>
          </w:tcPr>
          <w:p w14:paraId="295EBBB9" w14:textId="45BAA1DB" w:rsidR="00A46846" w:rsidRDefault="00A46846" w:rsidP="00A46846">
            <w:pPr>
              <w:pStyle w:val="Textkrper"/>
              <w:rPr>
                <w:rFonts w:ascii="Calibri" w:hAnsi="Calibri" w:cs="Calibri"/>
              </w:rPr>
            </w:pPr>
            <w:r>
              <w:rPr>
                <w:rFonts w:ascii="Calibri" w:hAnsi="Calibri" w:cs="Calibri"/>
              </w:rPr>
              <w:t>BR-01</w:t>
            </w:r>
            <w:r w:rsidR="00742606">
              <w:rPr>
                <w:rFonts w:ascii="Calibri" w:hAnsi="Calibri" w:cs="Calibri"/>
              </w:rPr>
              <w:t>2</w:t>
            </w:r>
          </w:p>
        </w:tc>
        <w:tc>
          <w:tcPr>
            <w:tcW w:w="6946" w:type="dxa"/>
          </w:tcPr>
          <w:p w14:paraId="295EBBBA" w14:textId="182112CA" w:rsidR="00A46846" w:rsidRPr="00F812E0" w:rsidRDefault="002603E1" w:rsidP="00A46846">
            <w:pPr>
              <w:pStyle w:val="Textkrper"/>
              <w:rPr>
                <w:rFonts w:asciiTheme="minorHAnsi" w:hAnsiTheme="minorHAnsi" w:cstheme="minorHAnsi"/>
              </w:rPr>
            </w:pPr>
            <w:r w:rsidRPr="00F812E0">
              <w:rPr>
                <w:rFonts w:asciiTheme="minorHAnsi" w:hAnsiTheme="minorHAnsi" w:cstheme="minorHAnsi"/>
              </w:rPr>
              <w:t>The contracting body shall answer the questions from economic operators equal and transparent.</w:t>
            </w:r>
          </w:p>
        </w:tc>
        <w:tc>
          <w:tcPr>
            <w:tcW w:w="1780" w:type="dxa"/>
          </w:tcPr>
          <w:p w14:paraId="295EBBBB" w14:textId="5F5477BA" w:rsidR="00A46846" w:rsidRDefault="00A46846" w:rsidP="00A46846">
            <w:pPr>
              <w:pStyle w:val="Textkrper"/>
              <w:rPr>
                <w:rFonts w:ascii="Calibri" w:hAnsi="Calibri" w:cs="Calibri"/>
              </w:rPr>
            </w:pPr>
            <w:r>
              <w:rPr>
                <w:rFonts w:ascii="Calibri" w:hAnsi="Calibri" w:cs="Calibri"/>
              </w:rPr>
              <w:t>G3</w:t>
            </w:r>
            <w:r w:rsidR="00F812E0">
              <w:rPr>
                <w:rFonts w:ascii="Calibri" w:hAnsi="Calibri" w:cs="Calibri"/>
              </w:rPr>
              <w:t>9</w:t>
            </w:r>
            <w:r>
              <w:rPr>
                <w:rFonts w:ascii="Calibri" w:hAnsi="Calibri" w:cs="Calibri"/>
              </w:rPr>
              <w:t>-010</w:t>
            </w:r>
          </w:p>
        </w:tc>
      </w:tr>
      <w:tr w:rsidR="00A46846" w14:paraId="295EBBC0" w14:textId="77777777">
        <w:trPr>
          <w:trHeight w:val="600"/>
        </w:trPr>
        <w:tc>
          <w:tcPr>
            <w:tcW w:w="1242" w:type="dxa"/>
            <w:noWrap/>
          </w:tcPr>
          <w:p w14:paraId="295EBBBD" w14:textId="68EAE931" w:rsidR="00A46846" w:rsidRDefault="00A46846" w:rsidP="00A46846">
            <w:pPr>
              <w:pStyle w:val="Textkrper"/>
              <w:rPr>
                <w:rFonts w:ascii="Calibri" w:hAnsi="Calibri" w:cs="Calibri"/>
              </w:rPr>
            </w:pPr>
            <w:r>
              <w:rPr>
                <w:rFonts w:ascii="Calibri" w:hAnsi="Calibri" w:cs="Calibri"/>
              </w:rPr>
              <w:t>BR-01</w:t>
            </w:r>
            <w:r w:rsidR="00742606">
              <w:rPr>
                <w:rFonts w:ascii="Calibri" w:hAnsi="Calibri" w:cs="Calibri"/>
              </w:rPr>
              <w:t>3</w:t>
            </w:r>
          </w:p>
        </w:tc>
        <w:tc>
          <w:tcPr>
            <w:tcW w:w="6946" w:type="dxa"/>
          </w:tcPr>
          <w:p w14:paraId="295EBBBE" w14:textId="47DA8063" w:rsidR="00A46846" w:rsidRPr="00000A45" w:rsidRDefault="002603E1" w:rsidP="00A46846">
            <w:pPr>
              <w:pStyle w:val="Textkrper"/>
              <w:rPr>
                <w:rFonts w:asciiTheme="minorHAnsi" w:hAnsiTheme="minorHAnsi" w:cstheme="minorHAnsi"/>
              </w:rPr>
            </w:pPr>
            <w:r w:rsidRPr="00000A45">
              <w:rPr>
                <w:rFonts w:asciiTheme="minorHAnsi" w:hAnsiTheme="minorHAnsi" w:cstheme="minorHAnsi"/>
              </w:rPr>
              <w:t>The contracting body shall be able to send messages to all subscribed economic operators, to a selection of economic operators or to one economic operator.</w:t>
            </w:r>
          </w:p>
        </w:tc>
        <w:tc>
          <w:tcPr>
            <w:tcW w:w="1780" w:type="dxa"/>
          </w:tcPr>
          <w:p w14:paraId="295EBBBF" w14:textId="4DB413D0" w:rsidR="00A46846" w:rsidRDefault="00A46846" w:rsidP="00A46846">
            <w:pPr>
              <w:pStyle w:val="Textkrper"/>
              <w:rPr>
                <w:rFonts w:ascii="Calibri" w:hAnsi="Calibri" w:cs="Calibri"/>
              </w:rPr>
            </w:pPr>
            <w:r>
              <w:rPr>
                <w:rFonts w:ascii="Calibri" w:hAnsi="Calibri" w:cs="Calibri"/>
              </w:rPr>
              <w:t>G3</w:t>
            </w:r>
            <w:r w:rsidR="00F812E0">
              <w:rPr>
                <w:rFonts w:ascii="Calibri" w:hAnsi="Calibri" w:cs="Calibri"/>
              </w:rPr>
              <w:t>9</w:t>
            </w:r>
            <w:r>
              <w:rPr>
                <w:rFonts w:ascii="Calibri" w:hAnsi="Calibri" w:cs="Calibri"/>
              </w:rPr>
              <w:t>-0</w:t>
            </w:r>
            <w:r w:rsidR="00053FE3">
              <w:rPr>
                <w:rFonts w:ascii="Calibri" w:hAnsi="Calibri" w:cs="Calibri"/>
              </w:rPr>
              <w:t>10</w:t>
            </w:r>
          </w:p>
        </w:tc>
      </w:tr>
      <w:tr w:rsidR="00A46846" w14:paraId="295EBBC4" w14:textId="77777777">
        <w:trPr>
          <w:trHeight w:val="600"/>
        </w:trPr>
        <w:tc>
          <w:tcPr>
            <w:tcW w:w="1242" w:type="dxa"/>
            <w:noWrap/>
          </w:tcPr>
          <w:p w14:paraId="295EBBC1" w14:textId="7D591590" w:rsidR="00A46846" w:rsidRDefault="00A46846" w:rsidP="00A46846">
            <w:pPr>
              <w:pStyle w:val="Textkrper"/>
              <w:rPr>
                <w:rFonts w:ascii="Calibri" w:hAnsi="Calibri" w:cs="Calibri"/>
              </w:rPr>
            </w:pPr>
            <w:r>
              <w:rPr>
                <w:rFonts w:ascii="Calibri" w:hAnsi="Calibri" w:cs="Calibri"/>
              </w:rPr>
              <w:t>BR-01</w:t>
            </w:r>
            <w:r w:rsidR="004E1201">
              <w:rPr>
                <w:rFonts w:ascii="Calibri" w:hAnsi="Calibri" w:cs="Calibri"/>
              </w:rPr>
              <w:t>4</w:t>
            </w:r>
          </w:p>
        </w:tc>
        <w:tc>
          <w:tcPr>
            <w:tcW w:w="6946" w:type="dxa"/>
          </w:tcPr>
          <w:p w14:paraId="295EBBC2" w14:textId="375FDAC5" w:rsidR="00A46846" w:rsidRPr="00000A45" w:rsidRDefault="004E1201" w:rsidP="00A46846">
            <w:pPr>
              <w:pStyle w:val="Textkrper"/>
              <w:rPr>
                <w:rFonts w:asciiTheme="minorHAnsi" w:hAnsiTheme="minorHAnsi" w:cstheme="minorHAnsi"/>
              </w:rPr>
            </w:pPr>
            <w:r w:rsidRPr="00000A45">
              <w:rPr>
                <w:rFonts w:asciiTheme="minorHAnsi" w:hAnsiTheme="minorHAnsi" w:cstheme="minorHAnsi"/>
              </w:rPr>
              <w:t xml:space="preserve">The economic operator shall be able to withdraw his bid </w:t>
            </w:r>
            <w:proofErr w:type="gramStart"/>
            <w:r w:rsidRPr="00000A45">
              <w:rPr>
                <w:rFonts w:asciiTheme="minorHAnsi" w:hAnsiTheme="minorHAnsi" w:cstheme="minorHAnsi"/>
              </w:rPr>
              <w:t>as long as</w:t>
            </w:r>
            <w:proofErr w:type="gramEnd"/>
            <w:r w:rsidRPr="00000A45">
              <w:rPr>
                <w:rFonts w:asciiTheme="minorHAnsi" w:hAnsiTheme="minorHAnsi" w:cstheme="minorHAnsi"/>
              </w:rPr>
              <w:t xml:space="preserve"> the time limit to submit bids has not passed.</w:t>
            </w:r>
          </w:p>
        </w:tc>
        <w:tc>
          <w:tcPr>
            <w:tcW w:w="1780" w:type="dxa"/>
          </w:tcPr>
          <w:p w14:paraId="295EBBC3" w14:textId="20DD88C5" w:rsidR="00A46846" w:rsidRDefault="00A46846" w:rsidP="00A46846">
            <w:pPr>
              <w:pStyle w:val="Textkrper"/>
              <w:rPr>
                <w:rFonts w:ascii="Calibri" w:hAnsi="Calibri" w:cs="Calibri"/>
              </w:rPr>
            </w:pPr>
            <w:r>
              <w:rPr>
                <w:rFonts w:ascii="Calibri" w:hAnsi="Calibri" w:cs="Calibri"/>
              </w:rPr>
              <w:t>G3</w:t>
            </w:r>
            <w:r w:rsidR="005071DB">
              <w:rPr>
                <w:rFonts w:ascii="Calibri" w:hAnsi="Calibri" w:cs="Calibri"/>
              </w:rPr>
              <w:t>9</w:t>
            </w:r>
            <w:r>
              <w:rPr>
                <w:rFonts w:ascii="Calibri" w:hAnsi="Calibri" w:cs="Calibri"/>
              </w:rPr>
              <w:t>-0</w:t>
            </w:r>
            <w:r w:rsidR="004E1201">
              <w:rPr>
                <w:rFonts w:ascii="Calibri" w:hAnsi="Calibri" w:cs="Calibri"/>
              </w:rPr>
              <w:t>07</w:t>
            </w:r>
          </w:p>
        </w:tc>
      </w:tr>
      <w:tr w:rsidR="00A46846" w14:paraId="295EBBC8" w14:textId="77777777">
        <w:trPr>
          <w:trHeight w:val="600"/>
        </w:trPr>
        <w:tc>
          <w:tcPr>
            <w:tcW w:w="1242" w:type="dxa"/>
            <w:noWrap/>
          </w:tcPr>
          <w:p w14:paraId="295EBBC5" w14:textId="13D67648" w:rsidR="00A46846" w:rsidRDefault="00A46846" w:rsidP="00A46846">
            <w:pPr>
              <w:pStyle w:val="Textkrper"/>
              <w:rPr>
                <w:rFonts w:ascii="Calibri" w:hAnsi="Calibri" w:cs="Calibri"/>
              </w:rPr>
            </w:pPr>
            <w:r>
              <w:rPr>
                <w:rFonts w:ascii="Calibri" w:hAnsi="Calibri" w:cs="Calibri"/>
              </w:rPr>
              <w:t>BR-01</w:t>
            </w:r>
            <w:r w:rsidR="004E1201">
              <w:rPr>
                <w:rFonts w:ascii="Calibri" w:hAnsi="Calibri" w:cs="Calibri"/>
              </w:rPr>
              <w:t>5</w:t>
            </w:r>
          </w:p>
        </w:tc>
        <w:tc>
          <w:tcPr>
            <w:tcW w:w="6946" w:type="dxa"/>
          </w:tcPr>
          <w:p w14:paraId="295EBBC6" w14:textId="49F1DDE7" w:rsidR="00A46846" w:rsidRPr="00000A45" w:rsidRDefault="007E0730" w:rsidP="00A46846">
            <w:pPr>
              <w:pStyle w:val="Textkrper"/>
              <w:rPr>
                <w:rFonts w:asciiTheme="minorHAnsi" w:hAnsiTheme="minorHAnsi" w:cstheme="minorHAnsi"/>
              </w:rPr>
            </w:pPr>
            <w:r w:rsidRPr="00000A45">
              <w:rPr>
                <w:rFonts w:asciiTheme="minorHAnsi" w:hAnsiTheme="minorHAnsi" w:cstheme="minorHAnsi"/>
              </w:rPr>
              <w:t>The contracting body should be able to send the results of the bid evaluation to all economic operator who submitted a bid.</w:t>
            </w:r>
          </w:p>
        </w:tc>
        <w:tc>
          <w:tcPr>
            <w:tcW w:w="1780" w:type="dxa"/>
          </w:tcPr>
          <w:p w14:paraId="295EBBC7" w14:textId="2A9A875A" w:rsidR="00A46846" w:rsidRDefault="00A46846" w:rsidP="00A46846">
            <w:pPr>
              <w:pStyle w:val="Textkrper"/>
              <w:rPr>
                <w:rFonts w:ascii="Calibri" w:hAnsi="Calibri" w:cs="Calibri"/>
              </w:rPr>
            </w:pPr>
            <w:r>
              <w:rPr>
                <w:rFonts w:ascii="Calibri" w:hAnsi="Calibri" w:cs="Calibri"/>
              </w:rPr>
              <w:t>G3</w:t>
            </w:r>
            <w:r w:rsidR="007E0730">
              <w:rPr>
                <w:rFonts w:ascii="Calibri" w:hAnsi="Calibri" w:cs="Calibri"/>
              </w:rPr>
              <w:t>9</w:t>
            </w:r>
            <w:r>
              <w:rPr>
                <w:rFonts w:ascii="Calibri" w:hAnsi="Calibri" w:cs="Calibri"/>
              </w:rPr>
              <w:t>-00</w:t>
            </w:r>
            <w:r w:rsidR="007E0730">
              <w:rPr>
                <w:rFonts w:ascii="Calibri" w:hAnsi="Calibri" w:cs="Calibri"/>
              </w:rPr>
              <w:t>5</w:t>
            </w:r>
          </w:p>
        </w:tc>
      </w:tr>
      <w:tr w:rsidR="000A320F" w14:paraId="30DD8AB4" w14:textId="77777777">
        <w:trPr>
          <w:trHeight w:val="600"/>
        </w:trPr>
        <w:tc>
          <w:tcPr>
            <w:tcW w:w="1242" w:type="dxa"/>
            <w:noWrap/>
          </w:tcPr>
          <w:p w14:paraId="5272D334" w14:textId="3651F46A" w:rsidR="000A320F" w:rsidRDefault="000A320F" w:rsidP="000A320F">
            <w:pPr>
              <w:pStyle w:val="Textkrper"/>
              <w:rPr>
                <w:rFonts w:ascii="Calibri" w:hAnsi="Calibri" w:cs="Calibri"/>
              </w:rPr>
            </w:pPr>
            <w:r>
              <w:rPr>
                <w:rFonts w:ascii="Calibri" w:hAnsi="Calibri" w:cs="Calibri"/>
              </w:rPr>
              <w:t>BR-016</w:t>
            </w:r>
          </w:p>
        </w:tc>
        <w:tc>
          <w:tcPr>
            <w:tcW w:w="6946" w:type="dxa"/>
          </w:tcPr>
          <w:p w14:paraId="1A1D5087" w14:textId="25EBFBF7" w:rsidR="000A320F" w:rsidRPr="00000A45" w:rsidRDefault="000A320F" w:rsidP="000A320F">
            <w:pPr>
              <w:pStyle w:val="Textkrper"/>
              <w:rPr>
                <w:rFonts w:asciiTheme="minorHAnsi" w:hAnsiTheme="minorHAnsi" w:cstheme="minorHAnsi"/>
              </w:rPr>
            </w:pPr>
            <w:r w:rsidRPr="00000A45">
              <w:rPr>
                <w:rFonts w:asciiTheme="minorHAnsi" w:hAnsiTheme="minorHAnsi" w:cstheme="minorHAnsi"/>
              </w:rPr>
              <w:t>The contracting body should be able to award the winning economic operator.</w:t>
            </w:r>
          </w:p>
        </w:tc>
        <w:tc>
          <w:tcPr>
            <w:tcW w:w="1780" w:type="dxa"/>
          </w:tcPr>
          <w:p w14:paraId="71A70E53" w14:textId="40840C1A" w:rsidR="000A320F" w:rsidRDefault="000A320F" w:rsidP="000A320F">
            <w:pPr>
              <w:pStyle w:val="Textkrper"/>
              <w:rPr>
                <w:rFonts w:ascii="Calibri" w:hAnsi="Calibri" w:cs="Calibri"/>
              </w:rPr>
            </w:pPr>
            <w:r>
              <w:rPr>
                <w:rFonts w:ascii="Calibri" w:hAnsi="Calibri" w:cs="Calibri"/>
              </w:rPr>
              <w:t>G39-006</w:t>
            </w:r>
          </w:p>
        </w:tc>
      </w:tr>
      <w:tr w:rsidR="000A320F" w14:paraId="75B43590" w14:textId="77777777">
        <w:trPr>
          <w:trHeight w:val="600"/>
        </w:trPr>
        <w:tc>
          <w:tcPr>
            <w:tcW w:w="1242" w:type="dxa"/>
            <w:noWrap/>
          </w:tcPr>
          <w:p w14:paraId="2ADAB799" w14:textId="30798601" w:rsidR="000A320F" w:rsidRDefault="000A320F" w:rsidP="000A320F">
            <w:pPr>
              <w:pStyle w:val="Textkrper"/>
              <w:rPr>
                <w:rFonts w:ascii="Calibri" w:hAnsi="Calibri" w:cs="Calibri"/>
              </w:rPr>
            </w:pPr>
            <w:r>
              <w:rPr>
                <w:rFonts w:ascii="Calibri" w:hAnsi="Calibri" w:cs="Calibri"/>
              </w:rPr>
              <w:lastRenderedPageBreak/>
              <w:t>BR-017</w:t>
            </w:r>
          </w:p>
        </w:tc>
        <w:tc>
          <w:tcPr>
            <w:tcW w:w="6946" w:type="dxa"/>
          </w:tcPr>
          <w:p w14:paraId="23C22B32" w14:textId="19FD0DA0" w:rsidR="000A320F" w:rsidRPr="00000A45" w:rsidRDefault="00EF120D" w:rsidP="000A320F">
            <w:pPr>
              <w:pStyle w:val="Textkrper"/>
              <w:rPr>
                <w:rFonts w:asciiTheme="minorHAnsi" w:hAnsiTheme="minorHAnsi" w:cstheme="minorHAnsi"/>
              </w:rPr>
            </w:pPr>
            <w:r w:rsidRPr="00000A45">
              <w:rPr>
                <w:rFonts w:asciiTheme="minorHAnsi" w:hAnsiTheme="minorHAnsi" w:cstheme="minorHAnsi"/>
              </w:rPr>
              <w:t>The Contracting Body SHALL invite to tender only selected candidates.</w:t>
            </w:r>
          </w:p>
        </w:tc>
        <w:tc>
          <w:tcPr>
            <w:tcW w:w="1780" w:type="dxa"/>
          </w:tcPr>
          <w:p w14:paraId="6AFFE2FF" w14:textId="50D243EA" w:rsidR="000A320F" w:rsidRDefault="000A320F" w:rsidP="000A320F">
            <w:pPr>
              <w:pStyle w:val="Textkrper"/>
              <w:rPr>
                <w:rFonts w:ascii="Calibri" w:hAnsi="Calibri" w:cs="Calibri"/>
              </w:rPr>
            </w:pPr>
            <w:r>
              <w:rPr>
                <w:rFonts w:ascii="Calibri" w:hAnsi="Calibri" w:cs="Calibri"/>
              </w:rPr>
              <w:t>G39-008</w:t>
            </w:r>
          </w:p>
        </w:tc>
      </w:tr>
      <w:tr w:rsidR="000A320F" w14:paraId="78A794DA" w14:textId="77777777">
        <w:trPr>
          <w:trHeight w:val="600"/>
        </w:trPr>
        <w:tc>
          <w:tcPr>
            <w:tcW w:w="1242" w:type="dxa"/>
            <w:noWrap/>
          </w:tcPr>
          <w:p w14:paraId="78514F00" w14:textId="220CCEF5" w:rsidR="000A320F" w:rsidRDefault="000A320F" w:rsidP="000A320F">
            <w:pPr>
              <w:pStyle w:val="Textkrper"/>
              <w:rPr>
                <w:rFonts w:ascii="Calibri" w:hAnsi="Calibri" w:cs="Calibri"/>
              </w:rPr>
            </w:pPr>
            <w:r>
              <w:rPr>
                <w:rFonts w:ascii="Calibri" w:hAnsi="Calibri" w:cs="Calibri"/>
              </w:rPr>
              <w:t>BR-018</w:t>
            </w:r>
          </w:p>
        </w:tc>
        <w:tc>
          <w:tcPr>
            <w:tcW w:w="6946" w:type="dxa"/>
          </w:tcPr>
          <w:p w14:paraId="6250B5C0" w14:textId="5BFB182D" w:rsidR="000A320F" w:rsidRPr="00000A45" w:rsidRDefault="00A4660E" w:rsidP="000A320F">
            <w:pPr>
              <w:pStyle w:val="Textkrper"/>
              <w:rPr>
                <w:rFonts w:asciiTheme="minorHAnsi" w:hAnsiTheme="minorHAnsi" w:cstheme="minorHAnsi"/>
              </w:rPr>
            </w:pPr>
            <w:r w:rsidRPr="00000A45">
              <w:rPr>
                <w:rFonts w:asciiTheme="minorHAnsi" w:hAnsiTheme="minorHAnsi" w:cstheme="minorHAnsi"/>
              </w:rPr>
              <w:t>The economic operator MAY NOT submit a tender if he has not been invited to.</w:t>
            </w:r>
          </w:p>
        </w:tc>
        <w:tc>
          <w:tcPr>
            <w:tcW w:w="1780" w:type="dxa"/>
          </w:tcPr>
          <w:p w14:paraId="4D595F3D" w14:textId="4818FC32" w:rsidR="000A320F" w:rsidRDefault="000A320F" w:rsidP="000A320F">
            <w:pPr>
              <w:pStyle w:val="Textkrper"/>
              <w:rPr>
                <w:rFonts w:ascii="Calibri" w:hAnsi="Calibri" w:cs="Calibri"/>
              </w:rPr>
            </w:pPr>
            <w:r>
              <w:rPr>
                <w:rFonts w:ascii="Calibri" w:hAnsi="Calibri" w:cs="Calibri"/>
              </w:rPr>
              <w:t>G39-008</w:t>
            </w:r>
          </w:p>
        </w:tc>
      </w:tr>
      <w:tr w:rsidR="000A320F" w14:paraId="5CFEA265" w14:textId="77777777">
        <w:trPr>
          <w:trHeight w:val="600"/>
        </w:trPr>
        <w:tc>
          <w:tcPr>
            <w:tcW w:w="1242" w:type="dxa"/>
            <w:noWrap/>
          </w:tcPr>
          <w:p w14:paraId="5C1457AE" w14:textId="0BF9CF85" w:rsidR="000A320F" w:rsidRDefault="000A320F" w:rsidP="000A320F">
            <w:pPr>
              <w:pStyle w:val="Textkrper"/>
              <w:rPr>
                <w:rFonts w:ascii="Calibri" w:hAnsi="Calibri" w:cs="Calibri"/>
              </w:rPr>
            </w:pPr>
            <w:r>
              <w:rPr>
                <w:rFonts w:ascii="Calibri" w:hAnsi="Calibri" w:cs="Calibri"/>
              </w:rPr>
              <w:t>BR-019</w:t>
            </w:r>
          </w:p>
        </w:tc>
        <w:tc>
          <w:tcPr>
            <w:tcW w:w="6946" w:type="dxa"/>
          </w:tcPr>
          <w:p w14:paraId="13748D86" w14:textId="6DC5CE61" w:rsidR="000A320F" w:rsidRPr="00000A45" w:rsidRDefault="00000A45" w:rsidP="000A320F">
            <w:pPr>
              <w:pStyle w:val="Textkrper"/>
              <w:rPr>
                <w:rFonts w:asciiTheme="minorHAnsi" w:hAnsiTheme="minorHAnsi" w:cstheme="minorHAnsi"/>
              </w:rPr>
            </w:pPr>
            <w:r w:rsidRPr="00000A45">
              <w:rPr>
                <w:rFonts w:asciiTheme="minorHAnsi" w:hAnsiTheme="minorHAnsi" w:cstheme="minorHAnsi"/>
              </w:rPr>
              <w:t>Economic operators that do not respect the exclusion or selection criteria MUST be informed that they have not been selected at the same time as the selected are informed and receive the invitation to tender</w:t>
            </w:r>
          </w:p>
        </w:tc>
        <w:tc>
          <w:tcPr>
            <w:tcW w:w="1780" w:type="dxa"/>
          </w:tcPr>
          <w:p w14:paraId="796619F4" w14:textId="018FEC79" w:rsidR="000A320F" w:rsidRDefault="000A320F" w:rsidP="000A320F">
            <w:pPr>
              <w:pStyle w:val="Textkrper"/>
              <w:rPr>
                <w:rFonts w:ascii="Calibri" w:hAnsi="Calibri" w:cs="Calibri"/>
              </w:rPr>
            </w:pPr>
            <w:r>
              <w:rPr>
                <w:rFonts w:ascii="Calibri" w:hAnsi="Calibri" w:cs="Calibri"/>
              </w:rPr>
              <w:t>G39-008</w:t>
            </w:r>
          </w:p>
        </w:tc>
      </w:tr>
    </w:tbl>
    <w:p w14:paraId="295EBBC9" w14:textId="77777777" w:rsidR="00093540" w:rsidRDefault="00093540">
      <w:pPr>
        <w:rPr>
          <w:b/>
        </w:rPr>
      </w:pPr>
    </w:p>
    <w:p w14:paraId="295EBBCB" w14:textId="77777777" w:rsidR="00093540" w:rsidRPr="00DA38E2" w:rsidRDefault="00A045BC" w:rsidP="00DA38E2">
      <w:pPr>
        <w:pStyle w:val="berschrift2"/>
        <w:rPr>
          <w:lang w:val="en-GB"/>
        </w:rPr>
      </w:pPr>
      <w:bookmarkStart w:id="187" w:name="_Toc162022356"/>
      <w:r w:rsidRPr="00DA38E2">
        <w:rPr>
          <w:lang w:val="en-GB"/>
        </w:rPr>
        <w:t>Key examples</w:t>
      </w:r>
      <w:bookmarkEnd w:id="187"/>
    </w:p>
    <w:p w14:paraId="295EBBCC" w14:textId="15DC900F" w:rsidR="00093540" w:rsidRDefault="00A045BC">
      <w:r>
        <w:t xml:space="preserve">This section illustrates key examples for the </w:t>
      </w:r>
      <w:r w:rsidR="002D1115">
        <w:t xml:space="preserve">notification and </w:t>
      </w:r>
      <w:r>
        <w:t xml:space="preserve">execution of </w:t>
      </w:r>
      <w:r w:rsidR="002A7115">
        <w:t>a restricted</w:t>
      </w:r>
      <w:r>
        <w:t xml:space="preserve"> procedure using Peppol. Thereby, the first examples focus on the particularities of the notification process, being part of </w:t>
      </w:r>
      <w:r w:rsidR="008D2E42">
        <w:t>procurement</w:t>
      </w:r>
      <w:r>
        <w:t xml:space="preserve"> procedure. The second example then concentrates on the actual business process </w:t>
      </w:r>
      <w:ins w:id="188" w:author="Dall, Gabriele" w:date="2024-04-02T17:26:00Z">
        <w:r w:rsidR="00085B5D">
          <w:t>of a particul</w:t>
        </w:r>
      </w:ins>
      <w:ins w:id="189" w:author="Dall, Gabriele" w:date="2024-04-02T17:27:00Z">
        <w:r w:rsidR="00085B5D">
          <w:t>ar two phase</w:t>
        </w:r>
        <w:r w:rsidR="00C355D5">
          <w:t xml:space="preserve">d procedure, </w:t>
        </w:r>
      </w:ins>
      <w:del w:id="190" w:author="Dall, Gabriele" w:date="2024-04-02T17:27:00Z">
        <w:r w:rsidDel="00C355D5">
          <w:delText xml:space="preserve">of </w:delText>
        </w:r>
      </w:del>
      <w:r>
        <w:t xml:space="preserve">the </w:t>
      </w:r>
      <w:r w:rsidR="00380214">
        <w:t>restricted</w:t>
      </w:r>
      <w:r>
        <w:t xml:space="preserve"> procedure</w:t>
      </w:r>
      <w:ins w:id="191" w:author="Dall, Gabriele" w:date="2024-04-02T17:27:00Z">
        <w:r w:rsidR="00C355D5">
          <w:t>,</w:t>
        </w:r>
      </w:ins>
      <w:r>
        <w:t xml:space="preserve"> </w:t>
      </w:r>
      <w:del w:id="192" w:author="Dall, Gabriele" w:date="2024-04-02T17:27:00Z">
        <w:r w:rsidR="008D2E42" w:rsidDel="00C355D5">
          <w:delText xml:space="preserve">itself </w:delText>
        </w:r>
      </w:del>
      <w:r>
        <w:t xml:space="preserve">and thereby generalizes the part of the publication. </w:t>
      </w:r>
    </w:p>
    <w:p w14:paraId="295EBBCD" w14:textId="77777777" w:rsidR="00093540" w:rsidRDefault="00A045BC">
      <w:pPr>
        <w:pStyle w:val="berschrift3"/>
      </w:pPr>
      <w:bookmarkStart w:id="193" w:name="_Toc162022357"/>
      <w:r>
        <w:t>Key example: Notification</w:t>
      </w:r>
      <w:bookmarkEnd w:id="193"/>
    </w:p>
    <w:p w14:paraId="295EBBCE" w14:textId="77777777" w:rsidR="00093540" w:rsidRDefault="00A045BC">
      <w:r>
        <w:t>This section illustrates a key example for the execution of a notification procedure using Peppol. The initial diagram is accompanied by a textual description. Both, illustrate the flow of transactions that are send between the actors and components. The actors and components involved in this scenario are:</w:t>
      </w:r>
    </w:p>
    <w:p w14:paraId="295EBBCF" w14:textId="77777777" w:rsidR="00093540" w:rsidRDefault="00093540">
      <w:pPr>
        <w:rPr>
          <w:highlight w:val="yellow"/>
        </w:rPr>
      </w:pPr>
    </w:p>
    <w:p w14:paraId="295EBBD0" w14:textId="77777777" w:rsidR="00093540" w:rsidRDefault="00A045BC" w:rsidP="00662531">
      <w:pPr>
        <w:pStyle w:val="Listenabsatz"/>
        <w:numPr>
          <w:ilvl w:val="0"/>
          <w:numId w:val="7"/>
        </w:numPr>
      </w:pPr>
      <w:r>
        <w:t xml:space="preserve">The contracting body </w:t>
      </w:r>
      <w:r>
        <w:rPr>
          <w:b/>
          <w:i/>
        </w:rPr>
        <w:t>PublicHealthBerlin</w:t>
      </w:r>
      <w:r>
        <w:rPr>
          <w:i/>
        </w:rPr>
        <w:t xml:space="preserve"> </w:t>
      </w:r>
      <w:r>
        <w:t>from Germany</w:t>
      </w:r>
    </w:p>
    <w:p w14:paraId="295EBBD1" w14:textId="77777777" w:rsidR="00093540" w:rsidRDefault="00A045BC" w:rsidP="00662531">
      <w:pPr>
        <w:pStyle w:val="Listenabsatz"/>
        <w:numPr>
          <w:ilvl w:val="0"/>
          <w:numId w:val="7"/>
        </w:numPr>
      </w:pPr>
      <w:r>
        <w:t xml:space="preserve">The eTendering platform </w:t>
      </w:r>
      <w:r>
        <w:rPr>
          <w:b/>
          <w:i/>
        </w:rPr>
        <w:t>PublicPurchase</w:t>
      </w:r>
      <w:r>
        <w:rPr>
          <w:i/>
        </w:rPr>
        <w:t xml:space="preserve"> </w:t>
      </w:r>
      <w:r>
        <w:t>used by</w:t>
      </w:r>
      <w:r>
        <w:rPr>
          <w:i/>
        </w:rPr>
        <w:t xml:space="preserve"> PublicHealthBerlin</w:t>
      </w:r>
    </w:p>
    <w:p w14:paraId="295EBBD2" w14:textId="77777777" w:rsidR="00093540" w:rsidRDefault="00A045BC" w:rsidP="00662531">
      <w:pPr>
        <w:pStyle w:val="Listenabsatz"/>
        <w:numPr>
          <w:ilvl w:val="0"/>
          <w:numId w:val="7"/>
        </w:numPr>
      </w:pPr>
      <w:r>
        <w:t xml:space="preserve">A </w:t>
      </w:r>
      <w:r>
        <w:rPr>
          <w:b/>
        </w:rPr>
        <w:t>national notification system</w:t>
      </w:r>
      <w:r>
        <w:t xml:space="preserve"> used by </w:t>
      </w:r>
      <w:r>
        <w:rPr>
          <w:i/>
        </w:rPr>
        <w:t>PublicHealthBerlin</w:t>
      </w:r>
    </w:p>
    <w:p w14:paraId="295EBBD3" w14:textId="77777777" w:rsidR="00093540" w:rsidRDefault="00A045BC" w:rsidP="00662531">
      <w:pPr>
        <w:pStyle w:val="Listenabsatz"/>
        <w:numPr>
          <w:ilvl w:val="0"/>
          <w:numId w:val="7"/>
        </w:numPr>
      </w:pPr>
      <w:r>
        <w:t xml:space="preserve">The European notification platfrom </w:t>
      </w:r>
      <w:r>
        <w:rPr>
          <w:b/>
        </w:rPr>
        <w:t xml:space="preserve">Tenders Electronic Daily (TED) </w:t>
      </w:r>
      <w:r>
        <w:t xml:space="preserve">operated by the </w:t>
      </w:r>
      <w:r>
        <w:rPr>
          <w:i/>
        </w:rPr>
        <w:t>publication office</w:t>
      </w:r>
    </w:p>
    <w:p w14:paraId="295EBBD4" w14:textId="77777777" w:rsidR="00093540" w:rsidRDefault="00A045BC" w:rsidP="00662531">
      <w:pPr>
        <w:pStyle w:val="Listenabsatz"/>
        <w:numPr>
          <w:ilvl w:val="0"/>
          <w:numId w:val="7"/>
        </w:numPr>
      </w:pPr>
      <w:r>
        <w:t xml:space="preserve">The economic operator </w:t>
      </w:r>
      <w:r>
        <w:rPr>
          <w:b/>
          <w:i/>
        </w:rPr>
        <w:t>LisbonMedical</w:t>
      </w:r>
      <w:r>
        <w:rPr>
          <w:i/>
        </w:rPr>
        <w:t xml:space="preserve"> </w:t>
      </w:r>
      <w:r>
        <w:t>from Portugal</w:t>
      </w:r>
    </w:p>
    <w:p w14:paraId="295EBBD5" w14:textId="77777777" w:rsidR="00093540" w:rsidRDefault="00A045BC" w:rsidP="00662531">
      <w:pPr>
        <w:pStyle w:val="Listenabsatz"/>
        <w:numPr>
          <w:ilvl w:val="0"/>
          <w:numId w:val="7"/>
        </w:numPr>
      </w:pPr>
      <w:r>
        <w:t xml:space="preserve">The eTendering platform </w:t>
      </w:r>
      <w:r>
        <w:rPr>
          <w:b/>
          <w:i/>
        </w:rPr>
        <w:t>PowerSeller</w:t>
      </w:r>
      <w:r>
        <w:rPr>
          <w:i/>
        </w:rPr>
        <w:t xml:space="preserve"> </w:t>
      </w:r>
      <w:r>
        <w:t>used by</w:t>
      </w:r>
      <w:r>
        <w:rPr>
          <w:i/>
        </w:rPr>
        <w:t xml:space="preserve"> LisbonMedical</w:t>
      </w:r>
    </w:p>
    <w:p w14:paraId="295EBBD6" w14:textId="4053F8C8" w:rsidR="00093540" w:rsidRDefault="00093540" w:rsidP="004031A6">
      <w:pPr>
        <w:rPr>
          <w:noProof/>
        </w:rPr>
      </w:pPr>
    </w:p>
    <w:p w14:paraId="5C6925C1" w14:textId="44693B74" w:rsidR="008C26AE" w:rsidRDefault="00692C5E" w:rsidP="008C26AE">
      <w:pPr>
        <w:keepNext/>
      </w:pPr>
      <w:r>
        <w:rPr>
          <w:noProof/>
        </w:rPr>
        <w:lastRenderedPageBreak/>
        <w:drawing>
          <wp:inline distT="0" distB="0" distL="0" distR="0" wp14:anchorId="141A9913" wp14:editId="3D6145EB">
            <wp:extent cx="6373495" cy="6058535"/>
            <wp:effectExtent l="0" t="0" r="8255" b="0"/>
            <wp:docPr id="151627574" name="Grafik 3" descr="Ein Bild, das Text, Screenshot, parallel,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7574" name="Grafik 3" descr="Ein Bild, das Text, Screenshot, parallel, Diagramm enthält.&#10;&#10;Automatisch generierte Beschreibung"/>
                    <pic:cNvPicPr/>
                  </pic:nvPicPr>
                  <pic:blipFill>
                    <a:blip r:embed="rId82">
                      <a:extLst>
                        <a:ext uri="{28A0092B-C50C-407E-A947-70E740481C1C}">
                          <a14:useLocalDpi xmlns:a14="http://schemas.microsoft.com/office/drawing/2010/main" val="0"/>
                        </a:ext>
                      </a:extLst>
                    </a:blip>
                    <a:stretch>
                      <a:fillRect/>
                    </a:stretch>
                  </pic:blipFill>
                  <pic:spPr>
                    <a:xfrm>
                      <a:off x="0" y="0"/>
                      <a:ext cx="6373495" cy="6058535"/>
                    </a:xfrm>
                    <a:prstGeom prst="rect">
                      <a:avLst/>
                    </a:prstGeom>
                  </pic:spPr>
                </pic:pic>
              </a:graphicData>
            </a:graphic>
          </wp:inline>
        </w:drawing>
      </w:r>
    </w:p>
    <w:p w14:paraId="63727BE1" w14:textId="08DE6C0A" w:rsidR="009D733F" w:rsidRDefault="008C26AE" w:rsidP="009D733F">
      <w:pPr>
        <w:pStyle w:val="Beschriftung"/>
        <w:jc w:val="center"/>
      </w:pPr>
      <w:bookmarkStart w:id="194" w:name="_Ref154136633"/>
      <w:bookmarkStart w:id="195" w:name="_Ref156573153"/>
      <w:bookmarkStart w:id="196" w:name="_Toc162022430"/>
      <w:r>
        <w:t xml:space="preserve">Figure </w:t>
      </w:r>
      <w:r>
        <w:fldChar w:fldCharType="begin"/>
      </w:r>
      <w:r>
        <w:instrText xml:space="preserve"> SEQ Figure \* ARABIC </w:instrText>
      </w:r>
      <w:r>
        <w:fldChar w:fldCharType="separate"/>
      </w:r>
      <w:r w:rsidR="00AD0F80">
        <w:rPr>
          <w:noProof/>
        </w:rPr>
        <w:t>2</w:t>
      </w:r>
      <w:r>
        <w:fldChar w:fldCharType="end"/>
      </w:r>
      <w:bookmarkEnd w:id="194"/>
      <w:r>
        <w:t xml:space="preserve">: </w:t>
      </w:r>
      <w:r w:rsidR="00993037">
        <w:t xml:space="preserve">Flow of </w:t>
      </w:r>
      <w:r>
        <w:t>Notification</w:t>
      </w:r>
      <w:r w:rsidR="009D733F">
        <w:t xml:space="preserve">s </w:t>
      </w:r>
      <w:r w:rsidR="007E5639">
        <w:t xml:space="preserve">in </w:t>
      </w:r>
      <w:r w:rsidR="009D733F">
        <w:t>Restricted procedure Key Example</w:t>
      </w:r>
      <w:bookmarkEnd w:id="195"/>
      <w:bookmarkEnd w:id="196"/>
    </w:p>
    <w:p w14:paraId="4FCA3A78" w14:textId="3A074AEB" w:rsidR="00797F6B" w:rsidRDefault="00797F6B" w:rsidP="008C26AE">
      <w:pPr>
        <w:pStyle w:val="Beschriftung"/>
        <w:jc w:val="center"/>
      </w:pPr>
    </w:p>
    <w:p w14:paraId="1FD46EA0" w14:textId="77777777" w:rsidR="004031A6" w:rsidRDefault="004031A6" w:rsidP="004031A6"/>
    <w:p w14:paraId="295EBBD8" w14:textId="50D2515A" w:rsidR="00093540" w:rsidRDefault="00000000">
      <w:pPr>
        <w:rPr>
          <w:b/>
          <w:i/>
          <w:sz w:val="24"/>
        </w:rPr>
      </w:pPr>
      <w:r>
        <w:pict w14:anchorId="295EBE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margin-left:0;margin-top:0;width:50pt;height:50pt;z-index:251658245;visibility:hidden;mso-position-horizontal-relative:text;mso-position-vertical-relative:text" filled="t" stroked="t">
            <v:stroke joinstyle="round"/>
            <v:path o:extrusionok="t" gradientshapeok="f" o:connecttype="segments"/>
            <o:lock v:ext="edit" aspectratio="f" selection="t"/>
          </v:shape>
        </w:pict>
      </w:r>
      <w:r w:rsidR="00A045BC" w:rsidRPr="007D2382">
        <w:rPr>
          <w:b/>
          <w:i/>
          <w:szCs w:val="20"/>
        </w:rPr>
        <w:t>Prior Information Notice (PIN)</w:t>
      </w:r>
      <w:r w:rsidR="00C458EB" w:rsidRPr="007D2382">
        <w:rPr>
          <w:b/>
          <w:i/>
          <w:szCs w:val="20"/>
        </w:rPr>
        <w:t xml:space="preserve"> to be used als planning </w:t>
      </w:r>
      <w:proofErr w:type="gramStart"/>
      <w:r w:rsidR="00C458EB" w:rsidRPr="007D2382">
        <w:rPr>
          <w:b/>
          <w:i/>
          <w:szCs w:val="20"/>
        </w:rPr>
        <w:t>information</w:t>
      </w:r>
      <w:proofErr w:type="gramEnd"/>
    </w:p>
    <w:p w14:paraId="295EBBD9" w14:textId="3CBBB3A7" w:rsidR="00093540" w:rsidRDefault="00A045BC">
      <w:r>
        <w:t xml:space="preserve">The contracting body </w:t>
      </w:r>
      <w:proofErr w:type="spellStart"/>
      <w:r>
        <w:rPr>
          <w:i/>
        </w:rPr>
        <w:t>PublicHealthBerlin</w:t>
      </w:r>
      <w:proofErr w:type="spellEnd"/>
      <w:r>
        <w:t xml:space="preserve"> from Germany starts a tendering procedure because it wants to buy </w:t>
      </w:r>
      <w:r w:rsidR="008B2E13" w:rsidRPr="008B2E13">
        <w:rPr>
          <w:i/>
        </w:rPr>
        <w:t>X-ray devices</w:t>
      </w:r>
      <w:r>
        <w:t xml:space="preserve"> from any European supplier. </w:t>
      </w:r>
      <w:r w:rsidR="00CE38AD">
        <w:t xml:space="preserve">To shorten the </w:t>
      </w:r>
      <w:r w:rsidR="00561818">
        <w:t>competition phase</w:t>
      </w:r>
      <w:r>
        <w:t xml:space="preserve">, it starts to prepare a prior information notice (PIN) in its </w:t>
      </w:r>
      <w:proofErr w:type="spellStart"/>
      <w:r>
        <w:t>eTendering</w:t>
      </w:r>
      <w:proofErr w:type="spellEnd"/>
      <w:r>
        <w:t xml:space="preserve"> platform </w:t>
      </w:r>
      <w:proofErr w:type="spellStart"/>
      <w:r>
        <w:rPr>
          <w:i/>
        </w:rPr>
        <w:t>PublicPurchase</w:t>
      </w:r>
      <w:proofErr w:type="spellEnd"/>
      <w:r>
        <w:t xml:space="preserve">.  The PIN is defined along the eForms format and contains details about the project such as the place of performance, the </w:t>
      </w:r>
      <w:proofErr w:type="gramStart"/>
      <w:r>
        <w:t>duration</w:t>
      </w:r>
      <w:proofErr w:type="gramEnd"/>
      <w:r>
        <w:t xml:space="preserve"> and the estimated value of the procurement. All information about the contracting body </w:t>
      </w:r>
      <w:r w:rsidR="00BE64EB">
        <w:t>is</w:t>
      </w:r>
      <w:r>
        <w:t xml:space="preserve"> included </w:t>
      </w:r>
      <w:del w:id="197" w:author="Dall, Gabriele" w:date="2024-04-03T06:20:00Z">
        <w:r w:rsidR="008B2E13">
          <w:delText>to</w:delText>
        </w:r>
      </w:del>
      <w:ins w:id="198" w:author="Dall, Gabriele" w:date="2024-04-03T06:20:00Z">
        <w:r w:rsidR="1226B760">
          <w:t>in</w:t>
        </w:r>
      </w:ins>
      <w:r>
        <w:t xml:space="preserve"> the notice. Once the PIN has been created on the </w:t>
      </w:r>
      <w:proofErr w:type="spellStart"/>
      <w:r>
        <w:t>eTendering</w:t>
      </w:r>
      <w:proofErr w:type="spellEnd"/>
      <w:r>
        <w:t xml:space="preserve"> platform </w:t>
      </w:r>
      <w:proofErr w:type="spellStart"/>
      <w:r>
        <w:rPr>
          <w:i/>
        </w:rPr>
        <w:t>PublicPurchase</w:t>
      </w:r>
      <w:proofErr w:type="spellEnd"/>
      <w:r>
        <w:t xml:space="preserve">, the platform uses its Peppol interface to publish the notice on the </w:t>
      </w:r>
      <w:r>
        <w:rPr>
          <w:i/>
        </w:rPr>
        <w:t>National Notification System</w:t>
      </w:r>
      <w:r>
        <w:t xml:space="preserve">. The National </w:t>
      </w:r>
      <w:r>
        <w:rPr>
          <w:i/>
        </w:rPr>
        <w:t>Notification System</w:t>
      </w:r>
      <w:r>
        <w:t xml:space="preserve"> confirms the reception of the PIN to the system </w:t>
      </w:r>
      <w:proofErr w:type="spellStart"/>
      <w:r>
        <w:rPr>
          <w:i/>
        </w:rPr>
        <w:t>PublicPurchase</w:t>
      </w:r>
      <w:proofErr w:type="spellEnd"/>
      <w:r>
        <w:t xml:space="preserve"> used by </w:t>
      </w:r>
      <w:proofErr w:type="spellStart"/>
      <w:r>
        <w:rPr>
          <w:i/>
        </w:rPr>
        <w:t>PublicHealthBerlin</w:t>
      </w:r>
      <w:proofErr w:type="spellEnd"/>
      <w:r>
        <w:t xml:space="preserve">. In Germany, the </w:t>
      </w:r>
      <w:r>
        <w:rPr>
          <w:i/>
        </w:rPr>
        <w:t>National Notification System</w:t>
      </w:r>
      <w:r>
        <w:t xml:space="preserve"> is responsible for publishing all announcements of </w:t>
      </w:r>
      <w:proofErr w:type="spellStart"/>
      <w:r>
        <w:rPr>
          <w:i/>
        </w:rPr>
        <w:t>PublicHealthBerlin</w:t>
      </w:r>
      <w:proofErr w:type="spellEnd"/>
      <w:r>
        <w:t xml:space="preserve"> to the European publication platform </w:t>
      </w:r>
      <w:r>
        <w:rPr>
          <w:i/>
        </w:rPr>
        <w:t>Tenders Electronic Daily (TED)</w:t>
      </w:r>
      <w:r>
        <w:t xml:space="preserve"> operated by the </w:t>
      </w:r>
      <w:r>
        <w:rPr>
          <w:i/>
        </w:rPr>
        <w:t>Publication Office</w:t>
      </w:r>
      <w:r>
        <w:t xml:space="preserve">. In this scenario, </w:t>
      </w:r>
      <w:r>
        <w:rPr>
          <w:i/>
        </w:rPr>
        <w:t>TED</w:t>
      </w:r>
      <w:r>
        <w:rPr>
          <w:b/>
        </w:rPr>
        <w:t xml:space="preserve"> </w:t>
      </w:r>
      <w:r>
        <w:t xml:space="preserve">also offers a Peppol interface, so that it can receive the PIN via Peppol from the </w:t>
      </w:r>
      <w:r>
        <w:rPr>
          <w:i/>
        </w:rPr>
        <w:t>National Notification System</w:t>
      </w:r>
      <w:r>
        <w:rPr>
          <w:rStyle w:val="Funotenzeichen"/>
          <w:i/>
        </w:rPr>
        <w:footnoteReference w:id="3"/>
      </w:r>
      <w:r>
        <w:rPr>
          <w:b/>
        </w:rPr>
        <w:t xml:space="preserve">. </w:t>
      </w:r>
      <w:r>
        <w:rPr>
          <w:i/>
        </w:rPr>
        <w:t>TED</w:t>
      </w:r>
      <w:r>
        <w:t xml:space="preserve"> confirms the reception of the PIN to the </w:t>
      </w:r>
      <w:r>
        <w:rPr>
          <w:i/>
        </w:rPr>
        <w:t>National Notification System</w:t>
      </w:r>
      <w:r>
        <w:t xml:space="preserve"> which in turn forwards the result of publication to the contracting body </w:t>
      </w:r>
      <w:proofErr w:type="spellStart"/>
      <w:r>
        <w:rPr>
          <w:i/>
        </w:rPr>
        <w:t>PublicHealthBerlin</w:t>
      </w:r>
      <w:proofErr w:type="spellEnd"/>
      <w:r>
        <w:t xml:space="preserve">. </w:t>
      </w:r>
    </w:p>
    <w:p w14:paraId="295EBBDA" w14:textId="77777777" w:rsidR="00093540" w:rsidRDefault="00093540"/>
    <w:p w14:paraId="295EBBDB" w14:textId="0ED465D6" w:rsidR="00093540" w:rsidRDefault="00A045BC">
      <w:r>
        <w:t xml:space="preserve">The different Notification Platforms </w:t>
      </w:r>
      <w:r>
        <w:rPr>
          <w:i/>
        </w:rPr>
        <w:t>TED</w:t>
      </w:r>
      <w:r>
        <w:rPr>
          <w:b/>
        </w:rPr>
        <w:t xml:space="preserve"> </w:t>
      </w:r>
      <w:r>
        <w:t xml:space="preserve">and </w:t>
      </w:r>
      <w:r>
        <w:rPr>
          <w:i/>
        </w:rPr>
        <w:t>National Notification System</w:t>
      </w:r>
      <w:r>
        <w:t xml:space="preserve"> can be queried by economic operators and/or their </w:t>
      </w:r>
      <w:proofErr w:type="spellStart"/>
      <w:r>
        <w:t>eTendering</w:t>
      </w:r>
      <w:proofErr w:type="spellEnd"/>
      <w:r>
        <w:t xml:space="preserve"> Platforms across Europe to find business opportunities through Peppol. The economic operator </w:t>
      </w:r>
      <w:proofErr w:type="spellStart"/>
      <w:r>
        <w:rPr>
          <w:i/>
        </w:rPr>
        <w:t>LisbonMedical</w:t>
      </w:r>
      <w:proofErr w:type="spellEnd"/>
      <w:r>
        <w:t xml:space="preserve"> from Portugal uses the </w:t>
      </w:r>
      <w:proofErr w:type="spellStart"/>
      <w:r>
        <w:t>Peppol</w:t>
      </w:r>
      <w:proofErr w:type="spellEnd"/>
      <w:r>
        <w:t xml:space="preserve"> enabled </w:t>
      </w:r>
      <w:proofErr w:type="spellStart"/>
      <w:r>
        <w:t>eTendering</w:t>
      </w:r>
      <w:proofErr w:type="spellEnd"/>
      <w:r>
        <w:t xml:space="preserve"> platform </w:t>
      </w:r>
      <w:proofErr w:type="spellStart"/>
      <w:r>
        <w:rPr>
          <w:i/>
        </w:rPr>
        <w:t>PowerSeller</w:t>
      </w:r>
      <w:proofErr w:type="spellEnd"/>
      <w:r>
        <w:t xml:space="preserve">. Through the platform </w:t>
      </w:r>
      <w:proofErr w:type="spellStart"/>
      <w:r>
        <w:rPr>
          <w:i/>
        </w:rPr>
        <w:t>PowerSeller</w:t>
      </w:r>
      <w:proofErr w:type="spellEnd"/>
      <w:r>
        <w:t xml:space="preserve">, the supplier </w:t>
      </w:r>
      <w:proofErr w:type="spellStart"/>
      <w:r>
        <w:rPr>
          <w:i/>
        </w:rPr>
        <w:t>LisbonMedical</w:t>
      </w:r>
      <w:proofErr w:type="spellEnd"/>
      <w:r>
        <w:t xml:space="preserve"> queries </w:t>
      </w:r>
      <w:r>
        <w:rPr>
          <w:i/>
        </w:rPr>
        <w:t>TED</w:t>
      </w:r>
      <w:r>
        <w:rPr>
          <w:b/>
        </w:rPr>
        <w:t xml:space="preserve"> </w:t>
      </w:r>
      <w:r>
        <w:t xml:space="preserve">and the </w:t>
      </w:r>
      <w:r>
        <w:rPr>
          <w:i/>
        </w:rPr>
        <w:t>National Notification System</w:t>
      </w:r>
      <w:r>
        <w:t xml:space="preserve"> </w:t>
      </w:r>
      <w:r>
        <w:rPr>
          <w:lang w:val="en-GB"/>
        </w:rPr>
        <w:t>along the parameter “</w:t>
      </w:r>
      <w:r w:rsidR="00BE64EB">
        <w:rPr>
          <w:lang w:val="en-GB"/>
        </w:rPr>
        <w:t>X-ray devices</w:t>
      </w:r>
      <w:r>
        <w:rPr>
          <w:lang w:val="en-GB"/>
        </w:rPr>
        <w:t xml:space="preserve">”. </w:t>
      </w:r>
      <w:r w:rsidR="00244EA0">
        <w:rPr>
          <w:lang w:val="en-GB"/>
        </w:rPr>
        <w:t>T</w:t>
      </w:r>
      <w:r>
        <w:t xml:space="preserve">he search on the platforms </w:t>
      </w:r>
      <w:r w:rsidR="00244EA0">
        <w:t xml:space="preserve">may </w:t>
      </w:r>
      <w:r>
        <w:t xml:space="preserve">result in several notices. The platforms answer the search request by sending the matching notices to the tendering system </w:t>
      </w:r>
      <w:proofErr w:type="spellStart"/>
      <w:r>
        <w:rPr>
          <w:i/>
        </w:rPr>
        <w:t>PowerSeller</w:t>
      </w:r>
      <w:proofErr w:type="spellEnd"/>
      <w:r>
        <w:t xml:space="preserve">. </w:t>
      </w:r>
      <w:r>
        <w:rPr>
          <w:lang w:val="en-GB"/>
        </w:rPr>
        <w:t xml:space="preserve"> </w:t>
      </w:r>
      <w:proofErr w:type="spellStart"/>
      <w:r>
        <w:rPr>
          <w:i/>
        </w:rPr>
        <w:t>LisbonMedical</w:t>
      </w:r>
      <w:proofErr w:type="spellEnd"/>
      <w:r>
        <w:rPr>
          <w:lang w:val="en-GB"/>
        </w:rPr>
        <w:t xml:space="preserve"> finds the business opportunity and PIN from </w:t>
      </w:r>
      <w:proofErr w:type="spellStart"/>
      <w:r>
        <w:rPr>
          <w:i/>
        </w:rPr>
        <w:t>PublicHealthBerlin</w:t>
      </w:r>
      <w:proofErr w:type="spellEnd"/>
      <w:r>
        <w:rPr>
          <w:lang w:val="en-GB"/>
        </w:rPr>
        <w:t xml:space="preserve"> described above.</w:t>
      </w:r>
      <w:r>
        <w:t xml:space="preserve"> </w:t>
      </w:r>
      <w:r>
        <w:rPr>
          <w:lang w:val="en-GB"/>
        </w:rPr>
        <w:t xml:space="preserve">The notice presents details about the project (ID of the procurement procedure, text description, NUTS codes for location, CPV code for procurement items). </w:t>
      </w:r>
      <w:proofErr w:type="spellStart"/>
      <w:r>
        <w:rPr>
          <w:i/>
        </w:rPr>
        <w:t>LisbonMedical</w:t>
      </w:r>
      <w:proofErr w:type="spellEnd"/>
      <w:r>
        <w:rPr>
          <w:i/>
        </w:rPr>
        <w:t xml:space="preserve"> </w:t>
      </w:r>
      <w:r>
        <w:t xml:space="preserve">is interested in the </w:t>
      </w:r>
      <w:r w:rsidR="00692C5E">
        <w:t xml:space="preserve">opportunity </w:t>
      </w:r>
      <w:r>
        <w:t>and is waiting for the publication of the contract notice.</w:t>
      </w:r>
    </w:p>
    <w:p w14:paraId="295EBBDC" w14:textId="77777777" w:rsidR="00093540" w:rsidRDefault="00093540"/>
    <w:p w14:paraId="295EBBDD" w14:textId="30B7D8E8" w:rsidR="00093540" w:rsidRPr="007D2382" w:rsidRDefault="00A045BC">
      <w:pPr>
        <w:rPr>
          <w:b/>
          <w:i/>
          <w:szCs w:val="20"/>
        </w:rPr>
      </w:pPr>
      <w:r w:rsidRPr="007D2382">
        <w:rPr>
          <w:b/>
          <w:i/>
          <w:szCs w:val="20"/>
        </w:rPr>
        <w:t>Contract Notice (CN)</w:t>
      </w:r>
      <w:r w:rsidR="00BD6B10" w:rsidRPr="007D2382">
        <w:rPr>
          <w:b/>
          <w:i/>
          <w:szCs w:val="20"/>
        </w:rPr>
        <w:t xml:space="preserve"> or P</w:t>
      </w:r>
      <w:r w:rsidR="002423DA" w:rsidRPr="007D2382">
        <w:rPr>
          <w:b/>
          <w:i/>
          <w:szCs w:val="20"/>
        </w:rPr>
        <w:t xml:space="preserve">rior </w:t>
      </w:r>
      <w:r w:rsidR="00BD6B10" w:rsidRPr="007D2382">
        <w:rPr>
          <w:b/>
          <w:i/>
          <w:szCs w:val="20"/>
        </w:rPr>
        <w:t>I</w:t>
      </w:r>
      <w:r w:rsidR="002423DA" w:rsidRPr="007D2382">
        <w:rPr>
          <w:b/>
          <w:i/>
          <w:szCs w:val="20"/>
        </w:rPr>
        <w:t xml:space="preserve">nformation </w:t>
      </w:r>
      <w:r w:rsidR="00BD6B10" w:rsidRPr="007D2382">
        <w:rPr>
          <w:b/>
          <w:i/>
          <w:szCs w:val="20"/>
        </w:rPr>
        <w:t>N</w:t>
      </w:r>
      <w:r w:rsidR="002423DA" w:rsidRPr="007D2382">
        <w:rPr>
          <w:b/>
          <w:i/>
          <w:szCs w:val="20"/>
        </w:rPr>
        <w:t>otice (PIN) to announce the</w:t>
      </w:r>
      <w:r w:rsidR="00BD6B10" w:rsidRPr="007D2382">
        <w:rPr>
          <w:b/>
          <w:i/>
          <w:szCs w:val="20"/>
        </w:rPr>
        <w:t xml:space="preserve"> Call for Competition</w:t>
      </w:r>
    </w:p>
    <w:p w14:paraId="295EBBDF" w14:textId="50985AC9" w:rsidR="00093540" w:rsidRDefault="00A045BC">
      <w:r>
        <w:t xml:space="preserve">After the publication of the PIN, the contracting body </w:t>
      </w:r>
      <w:proofErr w:type="spellStart"/>
      <w:r>
        <w:rPr>
          <w:i/>
        </w:rPr>
        <w:t>PublicHealthBerlin</w:t>
      </w:r>
      <w:proofErr w:type="spellEnd"/>
      <w:r>
        <w:t xml:space="preserve"> starts to prepare the relevant </w:t>
      </w:r>
      <w:r w:rsidR="00692C5E">
        <w:t xml:space="preserve">procurement </w:t>
      </w:r>
      <w:r>
        <w:t xml:space="preserve">documents </w:t>
      </w:r>
      <w:r w:rsidR="00BD6B10">
        <w:t xml:space="preserve">required to </w:t>
      </w:r>
      <w:r w:rsidR="00EB4DED">
        <w:t xml:space="preserve">publish </w:t>
      </w:r>
      <w:r w:rsidR="00692C5E">
        <w:t>the</w:t>
      </w:r>
      <w:r w:rsidR="0047631C">
        <w:t xml:space="preserve"> Call for </w:t>
      </w:r>
      <w:r w:rsidR="00EF67C9">
        <w:t>Competition</w:t>
      </w:r>
      <w:r w:rsidR="00342179">
        <w:t xml:space="preserve"> </w:t>
      </w:r>
      <w:r w:rsidR="002423DA">
        <w:t xml:space="preserve">for X-ray devices </w:t>
      </w:r>
      <w:r w:rsidR="00342179">
        <w:t>(</w:t>
      </w:r>
      <w:r w:rsidR="00CA7C24">
        <w:t xml:space="preserve">which is possible to be </w:t>
      </w:r>
      <w:r w:rsidR="002423DA">
        <w:t>published</w:t>
      </w:r>
      <w:r w:rsidR="00CA7C24">
        <w:t xml:space="preserve"> as P</w:t>
      </w:r>
      <w:r w:rsidR="005B4B71">
        <w:t>IN</w:t>
      </w:r>
      <w:r w:rsidR="00CA7C24">
        <w:t xml:space="preserve"> or as CN</w:t>
      </w:r>
      <w:r w:rsidR="00342179">
        <w:t>)</w:t>
      </w:r>
      <w:r w:rsidR="00CE0BBB">
        <w:t xml:space="preserve">. </w:t>
      </w:r>
      <w:r w:rsidR="00692C5E">
        <w:t>The procurement</w:t>
      </w:r>
      <w:r w:rsidR="00CE0BBB">
        <w:t xml:space="preserve"> </w:t>
      </w:r>
      <w:r w:rsidR="00692C5E">
        <w:t>d</w:t>
      </w:r>
      <w:r w:rsidR="00CE0BBB">
        <w:t>ocument</w:t>
      </w:r>
      <w:r w:rsidR="00692C5E">
        <w:t>s</w:t>
      </w:r>
      <w:r w:rsidR="00CE0BBB">
        <w:t xml:space="preserve"> are </w:t>
      </w:r>
      <w:r w:rsidR="00692C5E">
        <w:t>created</w:t>
      </w:r>
      <w:r w:rsidR="00CE0BBB">
        <w:t xml:space="preserve"> </w:t>
      </w:r>
      <w:r w:rsidR="0047631C">
        <w:t>i</w:t>
      </w:r>
      <w:r>
        <w:t xml:space="preserve">n </w:t>
      </w:r>
      <w:r w:rsidR="00692C5E">
        <w:t>the</w:t>
      </w:r>
      <w:r>
        <w:t xml:space="preserve"> </w:t>
      </w:r>
      <w:proofErr w:type="spellStart"/>
      <w:r>
        <w:t>eTendering</w:t>
      </w:r>
      <w:proofErr w:type="spellEnd"/>
      <w:r>
        <w:t xml:space="preserve"> platform </w:t>
      </w:r>
      <w:proofErr w:type="spellStart"/>
      <w:r>
        <w:rPr>
          <w:i/>
        </w:rPr>
        <w:t>PublicPurchase</w:t>
      </w:r>
      <w:proofErr w:type="spellEnd"/>
      <w:r>
        <w:t xml:space="preserve">. </w:t>
      </w:r>
      <w:r w:rsidR="00566E3B">
        <w:t>Together with the c</w:t>
      </w:r>
      <w:r w:rsidR="00E9064C">
        <w:t>a</w:t>
      </w:r>
      <w:r w:rsidR="00566E3B">
        <w:t>ll for competition notice, the contracting bo</w:t>
      </w:r>
      <w:r w:rsidR="00E9064C">
        <w:t>d</w:t>
      </w:r>
      <w:r w:rsidR="00566E3B">
        <w:t xml:space="preserve">y </w:t>
      </w:r>
      <w:r w:rsidR="00692C5E">
        <w:t>defines</w:t>
      </w:r>
      <w:r w:rsidR="002115A8">
        <w:t xml:space="preserve"> the </w:t>
      </w:r>
      <w:r w:rsidR="00692C5E">
        <w:t xml:space="preserve">Call for Tender including qualitative selection criteria </w:t>
      </w:r>
      <w:r>
        <w:t xml:space="preserve">which need to be proven by economic operators </w:t>
      </w:r>
      <w:r w:rsidR="004A7C40">
        <w:t>who</w:t>
      </w:r>
      <w:r>
        <w:t xml:space="preserve"> apply for the tendering procedure. Once </w:t>
      </w:r>
      <w:r w:rsidR="00504EEC">
        <w:t xml:space="preserve">the PIN or </w:t>
      </w:r>
      <w:r>
        <w:t xml:space="preserve">CN has been </w:t>
      </w:r>
      <w:r w:rsidR="002423DA">
        <w:t>created</w:t>
      </w:r>
      <w:r>
        <w:t xml:space="preserve"> on the </w:t>
      </w:r>
      <w:proofErr w:type="spellStart"/>
      <w:r>
        <w:t>eTendering</w:t>
      </w:r>
      <w:proofErr w:type="spellEnd"/>
      <w:r>
        <w:t xml:space="preserve"> platform </w:t>
      </w:r>
      <w:proofErr w:type="spellStart"/>
      <w:r>
        <w:rPr>
          <w:i/>
        </w:rPr>
        <w:t>PublicPurchase</w:t>
      </w:r>
      <w:proofErr w:type="spellEnd"/>
      <w:r>
        <w:t xml:space="preserve">, the platform uses its Peppol interface to publish the </w:t>
      </w:r>
      <w:r w:rsidR="00504EEC">
        <w:t xml:space="preserve">PIN or </w:t>
      </w:r>
      <w:r>
        <w:t xml:space="preserve">CN on the </w:t>
      </w:r>
      <w:r>
        <w:rPr>
          <w:i/>
        </w:rPr>
        <w:t>National Notification System</w:t>
      </w:r>
      <w:r>
        <w:t xml:space="preserve">. The </w:t>
      </w:r>
      <w:r>
        <w:rPr>
          <w:i/>
        </w:rPr>
        <w:t>National</w:t>
      </w:r>
      <w:r>
        <w:t xml:space="preserve"> </w:t>
      </w:r>
      <w:r>
        <w:rPr>
          <w:i/>
        </w:rPr>
        <w:t>Notification System</w:t>
      </w:r>
      <w:r>
        <w:t xml:space="preserve"> confirms the reception of the PIN </w:t>
      </w:r>
      <w:r w:rsidR="00504EEC">
        <w:t xml:space="preserve">or CN </w:t>
      </w:r>
      <w:r>
        <w:t xml:space="preserve">to the system </w:t>
      </w:r>
      <w:proofErr w:type="spellStart"/>
      <w:r>
        <w:rPr>
          <w:i/>
        </w:rPr>
        <w:t>PublicPurchase</w:t>
      </w:r>
      <w:proofErr w:type="spellEnd"/>
      <w:r>
        <w:t xml:space="preserve"> used by </w:t>
      </w:r>
      <w:proofErr w:type="spellStart"/>
      <w:r>
        <w:rPr>
          <w:i/>
        </w:rPr>
        <w:t>PublicHealthBerlin</w:t>
      </w:r>
      <w:proofErr w:type="spellEnd"/>
      <w:r>
        <w:t xml:space="preserve">. Simultaneously, the </w:t>
      </w:r>
      <w:r>
        <w:rPr>
          <w:i/>
        </w:rPr>
        <w:t>National Notification System</w:t>
      </w:r>
      <w:r>
        <w:t xml:space="preserve"> uses its Peppol interface </w:t>
      </w:r>
      <w:proofErr w:type="gramStart"/>
      <w:r>
        <w:t>in order to</w:t>
      </w:r>
      <w:proofErr w:type="gramEnd"/>
      <w:r>
        <w:t xml:space="preserve"> send a request for publication of the </w:t>
      </w:r>
      <w:r w:rsidR="00504EEC">
        <w:t xml:space="preserve">PIN or </w:t>
      </w:r>
      <w:r>
        <w:t xml:space="preserve">CN to the European publication platform </w:t>
      </w:r>
      <w:r>
        <w:rPr>
          <w:i/>
        </w:rPr>
        <w:t>TED</w:t>
      </w:r>
      <w:r>
        <w:t xml:space="preserve">. </w:t>
      </w:r>
      <w:r>
        <w:rPr>
          <w:i/>
        </w:rPr>
        <w:t>TED</w:t>
      </w:r>
      <w:r>
        <w:t xml:space="preserve"> confirms the reception of the </w:t>
      </w:r>
      <w:r w:rsidR="00504EEC">
        <w:t xml:space="preserve">PIN or </w:t>
      </w:r>
      <w:r>
        <w:t xml:space="preserve">CN to the </w:t>
      </w:r>
      <w:r>
        <w:rPr>
          <w:i/>
        </w:rPr>
        <w:t>National Notification System</w:t>
      </w:r>
      <w:r>
        <w:t xml:space="preserve"> which in turn forwards the result of publication to the contracting body </w:t>
      </w:r>
      <w:proofErr w:type="spellStart"/>
      <w:r>
        <w:rPr>
          <w:i/>
        </w:rPr>
        <w:t>PublicHealthBerlin</w:t>
      </w:r>
      <w:proofErr w:type="spellEnd"/>
      <w:r>
        <w:t xml:space="preserve">. </w:t>
      </w:r>
    </w:p>
    <w:p w14:paraId="295EBBE0" w14:textId="77777777" w:rsidR="00093540" w:rsidRDefault="00093540"/>
    <w:p w14:paraId="295EBBE1" w14:textId="4EB97510" w:rsidR="00093540" w:rsidRDefault="00A045BC">
      <w:pPr>
        <w:rPr>
          <w:lang w:val="en-GB"/>
        </w:rPr>
      </w:pPr>
      <w:r>
        <w:t xml:space="preserve">After a while, </w:t>
      </w:r>
      <w:bookmarkStart w:id="199" w:name="_Hlk95154368"/>
      <w:r>
        <w:t xml:space="preserve">the supplier </w:t>
      </w:r>
      <w:proofErr w:type="spellStart"/>
      <w:r>
        <w:rPr>
          <w:i/>
        </w:rPr>
        <w:t>LisbonMedical</w:t>
      </w:r>
      <w:proofErr w:type="spellEnd"/>
      <w:r>
        <w:t xml:space="preserve"> queries all </w:t>
      </w:r>
      <w:proofErr w:type="spellStart"/>
      <w:r>
        <w:t>Peppol</w:t>
      </w:r>
      <w:proofErr w:type="spellEnd"/>
      <w:r>
        <w:t xml:space="preserve"> enabled notification systems </w:t>
      </w:r>
      <w:r>
        <w:rPr>
          <w:lang w:val="en-GB"/>
        </w:rPr>
        <w:t xml:space="preserve">along </w:t>
      </w:r>
      <w:r w:rsidR="009A1504">
        <w:rPr>
          <w:lang w:val="en-GB"/>
        </w:rPr>
        <w:t>any publication</w:t>
      </w:r>
      <w:r w:rsidR="00C458EB">
        <w:rPr>
          <w:lang w:val="en-GB"/>
        </w:rPr>
        <w:t xml:space="preserve"> </w:t>
      </w:r>
      <w:r w:rsidR="009A1504">
        <w:rPr>
          <w:lang w:val="en-GB"/>
        </w:rPr>
        <w:t xml:space="preserve">with reference to the formerly published </w:t>
      </w:r>
      <w:r w:rsidR="000B6541">
        <w:rPr>
          <w:lang w:val="en-GB"/>
        </w:rPr>
        <w:t>PIN</w:t>
      </w:r>
      <w:r>
        <w:rPr>
          <w:lang w:val="en-GB"/>
        </w:rPr>
        <w:t xml:space="preserve"> </w:t>
      </w:r>
      <w:bookmarkEnd w:id="199"/>
      <w:r w:rsidR="000B6541">
        <w:rPr>
          <w:lang w:val="en-GB"/>
        </w:rPr>
        <w:t xml:space="preserve">that informed about the planned </w:t>
      </w:r>
      <w:r w:rsidR="00792526">
        <w:rPr>
          <w:lang w:val="en-GB"/>
        </w:rPr>
        <w:t xml:space="preserve">restricted </w:t>
      </w:r>
      <w:r w:rsidR="000B6541">
        <w:rPr>
          <w:lang w:val="en-GB"/>
        </w:rPr>
        <w:t>procurement procedure</w:t>
      </w:r>
      <w:r w:rsidR="002423DA">
        <w:rPr>
          <w:lang w:val="en-GB"/>
        </w:rPr>
        <w:t xml:space="preserve"> for X-ray devices</w:t>
      </w:r>
      <w:r>
        <w:rPr>
          <w:lang w:val="en-GB"/>
        </w:rPr>
        <w:t xml:space="preserve">. </w:t>
      </w:r>
      <w:r>
        <w:t xml:space="preserve">The </w:t>
      </w:r>
      <w:r>
        <w:rPr>
          <w:i/>
        </w:rPr>
        <w:t xml:space="preserve">National Notification System </w:t>
      </w:r>
      <w:r>
        <w:t>and</w:t>
      </w:r>
      <w:r>
        <w:rPr>
          <w:i/>
        </w:rPr>
        <w:t xml:space="preserve"> TED</w:t>
      </w:r>
      <w:r>
        <w:t xml:space="preserve"> answer the search request by sending the </w:t>
      </w:r>
      <w:r w:rsidR="003A488A">
        <w:t xml:space="preserve">searched notice </w:t>
      </w:r>
      <w:r w:rsidR="00455ADC">
        <w:t xml:space="preserve">when found </w:t>
      </w:r>
      <w:r>
        <w:t xml:space="preserve">to the tendering system </w:t>
      </w:r>
      <w:proofErr w:type="spellStart"/>
      <w:r>
        <w:rPr>
          <w:i/>
        </w:rPr>
        <w:t>PowerSeller</w:t>
      </w:r>
      <w:proofErr w:type="spellEnd"/>
      <w:r>
        <w:t xml:space="preserve">. </w:t>
      </w:r>
      <w:r>
        <w:rPr>
          <w:lang w:val="en-GB"/>
        </w:rPr>
        <w:t xml:space="preserve"> </w:t>
      </w:r>
      <w:proofErr w:type="spellStart"/>
      <w:r>
        <w:rPr>
          <w:i/>
        </w:rPr>
        <w:t>LisbonMedical</w:t>
      </w:r>
      <w:proofErr w:type="spellEnd"/>
      <w:r>
        <w:rPr>
          <w:lang w:val="en-GB"/>
        </w:rPr>
        <w:t xml:space="preserve"> reads through details of the project and decides </w:t>
      </w:r>
      <w:r w:rsidR="002423DA">
        <w:rPr>
          <w:lang w:val="en-GB"/>
        </w:rPr>
        <w:t xml:space="preserve">whether to participate or </w:t>
      </w:r>
      <w:r>
        <w:rPr>
          <w:lang w:val="en-GB"/>
        </w:rPr>
        <w:t>not</w:t>
      </w:r>
      <w:r w:rsidR="002423DA">
        <w:rPr>
          <w:lang w:val="en-GB"/>
        </w:rPr>
        <w:t>.</w:t>
      </w:r>
      <w:r>
        <w:rPr>
          <w:lang w:val="en-GB"/>
        </w:rPr>
        <w:t xml:space="preserve"> </w:t>
      </w:r>
    </w:p>
    <w:p w14:paraId="4E40AD54" w14:textId="77777777" w:rsidR="00CE7785" w:rsidRDefault="00CE7785">
      <w:pPr>
        <w:rPr>
          <w:lang w:val="en-GB"/>
        </w:rPr>
      </w:pPr>
    </w:p>
    <w:p w14:paraId="295EBBE5" w14:textId="107D211E" w:rsidR="00093540" w:rsidRPr="007D2382" w:rsidRDefault="00A045BC">
      <w:pPr>
        <w:rPr>
          <w:b/>
          <w:i/>
          <w:szCs w:val="20"/>
        </w:rPr>
      </w:pPr>
      <w:r w:rsidRPr="007D2382">
        <w:rPr>
          <w:b/>
          <w:i/>
          <w:szCs w:val="20"/>
        </w:rPr>
        <w:t>Contract Award Notice (CAN)</w:t>
      </w:r>
      <w:r w:rsidR="002423DA" w:rsidRPr="007D2382">
        <w:rPr>
          <w:b/>
          <w:i/>
          <w:szCs w:val="20"/>
        </w:rPr>
        <w:t xml:space="preserve"> to announce the award </w:t>
      </w:r>
      <w:proofErr w:type="gramStart"/>
      <w:r w:rsidR="002423DA" w:rsidRPr="007D2382">
        <w:rPr>
          <w:b/>
          <w:i/>
          <w:szCs w:val="20"/>
        </w:rPr>
        <w:t>result</w:t>
      </w:r>
      <w:r w:rsidR="007D2382">
        <w:rPr>
          <w:b/>
          <w:i/>
          <w:szCs w:val="20"/>
        </w:rPr>
        <w:t>s</w:t>
      </w:r>
      <w:proofErr w:type="gramEnd"/>
    </w:p>
    <w:p w14:paraId="295EBBE7" w14:textId="77777777" w:rsidR="00093540" w:rsidRDefault="00A045BC">
      <w:r>
        <w:t xml:space="preserve">After the contract award, the contracting body </w:t>
      </w:r>
      <w:proofErr w:type="spellStart"/>
      <w:r>
        <w:rPr>
          <w:i/>
        </w:rPr>
        <w:t>PublicHealthBerlin</w:t>
      </w:r>
      <w:proofErr w:type="spellEnd"/>
      <w:r>
        <w:t xml:space="preserve"> creates the Contract Award Notice (CAN) in the format of eForms.  Once the stand-still period has ended, the </w:t>
      </w:r>
      <w:proofErr w:type="spellStart"/>
      <w:r>
        <w:t>eTendering</w:t>
      </w:r>
      <w:proofErr w:type="spellEnd"/>
      <w:r>
        <w:t xml:space="preserve"> platform </w:t>
      </w:r>
      <w:proofErr w:type="spellStart"/>
      <w:r>
        <w:rPr>
          <w:i/>
        </w:rPr>
        <w:t>PublicPurchase</w:t>
      </w:r>
      <w:proofErr w:type="spellEnd"/>
      <w:r>
        <w:t xml:space="preserve"> uses its Peppol interface to publish the CAN on the </w:t>
      </w:r>
      <w:r>
        <w:rPr>
          <w:i/>
        </w:rPr>
        <w:t xml:space="preserve">National Notification System </w:t>
      </w:r>
      <w:r>
        <w:t>which in turn forwards the CAN to</w:t>
      </w:r>
      <w:r>
        <w:rPr>
          <w:i/>
        </w:rPr>
        <w:t xml:space="preserve"> TED</w:t>
      </w:r>
      <w:r>
        <w:t xml:space="preserve">. Both notification systems confirm the reception of the CAN whereas the </w:t>
      </w:r>
      <w:r>
        <w:rPr>
          <w:i/>
        </w:rPr>
        <w:t>National Notification System</w:t>
      </w:r>
      <w:r>
        <w:t xml:space="preserve"> forwards both results of publication to the contracting body </w:t>
      </w:r>
      <w:proofErr w:type="spellStart"/>
      <w:r>
        <w:rPr>
          <w:i/>
        </w:rPr>
        <w:t>PublicHealthBerlin</w:t>
      </w:r>
      <w:proofErr w:type="spellEnd"/>
      <w:r>
        <w:t>.</w:t>
      </w:r>
    </w:p>
    <w:p w14:paraId="295EBBE8" w14:textId="77777777" w:rsidR="00093540" w:rsidRDefault="00093540"/>
    <w:p w14:paraId="1CD50F2C" w14:textId="2B6C3D2A" w:rsidR="00CF1AC7" w:rsidRDefault="00A045BC">
      <w:r>
        <w:t xml:space="preserve">The supplier </w:t>
      </w:r>
      <w:bookmarkStart w:id="200" w:name="_Hlk95154426"/>
      <w:proofErr w:type="spellStart"/>
      <w:r>
        <w:rPr>
          <w:i/>
        </w:rPr>
        <w:t>LisbonMedical</w:t>
      </w:r>
      <w:proofErr w:type="spellEnd"/>
      <w:r>
        <w:t xml:space="preserve"> i</w:t>
      </w:r>
      <w:bookmarkEnd w:id="200"/>
      <w:r>
        <w:t xml:space="preserve">s interested in the results of the contract award. </w:t>
      </w:r>
      <w:r w:rsidR="002423DA">
        <w:t>The</w:t>
      </w:r>
      <w:r>
        <w:t xml:space="preserve"> supplier </w:t>
      </w:r>
      <w:proofErr w:type="spellStart"/>
      <w:r>
        <w:rPr>
          <w:i/>
        </w:rPr>
        <w:t>LisbonMedical</w:t>
      </w:r>
      <w:proofErr w:type="spellEnd"/>
      <w:r>
        <w:t xml:space="preserve"> queries all </w:t>
      </w:r>
      <w:proofErr w:type="spellStart"/>
      <w:r>
        <w:t>Peppol</w:t>
      </w:r>
      <w:proofErr w:type="spellEnd"/>
      <w:r>
        <w:t xml:space="preserve"> enabled notification systems </w:t>
      </w:r>
      <w:r w:rsidR="002423DA">
        <w:rPr>
          <w:lang w:val="en-GB"/>
        </w:rPr>
        <w:t xml:space="preserve">for </w:t>
      </w:r>
      <w:r w:rsidR="007D2382">
        <w:rPr>
          <w:lang w:val="en-GB"/>
        </w:rPr>
        <w:t>contract award notices with the</w:t>
      </w:r>
      <w:r w:rsidR="002423DA">
        <w:rPr>
          <w:lang w:val="en-GB"/>
        </w:rPr>
        <w:t xml:space="preserve"> parameter </w:t>
      </w:r>
      <w:r>
        <w:rPr>
          <w:lang w:val="en-GB"/>
        </w:rPr>
        <w:t>“</w:t>
      </w:r>
      <w:r w:rsidR="002423DA">
        <w:rPr>
          <w:lang w:val="en-GB"/>
        </w:rPr>
        <w:t>X-ray devices</w:t>
      </w:r>
      <w:r>
        <w:rPr>
          <w:lang w:val="en-GB"/>
        </w:rPr>
        <w:t xml:space="preserve">”. </w:t>
      </w:r>
      <w:r>
        <w:t xml:space="preserve">The </w:t>
      </w:r>
      <w:r w:rsidR="007D2382">
        <w:t xml:space="preserve">notification </w:t>
      </w:r>
      <w:r>
        <w:t xml:space="preserve">platforms answer the search request by sending the notice </w:t>
      </w:r>
      <w:r w:rsidR="007D2382">
        <w:t xml:space="preserve">with matching parameter </w:t>
      </w:r>
      <w:r>
        <w:t xml:space="preserve">to the tendering system </w:t>
      </w:r>
      <w:proofErr w:type="spellStart"/>
      <w:r>
        <w:rPr>
          <w:i/>
        </w:rPr>
        <w:t>PowerSeller</w:t>
      </w:r>
      <w:proofErr w:type="spellEnd"/>
      <w:r>
        <w:t xml:space="preserve">. </w:t>
      </w:r>
      <w:r>
        <w:rPr>
          <w:lang w:val="en-GB"/>
        </w:rPr>
        <w:t xml:space="preserve"> The received CAN </w:t>
      </w:r>
      <w:r w:rsidR="007D2382">
        <w:rPr>
          <w:lang w:val="en-GB"/>
        </w:rPr>
        <w:t xml:space="preserve">is analysed by </w:t>
      </w:r>
      <w:proofErr w:type="spellStart"/>
      <w:r w:rsidR="007D2382">
        <w:rPr>
          <w:i/>
        </w:rPr>
        <w:t>LisbonMedical</w:t>
      </w:r>
      <w:proofErr w:type="spellEnd"/>
      <w:r w:rsidR="007D2382">
        <w:rPr>
          <w:i/>
        </w:rPr>
        <w:t>. It</w:t>
      </w:r>
      <w:r w:rsidR="007D2382">
        <w:t xml:space="preserve"> </w:t>
      </w:r>
      <w:r>
        <w:t>contains details about the</w:t>
      </w:r>
      <w:r w:rsidR="007D2382">
        <w:t xml:space="preserve"> contract award results </w:t>
      </w:r>
      <w:r>
        <w:t>(</w:t>
      </w:r>
      <w:r w:rsidR="007D2382">
        <w:t xml:space="preserve">e.g. </w:t>
      </w:r>
      <w:r>
        <w:t>delay, award criterion, number of candidates).</w:t>
      </w:r>
    </w:p>
    <w:p w14:paraId="295EBBEB" w14:textId="79262011" w:rsidR="00093540" w:rsidRDefault="00A045BC">
      <w:pPr>
        <w:pStyle w:val="berschrift3"/>
      </w:pPr>
      <w:bookmarkStart w:id="201" w:name="_Toc162022358"/>
      <w:r>
        <w:t xml:space="preserve">Key example: </w:t>
      </w:r>
      <w:r w:rsidR="00B24B61">
        <w:t xml:space="preserve">Two </w:t>
      </w:r>
      <w:r w:rsidR="008369F3">
        <w:t xml:space="preserve">Phased Procedure - </w:t>
      </w:r>
      <w:r w:rsidR="005940D8">
        <w:t>Restricted</w:t>
      </w:r>
      <w:r>
        <w:t xml:space="preserve"> </w:t>
      </w:r>
      <w:bookmarkEnd w:id="201"/>
      <w:del w:id="202" w:author="Dall, Gabriele" w:date="2024-04-02T17:33:00Z">
        <w:r w:rsidR="008369F3" w:rsidDel="003A0F6F">
          <w:delText>Variant</w:delText>
        </w:r>
      </w:del>
      <w:ins w:id="203" w:author="Dall, Gabriele" w:date="2024-04-02T17:33:00Z">
        <w:r w:rsidR="003A0F6F">
          <w:t>Procedure</w:t>
        </w:r>
      </w:ins>
    </w:p>
    <w:p w14:paraId="295EBBEC" w14:textId="08A339F4" w:rsidR="00093540" w:rsidRDefault="00A045BC">
      <w:r>
        <w:t xml:space="preserve">This section illustrates a key example for the execution of a </w:t>
      </w:r>
      <w:r w:rsidR="005940D8">
        <w:t>restricted</w:t>
      </w:r>
      <w:r>
        <w:t xml:space="preserve"> procedure using Peppol. The diagram</w:t>
      </w:r>
      <w:r w:rsidR="003900BF">
        <w:t>s</w:t>
      </w:r>
      <w:r>
        <w:t xml:space="preserve"> </w:t>
      </w:r>
      <w:r w:rsidR="003900BF">
        <w:t>are</w:t>
      </w:r>
      <w:r>
        <w:t xml:space="preserve"> accompanied by a textual description. Both, illustrate the flow of transactions that are send between the actors and components. The actors and components involved in this scenario are:</w:t>
      </w:r>
    </w:p>
    <w:p w14:paraId="295EBBED" w14:textId="77777777" w:rsidR="00093540" w:rsidRDefault="00093540">
      <w:pPr>
        <w:rPr>
          <w:highlight w:val="yellow"/>
        </w:rPr>
      </w:pPr>
    </w:p>
    <w:p w14:paraId="295EBBEE" w14:textId="77777777" w:rsidR="00093540" w:rsidRDefault="00A045BC" w:rsidP="00662531">
      <w:pPr>
        <w:pStyle w:val="Listenabsatz"/>
        <w:numPr>
          <w:ilvl w:val="0"/>
          <w:numId w:val="7"/>
        </w:numPr>
      </w:pPr>
      <w:r>
        <w:t xml:space="preserve">The contracting body </w:t>
      </w:r>
      <w:r>
        <w:rPr>
          <w:b/>
          <w:i/>
        </w:rPr>
        <w:t>PublicHealthBerlin</w:t>
      </w:r>
      <w:r>
        <w:rPr>
          <w:i/>
        </w:rPr>
        <w:t xml:space="preserve"> </w:t>
      </w:r>
      <w:r>
        <w:t>from Germany</w:t>
      </w:r>
    </w:p>
    <w:p w14:paraId="295EBBEF" w14:textId="77777777" w:rsidR="00093540" w:rsidRDefault="00A045BC" w:rsidP="00662531">
      <w:pPr>
        <w:pStyle w:val="Listenabsatz"/>
        <w:numPr>
          <w:ilvl w:val="0"/>
          <w:numId w:val="7"/>
        </w:numPr>
      </w:pPr>
      <w:r>
        <w:t xml:space="preserve">The eTendering platform </w:t>
      </w:r>
      <w:r>
        <w:rPr>
          <w:b/>
          <w:i/>
        </w:rPr>
        <w:t>PublicPurchase</w:t>
      </w:r>
      <w:r>
        <w:rPr>
          <w:i/>
        </w:rPr>
        <w:t xml:space="preserve"> </w:t>
      </w:r>
      <w:r>
        <w:t>used by</w:t>
      </w:r>
      <w:r>
        <w:rPr>
          <w:i/>
        </w:rPr>
        <w:t xml:space="preserve"> PublicHealthBerlin</w:t>
      </w:r>
    </w:p>
    <w:p w14:paraId="295EBBF0" w14:textId="2C393B6E" w:rsidR="00093540" w:rsidRPr="00F410CC" w:rsidRDefault="00A045BC" w:rsidP="00662531">
      <w:pPr>
        <w:pStyle w:val="Listenabsatz"/>
        <w:numPr>
          <w:ilvl w:val="0"/>
          <w:numId w:val="7"/>
        </w:numPr>
        <w:rPr>
          <w:iCs/>
        </w:rPr>
      </w:pPr>
      <w:r>
        <w:t>An undefined set of European (e.g. Tenders Electronic Daily) and national</w:t>
      </w:r>
      <w:r>
        <w:rPr>
          <w:i/>
        </w:rPr>
        <w:t xml:space="preserve"> </w:t>
      </w:r>
      <w:r>
        <w:rPr>
          <w:b/>
          <w:i/>
        </w:rPr>
        <w:t xml:space="preserve">Notification </w:t>
      </w:r>
      <w:r w:rsidRPr="00F410CC">
        <w:rPr>
          <w:b/>
          <w:iCs/>
        </w:rPr>
        <w:t>Platforms</w:t>
      </w:r>
      <w:r w:rsidRPr="00F410CC">
        <w:rPr>
          <w:iCs/>
        </w:rPr>
        <w:t xml:space="preserve"> </w:t>
      </w:r>
      <w:r w:rsidR="00F25F2D" w:rsidRPr="00F410CC">
        <w:rPr>
          <w:iCs/>
        </w:rPr>
        <w:t>(</w:t>
      </w:r>
      <w:r w:rsidR="0083209E" w:rsidRPr="00F410CC">
        <w:rPr>
          <w:iCs/>
        </w:rPr>
        <w:t>they rem</w:t>
      </w:r>
      <w:r w:rsidR="00F25F2D" w:rsidRPr="00F410CC">
        <w:rPr>
          <w:iCs/>
        </w:rPr>
        <w:t>a</w:t>
      </w:r>
      <w:r w:rsidR="0083209E" w:rsidRPr="00F410CC">
        <w:rPr>
          <w:iCs/>
        </w:rPr>
        <w:t xml:space="preserve">in in this sequence diagramm although </w:t>
      </w:r>
      <w:r w:rsidR="00B440B6" w:rsidRPr="00F410CC">
        <w:rPr>
          <w:iCs/>
        </w:rPr>
        <w:t xml:space="preserve">it seems as if they were not participating any more – but </w:t>
      </w:r>
      <w:r w:rsidR="00B440B6" w:rsidRPr="00F410CC">
        <w:rPr>
          <w:iCs/>
        </w:rPr>
        <w:lastRenderedPageBreak/>
        <w:t>their</w:t>
      </w:r>
      <w:r w:rsidR="00BE4241" w:rsidRPr="00F410CC">
        <w:rPr>
          <w:iCs/>
        </w:rPr>
        <w:t xml:space="preserve"> communication part is only hidden by </w:t>
      </w:r>
      <w:r w:rsidR="003D0B62" w:rsidRPr="00F410CC">
        <w:rPr>
          <w:iCs/>
        </w:rPr>
        <w:t xml:space="preserve">the combined fragments </w:t>
      </w:r>
      <w:r w:rsidR="006E031E" w:rsidRPr="00F410CC">
        <w:rPr>
          <w:iCs/>
        </w:rPr>
        <w:t xml:space="preserve">referencing to the notification </w:t>
      </w:r>
      <w:r w:rsidR="00F25F2D" w:rsidRPr="00F410CC">
        <w:rPr>
          <w:iCs/>
        </w:rPr>
        <w:t>diagram)</w:t>
      </w:r>
    </w:p>
    <w:p w14:paraId="295EBBF1" w14:textId="77777777" w:rsidR="00093540" w:rsidRDefault="00A045BC" w:rsidP="00662531">
      <w:pPr>
        <w:pStyle w:val="Listenabsatz"/>
        <w:numPr>
          <w:ilvl w:val="0"/>
          <w:numId w:val="7"/>
        </w:numPr>
      </w:pPr>
      <w:r>
        <w:t xml:space="preserve">The economic operator </w:t>
      </w:r>
      <w:r>
        <w:rPr>
          <w:b/>
          <w:i/>
        </w:rPr>
        <w:t>LisbonMedical</w:t>
      </w:r>
      <w:r>
        <w:rPr>
          <w:i/>
        </w:rPr>
        <w:t xml:space="preserve"> </w:t>
      </w:r>
      <w:r>
        <w:t>from Portugal</w:t>
      </w:r>
    </w:p>
    <w:p w14:paraId="295EBBF2" w14:textId="77777777" w:rsidR="00093540" w:rsidRDefault="00A045BC" w:rsidP="00662531">
      <w:pPr>
        <w:pStyle w:val="Listenabsatz"/>
        <w:numPr>
          <w:ilvl w:val="0"/>
          <w:numId w:val="7"/>
        </w:numPr>
      </w:pPr>
      <w:r>
        <w:t xml:space="preserve">The eTendering platform </w:t>
      </w:r>
      <w:r>
        <w:rPr>
          <w:b/>
          <w:i/>
        </w:rPr>
        <w:t>PowerSeller</w:t>
      </w:r>
      <w:r>
        <w:rPr>
          <w:i/>
        </w:rPr>
        <w:t xml:space="preserve"> </w:t>
      </w:r>
      <w:r>
        <w:t>used by</w:t>
      </w:r>
      <w:r>
        <w:rPr>
          <w:i/>
        </w:rPr>
        <w:t xml:space="preserve"> LisbonMedical</w:t>
      </w:r>
    </w:p>
    <w:p w14:paraId="295EBBF3" w14:textId="77777777" w:rsidR="00093540" w:rsidRDefault="00093540"/>
    <w:p w14:paraId="295EBBF4" w14:textId="3D2C0C10" w:rsidR="00093540" w:rsidRDefault="00F6208A">
      <w:pPr>
        <w:keepNext/>
      </w:pPr>
      <w:r w:rsidRPr="00F6208A">
        <w:rPr>
          <w:noProof/>
        </w:rPr>
        <w:t xml:space="preserve"> </w:t>
      </w:r>
      <w:r w:rsidR="007E5639">
        <w:rPr>
          <w:noProof/>
        </w:rPr>
        <w:drawing>
          <wp:inline distT="0" distB="0" distL="0" distR="0" wp14:anchorId="5DD79E0C" wp14:editId="1569CAF2">
            <wp:extent cx="5993377" cy="8192601"/>
            <wp:effectExtent l="0" t="0" r="7620" b="0"/>
            <wp:docPr id="136848868" name="Grafik 4" descr="Ein Bild, das Text, parallel, Screensho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8868" name="Grafik 4" descr="Ein Bild, das Text, parallel, Screenshot, Zahl enthält.&#10;&#10;Automatisch generierte Beschreibung"/>
                    <pic:cNvPicPr/>
                  </pic:nvPicPr>
                  <pic:blipFill>
                    <a:blip r:embed="rId83">
                      <a:extLst>
                        <a:ext uri="{28A0092B-C50C-407E-A947-70E740481C1C}">
                          <a14:useLocalDpi xmlns:a14="http://schemas.microsoft.com/office/drawing/2010/main" val="0"/>
                        </a:ext>
                      </a:extLst>
                    </a:blip>
                    <a:stretch>
                      <a:fillRect/>
                    </a:stretch>
                  </pic:blipFill>
                  <pic:spPr>
                    <a:xfrm>
                      <a:off x="0" y="0"/>
                      <a:ext cx="5994134" cy="8193636"/>
                    </a:xfrm>
                    <a:prstGeom prst="rect">
                      <a:avLst/>
                    </a:prstGeom>
                  </pic:spPr>
                </pic:pic>
              </a:graphicData>
            </a:graphic>
          </wp:inline>
        </w:drawing>
      </w:r>
    </w:p>
    <w:p w14:paraId="295EBBF5" w14:textId="0829A5EA" w:rsidR="00093540" w:rsidRDefault="00A045BC">
      <w:pPr>
        <w:pStyle w:val="Beschriftung"/>
        <w:jc w:val="center"/>
      </w:pPr>
      <w:bookmarkStart w:id="204" w:name="_Ref153883673"/>
      <w:bookmarkStart w:id="205" w:name="_Toc162022431"/>
      <w:commentRangeStart w:id="206"/>
      <w:r>
        <w:t xml:space="preserve">Figure </w:t>
      </w:r>
      <w:commentRangeEnd w:id="206"/>
      <w:r w:rsidR="002765BF">
        <w:rPr>
          <w:rStyle w:val="Kommentarzeichen"/>
          <w:caps w:val="0"/>
          <w:spacing w:val="0"/>
        </w:rPr>
        <w:commentReference w:id="206"/>
      </w:r>
      <w:r>
        <w:fldChar w:fldCharType="begin"/>
      </w:r>
      <w:r>
        <w:instrText xml:space="preserve"> SEQ Figure \* ARABIC </w:instrText>
      </w:r>
      <w:r>
        <w:fldChar w:fldCharType="separate"/>
      </w:r>
      <w:r w:rsidR="00AD0F80">
        <w:rPr>
          <w:noProof/>
        </w:rPr>
        <w:t>3</w:t>
      </w:r>
      <w:r>
        <w:fldChar w:fldCharType="end"/>
      </w:r>
      <w:bookmarkEnd w:id="204"/>
      <w:r>
        <w:t xml:space="preserve">: Flow of Transactions </w:t>
      </w:r>
      <w:r w:rsidR="007E5639">
        <w:t xml:space="preserve">in </w:t>
      </w:r>
      <w:r w:rsidR="005940D8">
        <w:t>Restricted</w:t>
      </w:r>
      <w:r>
        <w:t xml:space="preserve"> procedure Key Example</w:t>
      </w:r>
      <w:r w:rsidR="007E5639">
        <w:t xml:space="preserve"> (First </w:t>
      </w:r>
      <w:r w:rsidR="003900BF">
        <w:t>Stage</w:t>
      </w:r>
      <w:r w:rsidR="007E5639">
        <w:t>)</w:t>
      </w:r>
      <w:bookmarkEnd w:id="205"/>
    </w:p>
    <w:p w14:paraId="295EBBF6" w14:textId="77777777" w:rsidR="00093540" w:rsidRDefault="00093540">
      <w:pPr>
        <w:rPr>
          <w:b/>
          <w:i/>
          <w:sz w:val="24"/>
        </w:rPr>
      </w:pPr>
    </w:p>
    <w:p w14:paraId="295EBBF7" w14:textId="0983B154" w:rsidR="00093540" w:rsidRDefault="007E5639">
      <w:pPr>
        <w:rPr>
          <w:b/>
          <w:i/>
          <w:sz w:val="24"/>
        </w:rPr>
      </w:pPr>
      <w:r>
        <w:rPr>
          <w:b/>
          <w:i/>
          <w:sz w:val="24"/>
        </w:rPr>
        <w:t>Preparation</w:t>
      </w:r>
      <w:r w:rsidR="00A045BC">
        <w:rPr>
          <w:b/>
          <w:i/>
          <w:sz w:val="24"/>
        </w:rPr>
        <w:t xml:space="preserve"> Phase</w:t>
      </w:r>
    </w:p>
    <w:p w14:paraId="295EBBF8" w14:textId="07819D84" w:rsidR="00093540" w:rsidRDefault="00A045BC">
      <w:r>
        <w:t xml:space="preserve">The contracting body </w:t>
      </w:r>
      <w:proofErr w:type="spellStart"/>
      <w:r>
        <w:rPr>
          <w:i/>
        </w:rPr>
        <w:t>PublicHealthBerlin</w:t>
      </w:r>
      <w:proofErr w:type="spellEnd"/>
      <w:r>
        <w:t xml:space="preserve"> from Germany starts a tendering procedure because it wants to buy </w:t>
      </w:r>
      <w:r w:rsidR="007E5639">
        <w:rPr>
          <w:i/>
        </w:rPr>
        <w:t>X-ray devices</w:t>
      </w:r>
      <w:r>
        <w:t xml:space="preserve"> </w:t>
      </w:r>
      <w:r w:rsidR="007E5639">
        <w:t xml:space="preserve">from </w:t>
      </w:r>
      <w:r>
        <w:t xml:space="preserve">any European </w:t>
      </w:r>
      <w:r w:rsidR="007E5639">
        <w:t>supplier,</w:t>
      </w:r>
      <w:r w:rsidR="008434C5">
        <w:t xml:space="preserve"> and </w:t>
      </w:r>
      <w:r w:rsidR="007E5639">
        <w:t xml:space="preserve">it has </w:t>
      </w:r>
      <w:r w:rsidR="008434C5">
        <w:t>chose</w:t>
      </w:r>
      <w:r w:rsidR="007E5639">
        <w:t>n to use</w:t>
      </w:r>
      <w:r w:rsidR="008434C5">
        <w:t xml:space="preserve"> </w:t>
      </w:r>
      <w:r w:rsidR="008D1766">
        <w:t>a restricted procurement procedure</w:t>
      </w:r>
      <w:r>
        <w:t xml:space="preserve">. At first, it </w:t>
      </w:r>
      <w:bookmarkStart w:id="207" w:name="_Hlk95152812"/>
      <w:r>
        <w:t xml:space="preserve">starts to prepare the relevant procurement documents in its </w:t>
      </w:r>
      <w:proofErr w:type="spellStart"/>
      <w:r>
        <w:t>eTendering</w:t>
      </w:r>
      <w:proofErr w:type="spellEnd"/>
      <w:r>
        <w:t xml:space="preserve"> platform </w:t>
      </w:r>
      <w:proofErr w:type="spellStart"/>
      <w:r>
        <w:rPr>
          <w:i/>
        </w:rPr>
        <w:t>PublicPurchase</w:t>
      </w:r>
      <w:proofErr w:type="spellEnd"/>
      <w:r>
        <w:t>, the prior information notice</w:t>
      </w:r>
      <w:r w:rsidR="00C76986">
        <w:t>s</w:t>
      </w:r>
      <w:r>
        <w:t>, the contract notice</w:t>
      </w:r>
      <w:del w:id="208" w:author="Dall, Gabriele" w:date="2024-04-02T17:39:00Z">
        <w:r w:rsidDel="001D3573">
          <w:delText xml:space="preserve"> </w:delText>
        </w:r>
      </w:del>
      <w:del w:id="209" w:author="Dall, Gabriele" w:date="2024-04-02T17:38:00Z">
        <w:r w:rsidDel="00830B19">
          <w:delText xml:space="preserve">and </w:delText>
        </w:r>
      </w:del>
      <w:del w:id="210" w:author="Dall, Gabriele" w:date="2024-04-02T17:39:00Z">
        <w:r w:rsidDel="001D3573">
          <w:delText xml:space="preserve">the call for </w:delText>
        </w:r>
        <w:r w:rsidR="00376492" w:rsidDel="001D3573">
          <w:delText>competition</w:delText>
        </w:r>
      </w:del>
      <w:r>
        <w:t>, in an</w:t>
      </w:r>
      <w:r w:rsidR="00376492">
        <w:t>y</w:t>
      </w:r>
      <w:r>
        <w:t xml:space="preserve"> proprietary format. </w:t>
      </w:r>
    </w:p>
    <w:p w14:paraId="295EBBF9" w14:textId="77777777" w:rsidR="00093540" w:rsidRDefault="00093540"/>
    <w:p w14:paraId="5BD709B8" w14:textId="0E765CC7" w:rsidR="007E5639" w:rsidRDefault="00A045BC">
      <w:r>
        <w:t>As part of this process, the contracting body specifies the products to be bought (</w:t>
      </w:r>
      <w:r w:rsidR="007E5639">
        <w:t xml:space="preserve">e.g. by using a pre-award </w:t>
      </w:r>
      <w:r>
        <w:t xml:space="preserve">catalogue request) and defines qualification criteria </w:t>
      </w:r>
      <w:r w:rsidR="007E5639">
        <w:t xml:space="preserve">(e.g. </w:t>
      </w:r>
      <w:r>
        <w:t>along the Single European Procurement Document (ESPD)</w:t>
      </w:r>
      <w:r w:rsidR="007E5639">
        <w:t>)</w:t>
      </w:r>
      <w:r>
        <w:t xml:space="preserve"> which need to be proven by economic operators which apply for the tendering procedure. The contracting body adds the standardized qualification criteria (ESPD) and product specification (catalogue request) to the </w:t>
      </w:r>
      <w:r w:rsidR="00A34108">
        <w:t>c</w:t>
      </w:r>
      <w:r>
        <w:t xml:space="preserve">all for </w:t>
      </w:r>
      <w:r w:rsidR="00A34108">
        <w:t>t</w:t>
      </w:r>
      <w:r>
        <w:t>enders</w:t>
      </w:r>
      <w:r w:rsidR="00A34108">
        <w:t xml:space="preserve"> (</w:t>
      </w:r>
      <w:proofErr w:type="spellStart"/>
      <w:r w:rsidR="00A34108">
        <w:t>CfT</w:t>
      </w:r>
      <w:proofErr w:type="spellEnd"/>
      <w:r w:rsidR="00A34108">
        <w:t>)</w:t>
      </w:r>
      <w:r>
        <w:t xml:space="preserve">. All documents are defined in a standardized XML format according to the requirements and rules described by Peppol. </w:t>
      </w:r>
      <w:bookmarkEnd w:id="207"/>
    </w:p>
    <w:p w14:paraId="26D2C122" w14:textId="77777777" w:rsidR="007E5639" w:rsidRDefault="007E5639"/>
    <w:p w14:paraId="59A1B537" w14:textId="0780A4D9" w:rsidR="007E5639" w:rsidRDefault="007E5639">
      <w:r>
        <w:t>Note: The preparation phase is not explicitly captured in the sequence model because it is an internal process.</w:t>
      </w:r>
    </w:p>
    <w:p w14:paraId="295EBBFB" w14:textId="77777777" w:rsidR="00093540" w:rsidRDefault="00093540">
      <w:pPr>
        <w:rPr>
          <w:b/>
        </w:rPr>
      </w:pPr>
    </w:p>
    <w:p w14:paraId="295EBBFC" w14:textId="77777777" w:rsidR="00093540" w:rsidRDefault="00A045BC">
      <w:pPr>
        <w:rPr>
          <w:b/>
          <w:i/>
          <w:smallCaps/>
          <w:sz w:val="24"/>
        </w:rPr>
      </w:pPr>
      <w:r>
        <w:rPr>
          <w:b/>
          <w:i/>
          <w:sz w:val="24"/>
        </w:rPr>
        <w:t>Notification</w:t>
      </w:r>
    </w:p>
    <w:p w14:paraId="295EBBFD" w14:textId="28FEAEB8" w:rsidR="00093540" w:rsidRDefault="00A045BC">
      <w:r>
        <w:t xml:space="preserve">The </w:t>
      </w:r>
      <w:proofErr w:type="spellStart"/>
      <w:r>
        <w:t>eTendering</w:t>
      </w:r>
      <w:proofErr w:type="spellEnd"/>
      <w:r>
        <w:t xml:space="preserve"> platform </w:t>
      </w:r>
      <w:proofErr w:type="spellStart"/>
      <w:r>
        <w:rPr>
          <w:i/>
        </w:rPr>
        <w:t>PublicPurchase</w:t>
      </w:r>
      <w:proofErr w:type="spellEnd"/>
      <w:r>
        <w:t xml:space="preserve"> used by </w:t>
      </w:r>
      <w:proofErr w:type="spellStart"/>
      <w:r>
        <w:rPr>
          <w:i/>
        </w:rPr>
        <w:t>PublicHealthBerlin</w:t>
      </w:r>
      <w:proofErr w:type="spellEnd"/>
      <w:r>
        <w:t xml:space="preserve"> has a </w:t>
      </w:r>
      <w:proofErr w:type="spellStart"/>
      <w:r>
        <w:t>Peppol</w:t>
      </w:r>
      <w:proofErr w:type="spellEnd"/>
      <w:r>
        <w:t xml:space="preserve"> interface for exchanging notices with national and European </w:t>
      </w:r>
      <w:r>
        <w:rPr>
          <w:i/>
        </w:rPr>
        <w:t>Notification Platforms</w:t>
      </w:r>
      <w:r>
        <w:t xml:space="preserve">. The </w:t>
      </w:r>
      <w:r>
        <w:rPr>
          <w:i/>
        </w:rPr>
        <w:t>Notification Platforms</w:t>
      </w:r>
      <w:r>
        <w:t xml:space="preserve"> are required by </w:t>
      </w:r>
      <w:proofErr w:type="spellStart"/>
      <w:r>
        <w:rPr>
          <w:i/>
        </w:rPr>
        <w:t>PublicHealthBerlin</w:t>
      </w:r>
      <w:proofErr w:type="spellEnd"/>
      <w:r>
        <w:t xml:space="preserve"> to publish </w:t>
      </w:r>
      <w:r w:rsidR="007E5639">
        <w:t xml:space="preserve">notices for </w:t>
      </w:r>
      <w:r>
        <w:t xml:space="preserve">the tendering procedure. </w:t>
      </w:r>
    </w:p>
    <w:p w14:paraId="295EBBFE" w14:textId="77777777" w:rsidR="00093540" w:rsidRDefault="00093540"/>
    <w:p w14:paraId="295EBBFF" w14:textId="3883B967" w:rsidR="00093540" w:rsidRDefault="00A045BC">
      <w:pPr>
        <w:rPr>
          <w:lang w:val="en-GB"/>
        </w:rPr>
      </w:pPr>
      <w:r>
        <w:t xml:space="preserve">The different </w:t>
      </w:r>
      <w:r>
        <w:rPr>
          <w:i/>
        </w:rPr>
        <w:t>Notification Platforms</w:t>
      </w:r>
      <w:r>
        <w:t xml:space="preserve"> can be queried by economic operators and/or their </w:t>
      </w:r>
      <w:proofErr w:type="spellStart"/>
      <w:r>
        <w:t>eTendering</w:t>
      </w:r>
      <w:proofErr w:type="spellEnd"/>
      <w:r>
        <w:t xml:space="preserve"> Platforms to find business opportunities. The economic operator </w:t>
      </w:r>
      <w:proofErr w:type="spellStart"/>
      <w:r>
        <w:rPr>
          <w:i/>
        </w:rPr>
        <w:t>LisbonMedical</w:t>
      </w:r>
      <w:proofErr w:type="spellEnd"/>
      <w:r>
        <w:t xml:space="preserve"> from Portugal uses the </w:t>
      </w:r>
      <w:proofErr w:type="spellStart"/>
      <w:r>
        <w:t>Peppol</w:t>
      </w:r>
      <w:proofErr w:type="spellEnd"/>
      <w:r>
        <w:t xml:space="preserve"> enabled </w:t>
      </w:r>
      <w:proofErr w:type="spellStart"/>
      <w:r>
        <w:t>eTendering</w:t>
      </w:r>
      <w:proofErr w:type="spellEnd"/>
      <w:r>
        <w:t xml:space="preserve"> platform </w:t>
      </w:r>
      <w:proofErr w:type="spellStart"/>
      <w:r>
        <w:rPr>
          <w:i/>
        </w:rPr>
        <w:t>PowerSeller</w:t>
      </w:r>
      <w:proofErr w:type="spellEnd"/>
      <w:r>
        <w:t xml:space="preserve">. Through the platform </w:t>
      </w:r>
      <w:proofErr w:type="spellStart"/>
      <w:r>
        <w:rPr>
          <w:i/>
        </w:rPr>
        <w:t>PowerSeller</w:t>
      </w:r>
      <w:proofErr w:type="spellEnd"/>
      <w:r>
        <w:t xml:space="preserve">, the supplier </w:t>
      </w:r>
      <w:proofErr w:type="spellStart"/>
      <w:r>
        <w:rPr>
          <w:i/>
        </w:rPr>
        <w:t>LisbonMedical</w:t>
      </w:r>
      <w:proofErr w:type="spellEnd"/>
      <w:r>
        <w:t xml:space="preserve"> queries the </w:t>
      </w:r>
      <w:r>
        <w:rPr>
          <w:lang w:val="en-GB"/>
        </w:rPr>
        <w:t xml:space="preserve">Notification Platforms along the parameter </w:t>
      </w:r>
      <w:r w:rsidR="00A34108">
        <w:rPr>
          <w:lang w:val="en-GB"/>
        </w:rPr>
        <w:t>X-ray devices</w:t>
      </w:r>
      <w:r>
        <w:rPr>
          <w:lang w:val="en-GB"/>
        </w:rPr>
        <w:t xml:space="preserve"> and finds the business opportunity and contract notice from </w:t>
      </w:r>
      <w:proofErr w:type="spellStart"/>
      <w:r>
        <w:rPr>
          <w:i/>
        </w:rPr>
        <w:t>PublicHealthBerlin</w:t>
      </w:r>
      <w:proofErr w:type="spellEnd"/>
      <w:r>
        <w:rPr>
          <w:lang w:val="en-GB"/>
        </w:rPr>
        <w:t xml:space="preserve"> described above. </w:t>
      </w:r>
    </w:p>
    <w:p w14:paraId="7C1ABBAE" w14:textId="77777777" w:rsidR="007E5639" w:rsidRDefault="007E5639">
      <w:pPr>
        <w:rPr>
          <w:lang w:val="en-GB"/>
        </w:rPr>
      </w:pPr>
    </w:p>
    <w:p w14:paraId="75E79CF1" w14:textId="3310B6E2" w:rsidR="007E5639" w:rsidRDefault="007E5639">
      <w:r>
        <w:t xml:space="preserve">The notification phase is </w:t>
      </w:r>
      <w:r w:rsidR="00A34108">
        <w:t xml:space="preserve">referenced but </w:t>
      </w:r>
      <w:r>
        <w:t xml:space="preserve">not explicitly drawn in the sequence model in </w:t>
      </w:r>
      <w:r>
        <w:fldChar w:fldCharType="begin"/>
      </w:r>
      <w:r>
        <w:instrText xml:space="preserve"> REF _Ref153883673 \h </w:instrText>
      </w:r>
      <w:r>
        <w:fldChar w:fldCharType="separate"/>
      </w:r>
      <w:r w:rsidR="00AD0F80">
        <w:t xml:space="preserve">Figure </w:t>
      </w:r>
      <w:r w:rsidR="00AD0F80">
        <w:rPr>
          <w:noProof/>
        </w:rPr>
        <w:t>3</w:t>
      </w:r>
      <w:r>
        <w:fldChar w:fldCharType="end"/>
      </w:r>
      <w:r>
        <w:t xml:space="preserve"> because it was already introduced in </w:t>
      </w:r>
      <w:r>
        <w:fldChar w:fldCharType="begin"/>
      </w:r>
      <w:r>
        <w:instrText xml:space="preserve"> REF _Ref156573153 \h </w:instrText>
      </w:r>
      <w:r>
        <w:fldChar w:fldCharType="separate"/>
      </w:r>
      <w:r w:rsidR="00AD0F80">
        <w:t xml:space="preserve">Figure </w:t>
      </w:r>
      <w:r w:rsidR="00AD0F80">
        <w:rPr>
          <w:noProof/>
        </w:rPr>
        <w:t>2</w:t>
      </w:r>
      <w:r w:rsidR="00AD0F80">
        <w:t>: Flow of Notifications in Restricted procedure Key Example</w:t>
      </w:r>
      <w:r>
        <w:fldChar w:fldCharType="end"/>
      </w:r>
      <w:r>
        <w:t>.</w:t>
      </w:r>
    </w:p>
    <w:p w14:paraId="295EBC00" w14:textId="77777777" w:rsidR="00093540" w:rsidRDefault="00093540"/>
    <w:p w14:paraId="295EBC01" w14:textId="77777777" w:rsidR="00093540" w:rsidRDefault="00A045BC">
      <w:pPr>
        <w:rPr>
          <w:b/>
          <w:i/>
          <w:sz w:val="24"/>
        </w:rPr>
      </w:pPr>
      <w:r>
        <w:rPr>
          <w:b/>
          <w:i/>
          <w:sz w:val="24"/>
        </w:rPr>
        <w:t>Procurement Document Access</w:t>
      </w:r>
    </w:p>
    <w:p w14:paraId="295EBC02" w14:textId="05A595C9" w:rsidR="00093540" w:rsidRDefault="00A045BC">
      <w:r>
        <w:rPr>
          <w:lang w:val="en-GB"/>
        </w:rPr>
        <w:t xml:space="preserve">Through the information established in the relevant notice, the </w:t>
      </w:r>
      <w:r>
        <w:t xml:space="preserve">the supplier </w:t>
      </w:r>
      <w:proofErr w:type="spellStart"/>
      <w:r>
        <w:rPr>
          <w:i/>
        </w:rPr>
        <w:t>LisbonMedical</w:t>
      </w:r>
      <w:proofErr w:type="spellEnd"/>
      <w:r>
        <w:t xml:space="preserve"> </w:t>
      </w:r>
      <w:r>
        <w:rPr>
          <w:lang w:val="en-GB"/>
        </w:rPr>
        <w:t xml:space="preserve">can </w:t>
      </w:r>
      <w:r>
        <w:t xml:space="preserve">subscribe to the public tendering procedures established by </w:t>
      </w:r>
      <w:proofErr w:type="spellStart"/>
      <w:r>
        <w:rPr>
          <w:i/>
        </w:rPr>
        <w:t>PublicHealthBerlin</w:t>
      </w:r>
      <w:proofErr w:type="spellEnd"/>
      <w:r>
        <w:rPr>
          <w:lang w:val="en-GB"/>
        </w:rPr>
        <w:t xml:space="preserve"> using the </w:t>
      </w:r>
      <w:proofErr w:type="spellStart"/>
      <w:r>
        <w:rPr>
          <w:lang w:val="en-GB"/>
        </w:rPr>
        <w:t>Peppol</w:t>
      </w:r>
      <w:proofErr w:type="spellEnd"/>
      <w:r>
        <w:rPr>
          <w:lang w:val="en-GB"/>
        </w:rPr>
        <w:t xml:space="preserve"> </w:t>
      </w:r>
      <w:proofErr w:type="spellStart"/>
      <w:r>
        <w:rPr>
          <w:lang w:val="en-GB"/>
        </w:rPr>
        <w:t>eTendering</w:t>
      </w:r>
      <w:proofErr w:type="spellEnd"/>
      <w:r>
        <w:rPr>
          <w:lang w:val="en-GB"/>
        </w:rPr>
        <w:t xml:space="preserve"> interface. </w:t>
      </w:r>
      <w:r>
        <w:t xml:space="preserve">The platform </w:t>
      </w:r>
      <w:proofErr w:type="spellStart"/>
      <w:r>
        <w:rPr>
          <w:i/>
        </w:rPr>
        <w:t>PublicPurchase</w:t>
      </w:r>
      <w:proofErr w:type="spellEnd"/>
      <w:r>
        <w:t xml:space="preserve"> registers</w:t>
      </w:r>
      <w:r w:rsidR="00A34108">
        <w:t xml:space="preserve"> the</w:t>
      </w:r>
      <w:r>
        <w:t xml:space="preserve"> subscription of </w:t>
      </w:r>
      <w:proofErr w:type="spellStart"/>
      <w:r>
        <w:rPr>
          <w:i/>
        </w:rPr>
        <w:t>LisbonMedical</w:t>
      </w:r>
      <w:proofErr w:type="spellEnd"/>
      <w:r>
        <w:t xml:space="preserve"> in its database so that the economic operator will be kept up to date.</w:t>
      </w:r>
    </w:p>
    <w:p w14:paraId="295EBC03" w14:textId="77777777" w:rsidR="00093540" w:rsidRDefault="00093540">
      <w:pPr>
        <w:rPr>
          <w:i/>
          <w:sz w:val="24"/>
        </w:rPr>
      </w:pPr>
    </w:p>
    <w:p w14:paraId="295EBC04" w14:textId="4ECF92F0" w:rsidR="00093540" w:rsidRDefault="00A045BC">
      <w:r>
        <w:rPr>
          <w:lang w:val="en-GB"/>
        </w:rPr>
        <w:t xml:space="preserve">Based on the subscription, the </w:t>
      </w:r>
      <w:r>
        <w:t xml:space="preserve">contracting authority </w:t>
      </w:r>
      <w:proofErr w:type="spellStart"/>
      <w:r>
        <w:rPr>
          <w:i/>
        </w:rPr>
        <w:t>PublicHealthBerlin</w:t>
      </w:r>
      <w:proofErr w:type="spellEnd"/>
      <w:r>
        <w:t xml:space="preserve"> uses its </w:t>
      </w:r>
      <w:proofErr w:type="spellStart"/>
      <w:r>
        <w:t>Peppol</w:t>
      </w:r>
      <w:proofErr w:type="spellEnd"/>
      <w:r>
        <w:t xml:space="preserve"> </w:t>
      </w:r>
      <w:proofErr w:type="spellStart"/>
      <w:r>
        <w:t>eTendering</w:t>
      </w:r>
      <w:proofErr w:type="spellEnd"/>
      <w:r>
        <w:t xml:space="preserve"> interface to </w:t>
      </w:r>
      <w:r w:rsidR="00A34108">
        <w:t xml:space="preserve">confirm the subscription and to </w:t>
      </w:r>
      <w:r>
        <w:t xml:space="preserve">provide information related to the </w:t>
      </w:r>
      <w:r w:rsidR="00A34108">
        <w:t>procurement procedure</w:t>
      </w:r>
      <w:r>
        <w:t xml:space="preserve"> to the supplier </w:t>
      </w:r>
      <w:proofErr w:type="spellStart"/>
      <w:r>
        <w:rPr>
          <w:i/>
        </w:rPr>
        <w:t>LisbonMedical</w:t>
      </w:r>
      <w:proofErr w:type="spellEnd"/>
      <w:r>
        <w:t xml:space="preserve">. </w:t>
      </w:r>
      <w:proofErr w:type="spellStart"/>
      <w:r>
        <w:rPr>
          <w:i/>
        </w:rPr>
        <w:t>LisbonMedical</w:t>
      </w:r>
      <w:proofErr w:type="spellEnd"/>
      <w:r>
        <w:t xml:space="preserve"> receives the </w:t>
      </w:r>
      <w:r w:rsidR="00A34108">
        <w:t xml:space="preserve">call for tenders </w:t>
      </w:r>
      <w:r>
        <w:t>including criteria</w:t>
      </w:r>
      <w:r w:rsidR="00A34108">
        <w:t xml:space="preserve"> of qualitative selection</w:t>
      </w:r>
      <w:r>
        <w:t xml:space="preserve"> (</w:t>
      </w:r>
      <w:r w:rsidR="00A34108">
        <w:t xml:space="preserve">e.g. </w:t>
      </w:r>
      <w:r>
        <w:t xml:space="preserve">ESPD) and </w:t>
      </w:r>
      <w:r w:rsidR="00A34108">
        <w:t xml:space="preserve">a </w:t>
      </w:r>
      <w:r>
        <w:t>product specification (</w:t>
      </w:r>
      <w:r w:rsidR="00A34108">
        <w:t xml:space="preserve">e.g. pre-award </w:t>
      </w:r>
      <w:r>
        <w:t xml:space="preserve">catalogue request) </w:t>
      </w:r>
      <w:r w:rsidR="00A34108">
        <w:t>through the</w:t>
      </w:r>
      <w:r>
        <w:t xml:space="preserve"> Peppol</w:t>
      </w:r>
      <w:r w:rsidR="00A34108">
        <w:t xml:space="preserve"> network</w:t>
      </w:r>
      <w:r>
        <w:t>.</w:t>
      </w:r>
    </w:p>
    <w:p w14:paraId="295EBC05" w14:textId="77777777" w:rsidR="00093540" w:rsidRDefault="00093540"/>
    <w:p w14:paraId="295EBC06" w14:textId="70690241" w:rsidR="00093540" w:rsidRDefault="00A045BC">
      <w:r>
        <w:t xml:space="preserve">Throughout the procedure, the economic operators </w:t>
      </w:r>
      <w:proofErr w:type="spellStart"/>
      <w:r>
        <w:rPr>
          <w:i/>
        </w:rPr>
        <w:t>LisbonMedical</w:t>
      </w:r>
      <w:proofErr w:type="spellEnd"/>
      <w:r>
        <w:t xml:space="preserve"> decides to use Peppol to send questions about the </w:t>
      </w:r>
      <w:r w:rsidR="0020067D">
        <w:t>qualification</w:t>
      </w:r>
      <w:r>
        <w:t xml:space="preserve"> procedure</w:t>
      </w:r>
      <w:r w:rsidR="00A34108">
        <w:t>. The message is sent</w:t>
      </w:r>
      <w:r>
        <w:t xml:space="preserve"> from </w:t>
      </w:r>
      <w:r w:rsidR="00A34108">
        <w:t>the</w:t>
      </w:r>
      <w:r>
        <w:t xml:space="preserve"> platform </w:t>
      </w:r>
      <w:proofErr w:type="spellStart"/>
      <w:r>
        <w:rPr>
          <w:i/>
        </w:rPr>
        <w:t>PowerSeller</w:t>
      </w:r>
      <w:proofErr w:type="spellEnd"/>
      <w:r>
        <w:t xml:space="preserve"> to </w:t>
      </w:r>
      <w:proofErr w:type="spellStart"/>
      <w:r>
        <w:rPr>
          <w:i/>
        </w:rPr>
        <w:t>PublicHealthBerlin</w:t>
      </w:r>
      <w:proofErr w:type="spellEnd"/>
      <w:r w:rsidR="00A34108">
        <w:t xml:space="preserve"> via Peppol. </w:t>
      </w:r>
      <w:r>
        <w:t xml:space="preserve">The contracting body </w:t>
      </w:r>
      <w:proofErr w:type="spellStart"/>
      <w:r>
        <w:rPr>
          <w:i/>
        </w:rPr>
        <w:t>PublicHealthBerlin</w:t>
      </w:r>
      <w:proofErr w:type="spellEnd"/>
      <w:r>
        <w:t xml:space="preserve"> receives the questions via the platform </w:t>
      </w:r>
      <w:proofErr w:type="spellStart"/>
      <w:r>
        <w:rPr>
          <w:i/>
        </w:rPr>
        <w:t>PublicPurchase</w:t>
      </w:r>
      <w:proofErr w:type="spellEnd"/>
      <w:r>
        <w:t xml:space="preserve"> and answers the questions and stores the answers on the platform </w:t>
      </w:r>
      <w:proofErr w:type="spellStart"/>
      <w:r>
        <w:rPr>
          <w:i/>
        </w:rPr>
        <w:t>PublicPurchase</w:t>
      </w:r>
      <w:proofErr w:type="spellEnd"/>
      <w:r>
        <w:t xml:space="preserve">. The platform </w:t>
      </w:r>
      <w:proofErr w:type="spellStart"/>
      <w:r>
        <w:rPr>
          <w:i/>
        </w:rPr>
        <w:t>PublicPurchase</w:t>
      </w:r>
      <w:proofErr w:type="spellEnd"/>
      <w:r>
        <w:t xml:space="preserve"> forwards the given answers via Peppol to all economic operators that subscribed to the procedure</w:t>
      </w:r>
      <w:r w:rsidR="00A34108">
        <w:t xml:space="preserve"> and eventually sends an updated call for tenders to them</w:t>
      </w:r>
      <w:r>
        <w:t>. All economic operator</w:t>
      </w:r>
      <w:r w:rsidR="00A34108">
        <w:t>s</w:t>
      </w:r>
      <w:r>
        <w:t xml:space="preserve"> can now review the given answers.</w:t>
      </w:r>
    </w:p>
    <w:p w14:paraId="295EBC07" w14:textId="77777777" w:rsidR="00093540" w:rsidRDefault="00093540"/>
    <w:p w14:paraId="295EBC08" w14:textId="211633E1" w:rsidR="00093540" w:rsidRDefault="00717204">
      <w:pPr>
        <w:rPr>
          <w:b/>
          <w:i/>
          <w:sz w:val="24"/>
        </w:rPr>
      </w:pPr>
      <w:r>
        <w:rPr>
          <w:b/>
          <w:i/>
          <w:sz w:val="24"/>
        </w:rPr>
        <w:t xml:space="preserve">Qualification </w:t>
      </w:r>
      <w:r w:rsidR="00A045BC">
        <w:rPr>
          <w:b/>
          <w:i/>
          <w:sz w:val="24"/>
        </w:rPr>
        <w:t>Submission</w:t>
      </w:r>
    </w:p>
    <w:p w14:paraId="295EBC09" w14:textId="764D387C" w:rsidR="00093540" w:rsidRDefault="00A045BC">
      <w:r>
        <w:t xml:space="preserve">The economic operator </w:t>
      </w:r>
      <w:proofErr w:type="spellStart"/>
      <w:r>
        <w:rPr>
          <w:i/>
        </w:rPr>
        <w:t>LisbonMedical</w:t>
      </w:r>
      <w:proofErr w:type="spellEnd"/>
      <w:r>
        <w:t xml:space="preserve"> decides to </w:t>
      </w:r>
      <w:r w:rsidR="0067587E">
        <w:t xml:space="preserve">submit a request to </w:t>
      </w:r>
      <w:r>
        <w:t xml:space="preserve">participate in the procedure published by </w:t>
      </w:r>
      <w:proofErr w:type="spellStart"/>
      <w:r>
        <w:rPr>
          <w:i/>
        </w:rPr>
        <w:t>PublicHealthBerlin</w:t>
      </w:r>
      <w:proofErr w:type="spellEnd"/>
      <w:r>
        <w:t xml:space="preserve"> and </w:t>
      </w:r>
      <w:r w:rsidR="002C4235">
        <w:t xml:space="preserve">prepares </w:t>
      </w:r>
      <w:r w:rsidR="0067587E">
        <w:t>the</w:t>
      </w:r>
      <w:r w:rsidR="002C4235">
        <w:t xml:space="preserve"> required qualification </w:t>
      </w:r>
      <w:r w:rsidR="00797B06">
        <w:t>documents</w:t>
      </w:r>
      <w:r>
        <w:t xml:space="preserve"> </w:t>
      </w:r>
      <w:r w:rsidR="0067587E">
        <w:t>for the</w:t>
      </w:r>
      <w:r w:rsidR="00797B06">
        <w:t xml:space="preserve"> procedure.</w:t>
      </w:r>
      <w:r>
        <w:t xml:space="preserve"> The </w:t>
      </w:r>
      <w:r w:rsidR="00797B06">
        <w:t>qualification</w:t>
      </w:r>
      <w:r>
        <w:t xml:space="preserve"> documents </w:t>
      </w:r>
      <w:r w:rsidR="0067587E">
        <w:t>are</w:t>
      </w:r>
      <w:r>
        <w:t xml:space="preserve"> drafted </w:t>
      </w:r>
      <w:r w:rsidR="0067587E">
        <w:t>along</w:t>
      </w:r>
      <w:r>
        <w:t xml:space="preserve"> the </w:t>
      </w:r>
      <w:r w:rsidR="00A34108">
        <w:t xml:space="preserve">qualification criteria and </w:t>
      </w:r>
      <w:r>
        <w:t xml:space="preserve">templates provided by </w:t>
      </w:r>
      <w:proofErr w:type="spellStart"/>
      <w:r>
        <w:rPr>
          <w:i/>
        </w:rPr>
        <w:t>PublicHealthBerlin</w:t>
      </w:r>
      <w:proofErr w:type="spellEnd"/>
      <w:r w:rsidR="00A34108">
        <w:t xml:space="preserve"> (e.g. by creating an ESPD response).</w:t>
      </w:r>
    </w:p>
    <w:p w14:paraId="295EBC0A" w14:textId="77777777" w:rsidR="00093540" w:rsidRDefault="00093540"/>
    <w:p w14:paraId="295EBC0B" w14:textId="7D9F7D74" w:rsidR="00093540" w:rsidRDefault="00A34108">
      <w:proofErr w:type="spellStart"/>
      <w:r>
        <w:rPr>
          <w:i/>
        </w:rPr>
        <w:t>LisbonMedical</w:t>
      </w:r>
      <w:proofErr w:type="spellEnd"/>
      <w:r>
        <w:t xml:space="preserve"> </w:t>
      </w:r>
      <w:r w:rsidR="00A045BC">
        <w:t xml:space="preserve">sends </w:t>
      </w:r>
      <w:r>
        <w:t>the</w:t>
      </w:r>
      <w:r w:rsidR="00A045BC">
        <w:t xml:space="preserve"> </w:t>
      </w:r>
      <w:r w:rsidR="00797B06">
        <w:t xml:space="preserve">qualification </w:t>
      </w:r>
      <w:r>
        <w:t>document</w:t>
      </w:r>
      <w:r w:rsidR="00A045BC">
        <w:t xml:space="preserve"> from </w:t>
      </w:r>
      <w:r>
        <w:t>the</w:t>
      </w:r>
      <w:r w:rsidR="00A045BC">
        <w:t xml:space="preserve"> </w:t>
      </w:r>
      <w:proofErr w:type="spellStart"/>
      <w:r w:rsidR="00A045BC">
        <w:t>eTendering</w:t>
      </w:r>
      <w:proofErr w:type="spellEnd"/>
      <w:r w:rsidR="00A045BC">
        <w:t xml:space="preserve"> platform </w:t>
      </w:r>
      <w:proofErr w:type="spellStart"/>
      <w:r w:rsidR="00A045BC">
        <w:rPr>
          <w:i/>
        </w:rPr>
        <w:t>PowerSeller</w:t>
      </w:r>
      <w:proofErr w:type="spellEnd"/>
      <w:r w:rsidR="00A045BC">
        <w:t xml:space="preserve"> to the </w:t>
      </w:r>
      <w:proofErr w:type="spellStart"/>
      <w:r w:rsidR="00A045BC">
        <w:t>eTendering</w:t>
      </w:r>
      <w:proofErr w:type="spellEnd"/>
      <w:r w:rsidR="00A045BC">
        <w:t xml:space="preserve"> platform </w:t>
      </w:r>
      <w:proofErr w:type="spellStart"/>
      <w:r w:rsidR="00A045BC">
        <w:rPr>
          <w:i/>
        </w:rPr>
        <w:t>PublicPurchase</w:t>
      </w:r>
      <w:proofErr w:type="spellEnd"/>
      <w:r w:rsidR="00A045BC">
        <w:t xml:space="preserve"> used by </w:t>
      </w:r>
      <w:proofErr w:type="spellStart"/>
      <w:r w:rsidR="00A045BC">
        <w:rPr>
          <w:i/>
        </w:rPr>
        <w:t>PublicHealthBerlin</w:t>
      </w:r>
      <w:proofErr w:type="spellEnd"/>
      <w:r w:rsidR="00A045BC">
        <w:t xml:space="preserve">. Afterwards </w:t>
      </w:r>
      <w:proofErr w:type="spellStart"/>
      <w:r w:rsidR="00A045BC">
        <w:rPr>
          <w:i/>
        </w:rPr>
        <w:t>LisbonMedical</w:t>
      </w:r>
      <w:proofErr w:type="spellEnd"/>
      <w:r w:rsidR="00A045BC">
        <w:t xml:space="preserve"> receives a </w:t>
      </w:r>
      <w:r w:rsidR="00D57CDC">
        <w:t>qualification</w:t>
      </w:r>
      <w:r w:rsidR="00A045BC">
        <w:t xml:space="preserve"> receipt from </w:t>
      </w:r>
      <w:proofErr w:type="spellStart"/>
      <w:r w:rsidR="00A045BC">
        <w:rPr>
          <w:i/>
        </w:rPr>
        <w:t>PublicPurchase</w:t>
      </w:r>
      <w:proofErr w:type="spellEnd"/>
      <w:r w:rsidR="00A045BC">
        <w:t xml:space="preserve">. </w:t>
      </w:r>
      <w:proofErr w:type="spellStart"/>
      <w:r w:rsidR="00A045BC">
        <w:t>Simultaniously</w:t>
      </w:r>
      <w:proofErr w:type="spellEnd"/>
      <w:r w:rsidR="00A045BC">
        <w:t xml:space="preserve">, the platform </w:t>
      </w:r>
      <w:proofErr w:type="spellStart"/>
      <w:r w:rsidR="00A045BC">
        <w:rPr>
          <w:i/>
        </w:rPr>
        <w:t>PublicPurchase</w:t>
      </w:r>
      <w:proofErr w:type="spellEnd"/>
      <w:r w:rsidR="00A045BC">
        <w:t xml:space="preserve"> stores the </w:t>
      </w:r>
      <w:r w:rsidR="00D57CDC">
        <w:t>qualification</w:t>
      </w:r>
      <w:r w:rsidR="00A045BC">
        <w:t xml:space="preserve"> and the </w:t>
      </w:r>
      <w:r w:rsidR="00D57CDC">
        <w:t>qualification</w:t>
      </w:r>
      <w:r w:rsidR="00A045BC">
        <w:t xml:space="preserve"> receipt on its platform. </w:t>
      </w:r>
    </w:p>
    <w:p w14:paraId="295EBC0C" w14:textId="77777777" w:rsidR="00093540" w:rsidRDefault="00093540"/>
    <w:p w14:paraId="295EBC0D" w14:textId="63706D84" w:rsidR="00093540" w:rsidRDefault="00A045BC">
      <w:r>
        <w:t xml:space="preserve">After the initial submission, the economic operator </w:t>
      </w:r>
      <w:proofErr w:type="spellStart"/>
      <w:r>
        <w:rPr>
          <w:i/>
        </w:rPr>
        <w:t>LisbonMedical</w:t>
      </w:r>
      <w:proofErr w:type="spellEnd"/>
      <w:r>
        <w:t xml:space="preserve"> discovers an error in the </w:t>
      </w:r>
      <w:r w:rsidR="00D57CDC">
        <w:t>qualification documents</w:t>
      </w:r>
      <w:r>
        <w:t xml:space="preserve">, corrects it, submits </w:t>
      </w:r>
      <w:r w:rsidR="00D57CDC">
        <w:t>new qualification documents</w:t>
      </w:r>
      <w:r>
        <w:t xml:space="preserve"> to the platform </w:t>
      </w:r>
      <w:proofErr w:type="spellStart"/>
      <w:r>
        <w:rPr>
          <w:i/>
        </w:rPr>
        <w:t>PublicPurchase</w:t>
      </w:r>
      <w:proofErr w:type="spellEnd"/>
      <w:r>
        <w:t xml:space="preserve"> and withdraws the old </w:t>
      </w:r>
      <w:r w:rsidR="0067587E">
        <w:t>submission</w:t>
      </w:r>
      <w:r>
        <w:t>.</w:t>
      </w:r>
    </w:p>
    <w:p w14:paraId="295EBC0E" w14:textId="77777777" w:rsidR="00093540" w:rsidRDefault="00093540"/>
    <w:p w14:paraId="295EBC0F" w14:textId="1C561270" w:rsidR="00093540" w:rsidRDefault="0067587E">
      <w:pPr>
        <w:rPr>
          <w:b/>
          <w:i/>
          <w:sz w:val="24"/>
        </w:rPr>
      </w:pPr>
      <w:r w:rsidRPr="008A1E14">
        <w:rPr>
          <w:b/>
          <w:i/>
          <w:sz w:val="24"/>
        </w:rPr>
        <w:t>Qualitative</w:t>
      </w:r>
      <w:r w:rsidR="008731A2" w:rsidRPr="008A1E14">
        <w:rPr>
          <w:b/>
          <w:i/>
          <w:sz w:val="24"/>
        </w:rPr>
        <w:t xml:space="preserve"> selection</w:t>
      </w:r>
      <w:r w:rsidR="008731A2">
        <w:rPr>
          <w:b/>
          <w:i/>
          <w:sz w:val="24"/>
        </w:rPr>
        <w:t xml:space="preserve"> </w:t>
      </w:r>
    </w:p>
    <w:p w14:paraId="295EBC10" w14:textId="58D63A72" w:rsidR="00093540" w:rsidRDefault="00A045BC">
      <w:r>
        <w:rPr>
          <w:lang w:val="en-GB"/>
        </w:rPr>
        <w:t>On the opening date, t</w:t>
      </w:r>
      <w:r>
        <w:t xml:space="preserve">he contracting authority </w:t>
      </w:r>
      <w:proofErr w:type="spellStart"/>
      <w:r>
        <w:rPr>
          <w:i/>
        </w:rPr>
        <w:t>PublicHealthBerlin</w:t>
      </w:r>
      <w:proofErr w:type="spellEnd"/>
      <w:r>
        <w:t xml:space="preserve"> examines the submitted qualifications and evaluates the</w:t>
      </w:r>
      <w:r w:rsidR="0067587E">
        <w:t xml:space="preserve">m against the criteria of qualitative selection. </w:t>
      </w:r>
      <w:r>
        <w:t xml:space="preserve">Throughout the </w:t>
      </w:r>
      <w:proofErr w:type="spellStart"/>
      <w:r>
        <w:t>evalution</w:t>
      </w:r>
      <w:proofErr w:type="spellEnd"/>
      <w:r>
        <w:t xml:space="preserve"> process, </w:t>
      </w:r>
      <w:proofErr w:type="spellStart"/>
      <w:r>
        <w:rPr>
          <w:i/>
        </w:rPr>
        <w:t>PublicHealthBerlin</w:t>
      </w:r>
      <w:proofErr w:type="spellEnd"/>
      <w:r>
        <w:t xml:space="preserve"> raises a question related to the </w:t>
      </w:r>
      <w:r w:rsidR="005319B5">
        <w:t>qualification</w:t>
      </w:r>
      <w:r>
        <w:t xml:space="preserve"> </w:t>
      </w:r>
      <w:ins w:id="211" w:author="Dall, Gabriele" w:date="2024-04-03T08:24:00Z">
        <w:r w:rsidR="00F954F1">
          <w:t xml:space="preserve">approval </w:t>
        </w:r>
      </w:ins>
      <w:r>
        <w:t xml:space="preserve">received from </w:t>
      </w:r>
      <w:proofErr w:type="spellStart"/>
      <w:r>
        <w:rPr>
          <w:i/>
        </w:rPr>
        <w:t>LisbonMedical</w:t>
      </w:r>
      <w:proofErr w:type="spellEnd"/>
      <w:r>
        <w:t xml:space="preserve"> and receives an answer through the </w:t>
      </w:r>
      <w:proofErr w:type="spellStart"/>
      <w:r>
        <w:t>Peppol</w:t>
      </w:r>
      <w:proofErr w:type="spellEnd"/>
      <w:r>
        <w:t xml:space="preserve"> </w:t>
      </w:r>
      <w:proofErr w:type="spellStart"/>
      <w:r>
        <w:t>eTendering</w:t>
      </w:r>
      <w:proofErr w:type="spellEnd"/>
      <w:r>
        <w:t xml:space="preserve"> interface. </w:t>
      </w:r>
    </w:p>
    <w:p w14:paraId="295EBC11" w14:textId="77777777" w:rsidR="00093540" w:rsidRDefault="00093540"/>
    <w:p w14:paraId="24DA49CF" w14:textId="7BE93748" w:rsidR="00584181" w:rsidRDefault="0067587E" w:rsidP="00584181">
      <w:r>
        <w:t>At the end of the qualification process, t</w:t>
      </w:r>
      <w:r w:rsidR="00A045BC">
        <w:t xml:space="preserve">he contracting body </w:t>
      </w:r>
      <w:proofErr w:type="spellStart"/>
      <w:r w:rsidR="00A045BC">
        <w:rPr>
          <w:i/>
        </w:rPr>
        <w:t>PublicHealthBerlin</w:t>
      </w:r>
      <w:proofErr w:type="spellEnd"/>
      <w:r w:rsidR="00A045BC">
        <w:t xml:space="preserve"> </w:t>
      </w:r>
      <w:r>
        <w:t xml:space="preserve">has </w:t>
      </w:r>
      <w:r w:rsidR="00104037">
        <w:t>chose</w:t>
      </w:r>
      <w:r w:rsidR="002B31DC">
        <w:t>n</w:t>
      </w:r>
      <w:r w:rsidR="00104037">
        <w:t xml:space="preserve"> a list of qualified </w:t>
      </w:r>
      <w:r>
        <w:t xml:space="preserve">economic operators. </w:t>
      </w:r>
      <w:proofErr w:type="spellStart"/>
      <w:r>
        <w:rPr>
          <w:i/>
        </w:rPr>
        <w:t>PublicHealthBerlin</w:t>
      </w:r>
      <w:proofErr w:type="spellEnd"/>
      <w:r w:rsidR="00104037">
        <w:t xml:space="preserve"> </w:t>
      </w:r>
      <w:r>
        <w:t xml:space="preserve">compiles the qualification results and sends the qualification </w:t>
      </w:r>
      <w:r w:rsidR="003900BF">
        <w:t>responses</w:t>
      </w:r>
      <w:r>
        <w:t xml:space="preserve"> to the economic operators submitted their qualification documents. </w:t>
      </w:r>
      <w:r w:rsidR="003900BF">
        <w:t>A qualification response may be positive or negative.</w:t>
      </w:r>
      <w:r w:rsidR="00584181">
        <w:t xml:space="preserve"> </w:t>
      </w:r>
      <w:r w:rsidR="00584181">
        <w:rPr>
          <w:lang w:val="en-GB"/>
        </w:rPr>
        <w:t xml:space="preserve">The contracting body </w:t>
      </w:r>
      <w:proofErr w:type="spellStart"/>
      <w:r w:rsidR="00584181">
        <w:rPr>
          <w:i/>
        </w:rPr>
        <w:t>PublicHealthBerlin</w:t>
      </w:r>
      <w:proofErr w:type="spellEnd"/>
      <w:r w:rsidR="00584181">
        <w:rPr>
          <w:lang w:val="en-GB"/>
        </w:rPr>
        <w:t xml:space="preserve"> creates a shortlist of qualified tenderers. </w:t>
      </w:r>
    </w:p>
    <w:p w14:paraId="0F17A8FA" w14:textId="77777777" w:rsidR="0067587E" w:rsidRDefault="0067587E" w:rsidP="00907482"/>
    <w:p w14:paraId="2B9B29A2" w14:textId="643C7638" w:rsidR="003900BF" w:rsidRDefault="0067587E" w:rsidP="00907482">
      <w:r>
        <w:t xml:space="preserve">All </w:t>
      </w:r>
      <w:r w:rsidR="003900BF">
        <w:t>economic operators</w:t>
      </w:r>
      <w:r>
        <w:t xml:space="preserve"> who have not qualified </w:t>
      </w:r>
      <w:r w:rsidR="003900BF">
        <w:t xml:space="preserve">for the procedure </w:t>
      </w:r>
      <w:r>
        <w:t xml:space="preserve">are rejected from the subsequent tendering process. </w:t>
      </w:r>
      <w:r w:rsidR="003900BF">
        <w:t>Economic operators</w:t>
      </w:r>
      <w:r>
        <w:t xml:space="preserve"> </w:t>
      </w:r>
      <w:r w:rsidR="003900BF">
        <w:t xml:space="preserve">which are qualified, </w:t>
      </w:r>
      <w:r>
        <w:t>receive a positive qualification response</w:t>
      </w:r>
      <w:r w:rsidR="001A1DCA">
        <w:t xml:space="preserve"> </w:t>
      </w:r>
      <w:r w:rsidR="003900BF">
        <w:t xml:space="preserve">and </w:t>
      </w:r>
      <w:r w:rsidR="001A1DCA">
        <w:t xml:space="preserve">will be invited to tender as shown in the </w:t>
      </w:r>
      <w:r w:rsidR="003900BF">
        <w:fldChar w:fldCharType="begin"/>
      </w:r>
      <w:r w:rsidR="003900BF">
        <w:instrText xml:space="preserve"> REF _Ref156578405 \h </w:instrText>
      </w:r>
      <w:r w:rsidR="003900BF">
        <w:fldChar w:fldCharType="separate"/>
      </w:r>
      <w:r w:rsidR="00AD0F80">
        <w:t xml:space="preserve">Figure </w:t>
      </w:r>
      <w:r w:rsidR="00AD0F80">
        <w:rPr>
          <w:noProof/>
        </w:rPr>
        <w:t>4</w:t>
      </w:r>
      <w:r w:rsidR="00AD0F80">
        <w:t>: Flow of Transactions in Restricted procedure Key Example (Second Stage)</w:t>
      </w:r>
      <w:r w:rsidR="003900BF">
        <w:fldChar w:fldCharType="end"/>
      </w:r>
      <w:r w:rsidR="001A1DCA">
        <w:t>.</w:t>
      </w:r>
    </w:p>
    <w:p w14:paraId="3E17F80F" w14:textId="77777777" w:rsidR="003900BF" w:rsidRDefault="003900BF" w:rsidP="00907482"/>
    <w:p w14:paraId="4BF485FD" w14:textId="0DFD62E3" w:rsidR="003900BF" w:rsidRDefault="003900BF" w:rsidP="003900BF">
      <w:pPr>
        <w:rPr>
          <w:b/>
          <w:i/>
          <w:sz w:val="24"/>
        </w:rPr>
      </w:pPr>
      <w:r>
        <w:rPr>
          <w:b/>
          <w:i/>
          <w:sz w:val="24"/>
        </w:rPr>
        <w:t>Invitation to Tender</w:t>
      </w:r>
      <w:r w:rsidR="00584181">
        <w:rPr>
          <w:b/>
          <w:i/>
          <w:sz w:val="24"/>
        </w:rPr>
        <w:t xml:space="preserve"> and Tender</w:t>
      </w:r>
    </w:p>
    <w:p w14:paraId="7EC52B73" w14:textId="77777777" w:rsidR="003900BF" w:rsidRDefault="003900BF" w:rsidP="003900BF"/>
    <w:p w14:paraId="49D270BC" w14:textId="748A3B34" w:rsidR="003900BF" w:rsidRDefault="003900BF" w:rsidP="003900BF">
      <w:proofErr w:type="spellStart"/>
      <w:r>
        <w:rPr>
          <w:i/>
        </w:rPr>
        <w:t>LisbonMedical</w:t>
      </w:r>
      <w:proofErr w:type="spellEnd"/>
      <w:r>
        <w:t xml:space="preserve"> </w:t>
      </w:r>
      <w:r w:rsidR="00584181">
        <w:t xml:space="preserve">is short-listed and </w:t>
      </w:r>
      <w:r>
        <w:t>has passed the first stage of the restricted procedure which was directed towards the qualitative selection</w:t>
      </w:r>
      <w:r w:rsidR="00584181">
        <w:t xml:space="preserve"> process</w:t>
      </w:r>
      <w:r>
        <w:t xml:space="preserve">. </w:t>
      </w:r>
      <w:r w:rsidR="00584181">
        <w:t>Consequently</w:t>
      </w:r>
      <w:r>
        <w:t xml:space="preserve">, </w:t>
      </w:r>
      <w:proofErr w:type="spellStart"/>
      <w:r>
        <w:rPr>
          <w:i/>
        </w:rPr>
        <w:t>PublicHealthBerlin</w:t>
      </w:r>
      <w:proofErr w:type="spellEnd"/>
      <w:r>
        <w:rPr>
          <w:i/>
        </w:rPr>
        <w:t xml:space="preserve"> </w:t>
      </w:r>
      <w:r>
        <w:t xml:space="preserve">creates and sends an invitation via the </w:t>
      </w:r>
      <w:proofErr w:type="spellStart"/>
      <w:r w:rsidRPr="00205DDF">
        <w:rPr>
          <w:i/>
        </w:rPr>
        <w:t>PublicPurchase</w:t>
      </w:r>
      <w:proofErr w:type="spellEnd"/>
      <w:r>
        <w:t xml:space="preserve"> platform using the Peppol network. In our example </w:t>
      </w:r>
      <w:proofErr w:type="spellStart"/>
      <w:r>
        <w:rPr>
          <w:i/>
        </w:rPr>
        <w:t>LisbonMedical</w:t>
      </w:r>
      <w:proofErr w:type="spellEnd"/>
      <w:r>
        <w:rPr>
          <w:i/>
        </w:rPr>
        <w:t xml:space="preserve"> </w:t>
      </w:r>
      <w:r w:rsidRPr="003900BF">
        <w:rPr>
          <w:iCs/>
        </w:rPr>
        <w:t xml:space="preserve">will receive its invitation to tender through </w:t>
      </w:r>
      <w:r w:rsidR="00584181">
        <w:rPr>
          <w:iCs/>
        </w:rPr>
        <w:t xml:space="preserve">the </w:t>
      </w:r>
      <w:r w:rsidRPr="003900BF">
        <w:rPr>
          <w:iCs/>
        </w:rPr>
        <w:t>Plattform</w:t>
      </w:r>
      <w:r>
        <w:rPr>
          <w:i/>
        </w:rPr>
        <w:t xml:space="preserve"> </w:t>
      </w:r>
      <w:proofErr w:type="spellStart"/>
      <w:r>
        <w:rPr>
          <w:i/>
        </w:rPr>
        <w:t>PowerSeller</w:t>
      </w:r>
      <w:proofErr w:type="spellEnd"/>
      <w:r>
        <w:rPr>
          <w:i/>
        </w:rPr>
        <w:t>.</w:t>
      </w:r>
    </w:p>
    <w:p w14:paraId="2CD0499A" w14:textId="77777777" w:rsidR="00584181" w:rsidRDefault="00584181" w:rsidP="003900BF"/>
    <w:p w14:paraId="2D2AA55F" w14:textId="02BBF33E" w:rsidR="003900BF" w:rsidRDefault="003900BF" w:rsidP="00584181">
      <w:r>
        <w:t>The tendering process follows the same rules and procedures that have been described in the</w:t>
      </w:r>
      <w:r w:rsidR="00584181">
        <w:t xml:space="preserve"> first stage for submitting the qualification documents. Therefore, the next process steps are only illustrated in short. </w:t>
      </w:r>
    </w:p>
    <w:p w14:paraId="7716D556" w14:textId="77777777" w:rsidR="00584181" w:rsidRDefault="00584181" w:rsidP="00584181"/>
    <w:p w14:paraId="5BAEA922" w14:textId="69776960" w:rsidR="00584181" w:rsidRDefault="00584181" w:rsidP="00584181">
      <w:r>
        <w:t xml:space="preserve">Before the submission deadline </w:t>
      </w:r>
      <w:proofErr w:type="spellStart"/>
      <w:r w:rsidR="006F6146">
        <w:rPr>
          <w:i/>
        </w:rPr>
        <w:t>LisbonMedical</w:t>
      </w:r>
      <w:proofErr w:type="spellEnd"/>
      <w:r>
        <w:t xml:space="preserve"> </w:t>
      </w:r>
      <w:r w:rsidR="006F6146">
        <w:t>may</w:t>
      </w:r>
      <w:r>
        <w:t xml:space="preserve"> raise questions using the call for tender questions and answer process. The economic operator </w:t>
      </w:r>
      <w:proofErr w:type="spellStart"/>
      <w:r>
        <w:rPr>
          <w:i/>
        </w:rPr>
        <w:t>LisbonMedical</w:t>
      </w:r>
      <w:proofErr w:type="spellEnd"/>
      <w:r>
        <w:t xml:space="preserve"> </w:t>
      </w:r>
      <w:r w:rsidR="006F6146">
        <w:t xml:space="preserve">finally </w:t>
      </w:r>
      <w:r>
        <w:t xml:space="preserve">decides to submit a tender for the procedure </w:t>
      </w:r>
      <w:r w:rsidR="006F6146">
        <w:t>executed</w:t>
      </w:r>
      <w:r>
        <w:t xml:space="preserve"> by </w:t>
      </w:r>
      <w:proofErr w:type="spellStart"/>
      <w:r>
        <w:rPr>
          <w:i/>
        </w:rPr>
        <w:t>PublicHealthBerlin</w:t>
      </w:r>
      <w:proofErr w:type="spellEnd"/>
      <w:r>
        <w:t xml:space="preserve">. </w:t>
      </w:r>
      <w:r w:rsidR="006F6146">
        <w:t xml:space="preserve">It therefore </w:t>
      </w:r>
      <w:r>
        <w:t xml:space="preserve">sends the tender to the </w:t>
      </w:r>
      <w:proofErr w:type="spellStart"/>
      <w:r>
        <w:t>eTendering</w:t>
      </w:r>
      <w:proofErr w:type="spellEnd"/>
      <w:r>
        <w:t xml:space="preserve"> platform </w:t>
      </w:r>
      <w:proofErr w:type="spellStart"/>
      <w:r>
        <w:rPr>
          <w:i/>
        </w:rPr>
        <w:t>PublicPurchase</w:t>
      </w:r>
      <w:proofErr w:type="spellEnd"/>
      <w:r>
        <w:t xml:space="preserve"> used by </w:t>
      </w:r>
      <w:proofErr w:type="spellStart"/>
      <w:r>
        <w:rPr>
          <w:i/>
        </w:rPr>
        <w:t>PublicHealthBerlin</w:t>
      </w:r>
      <w:proofErr w:type="spellEnd"/>
      <w:r>
        <w:t xml:space="preserve">. Afterwards </w:t>
      </w:r>
      <w:proofErr w:type="spellStart"/>
      <w:r>
        <w:rPr>
          <w:i/>
        </w:rPr>
        <w:t>LisbonMedical</w:t>
      </w:r>
      <w:proofErr w:type="spellEnd"/>
      <w:r>
        <w:t xml:space="preserve"> receives a tender receipt from </w:t>
      </w:r>
      <w:proofErr w:type="spellStart"/>
      <w:r>
        <w:rPr>
          <w:i/>
        </w:rPr>
        <w:t>PublicPurchase</w:t>
      </w:r>
      <w:proofErr w:type="spellEnd"/>
      <w:r w:rsidR="006F6146">
        <w:t xml:space="preserve"> and may be able to withdraw the tender and to submit a new one. </w:t>
      </w:r>
    </w:p>
    <w:p w14:paraId="569B6114" w14:textId="77777777" w:rsidR="00584181" w:rsidRDefault="00584181" w:rsidP="00584181"/>
    <w:p w14:paraId="40109253" w14:textId="045C50C1" w:rsidR="00584181" w:rsidRDefault="004C0361" w:rsidP="00584181">
      <w:pPr>
        <w:rPr>
          <w:b/>
          <w:i/>
          <w:sz w:val="24"/>
        </w:rPr>
      </w:pPr>
      <w:r>
        <w:rPr>
          <w:b/>
          <w:i/>
          <w:sz w:val="24"/>
        </w:rPr>
        <w:t>Awarding</w:t>
      </w:r>
    </w:p>
    <w:p w14:paraId="56CA4168" w14:textId="508E1A43" w:rsidR="00584181" w:rsidRDefault="00584181" w:rsidP="00584181">
      <w:r>
        <w:rPr>
          <w:lang w:val="en-GB"/>
        </w:rPr>
        <w:t>On the opening date, t</w:t>
      </w:r>
      <w:r>
        <w:t xml:space="preserve">he contracting authority </w:t>
      </w:r>
      <w:proofErr w:type="spellStart"/>
      <w:r>
        <w:rPr>
          <w:i/>
        </w:rPr>
        <w:t>PublicHealthBerlin</w:t>
      </w:r>
      <w:proofErr w:type="spellEnd"/>
      <w:r>
        <w:t xml:space="preserve"> examines the </w:t>
      </w:r>
      <w:r w:rsidR="006F6146">
        <w:t>tenders</w:t>
      </w:r>
      <w:r>
        <w:t xml:space="preserve"> and evaluates them. Throughout the </w:t>
      </w:r>
      <w:r w:rsidR="006F6146">
        <w:t>evaluation</w:t>
      </w:r>
      <w:r>
        <w:t xml:space="preserve"> process, </w:t>
      </w:r>
      <w:proofErr w:type="spellStart"/>
      <w:r>
        <w:rPr>
          <w:i/>
        </w:rPr>
        <w:t>PublicHealthBerlin</w:t>
      </w:r>
      <w:proofErr w:type="spellEnd"/>
      <w:r>
        <w:t xml:space="preserve"> raises a question related to the </w:t>
      </w:r>
      <w:r w:rsidR="006F6146">
        <w:t>tender</w:t>
      </w:r>
      <w:r>
        <w:t xml:space="preserve"> received from </w:t>
      </w:r>
      <w:proofErr w:type="spellStart"/>
      <w:r>
        <w:rPr>
          <w:i/>
        </w:rPr>
        <w:t>LisbonMedical</w:t>
      </w:r>
      <w:proofErr w:type="spellEnd"/>
      <w:r>
        <w:t xml:space="preserve"> and receives an answer through the </w:t>
      </w:r>
      <w:proofErr w:type="spellStart"/>
      <w:r>
        <w:t>Peppol</w:t>
      </w:r>
      <w:proofErr w:type="spellEnd"/>
      <w:r>
        <w:t xml:space="preserve"> </w:t>
      </w:r>
      <w:proofErr w:type="spellStart"/>
      <w:r>
        <w:t>eTendering</w:t>
      </w:r>
      <w:proofErr w:type="spellEnd"/>
      <w:r>
        <w:t xml:space="preserve"> interface</w:t>
      </w:r>
      <w:r w:rsidR="006F6146">
        <w:t xml:space="preserve"> of </w:t>
      </w:r>
      <w:proofErr w:type="spellStart"/>
      <w:r w:rsidR="006F6146">
        <w:rPr>
          <w:i/>
        </w:rPr>
        <w:t>PowerSeller</w:t>
      </w:r>
      <w:proofErr w:type="spellEnd"/>
      <w:r>
        <w:t xml:space="preserve">. </w:t>
      </w:r>
    </w:p>
    <w:p w14:paraId="283C2905" w14:textId="77777777" w:rsidR="00584181" w:rsidRDefault="00584181" w:rsidP="00584181"/>
    <w:p w14:paraId="0240D923" w14:textId="372216E8" w:rsidR="006F6146" w:rsidRDefault="006F6146" w:rsidP="006F6146">
      <w:r>
        <w:t xml:space="preserve">The contracting body </w:t>
      </w:r>
      <w:proofErr w:type="spellStart"/>
      <w:r w:rsidRPr="006F6146">
        <w:rPr>
          <w:i/>
          <w:iCs/>
        </w:rPr>
        <w:t>PublicHealthBerlin</w:t>
      </w:r>
      <w:proofErr w:type="spellEnd"/>
      <w:r>
        <w:t xml:space="preserve"> awards the contract for X-ray devices to </w:t>
      </w:r>
      <w:proofErr w:type="spellStart"/>
      <w:r w:rsidRPr="006F6146">
        <w:rPr>
          <w:i/>
          <w:iCs/>
        </w:rPr>
        <w:t>LisbonMedical</w:t>
      </w:r>
      <w:proofErr w:type="spellEnd"/>
      <w:r>
        <w:t xml:space="preserve">. It prepares awarding notifications for each bidder with individual reasons for failure or success containing information about the winning economic operator. The awarding notification for </w:t>
      </w:r>
      <w:proofErr w:type="spellStart"/>
      <w:r w:rsidRPr="006F6146">
        <w:rPr>
          <w:i/>
          <w:iCs/>
        </w:rPr>
        <w:t>LisbonMedical</w:t>
      </w:r>
      <w:proofErr w:type="spellEnd"/>
      <w:r>
        <w:t xml:space="preserve"> additionally includes a draft contract. After that, the platform </w:t>
      </w:r>
      <w:proofErr w:type="spellStart"/>
      <w:r w:rsidRPr="006F6146">
        <w:rPr>
          <w:i/>
          <w:iCs/>
        </w:rPr>
        <w:t>PublicPurchase</w:t>
      </w:r>
      <w:proofErr w:type="spellEnd"/>
      <w:r>
        <w:t xml:space="preserve"> simultaneously sends the awarding notifications to each economic operator that submitted a tender.</w:t>
      </w:r>
    </w:p>
    <w:p w14:paraId="69C7CEF5" w14:textId="77777777" w:rsidR="006F6146" w:rsidRDefault="006F6146" w:rsidP="006F6146"/>
    <w:p w14:paraId="00484B9D" w14:textId="338A0E12" w:rsidR="003900BF" w:rsidRDefault="006F6146" w:rsidP="00907482">
      <w:r>
        <w:t xml:space="preserve">After the stand-still period, the contracting body </w:t>
      </w:r>
      <w:proofErr w:type="spellStart"/>
      <w:r w:rsidRPr="006F6146">
        <w:rPr>
          <w:i/>
          <w:iCs/>
        </w:rPr>
        <w:t>PublicHealthBerlin</w:t>
      </w:r>
      <w:proofErr w:type="spellEnd"/>
      <w:r>
        <w:t xml:space="preserve"> publishes the contract award notification on relevant Notification Platforms according to the notification examples given in the previous section.</w:t>
      </w:r>
    </w:p>
    <w:p w14:paraId="52B6BCD1" w14:textId="77777777" w:rsidR="003900BF" w:rsidRDefault="003900BF" w:rsidP="003900BF">
      <w:pPr>
        <w:keepNext/>
      </w:pPr>
      <w:r>
        <w:rPr>
          <w:noProof/>
        </w:rPr>
        <w:lastRenderedPageBreak/>
        <w:drawing>
          <wp:inline distT="0" distB="0" distL="0" distR="0" wp14:anchorId="5DA740AC" wp14:editId="7EBF8452">
            <wp:extent cx="6056986" cy="8725513"/>
            <wp:effectExtent l="0" t="0" r="1270" b="0"/>
            <wp:docPr id="490986466" name="Grafik 5" descr="Ein Bild, das Text, parallel, Screensho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86466" name="Grafik 5" descr="Ein Bild, das Text, parallel, Screenshot, Zahl enthält.&#10;&#10;Automatisch generierte Beschreibung"/>
                    <pic:cNvPicPr/>
                  </pic:nvPicPr>
                  <pic:blipFill>
                    <a:blip r:embed="rId84">
                      <a:extLst>
                        <a:ext uri="{28A0092B-C50C-407E-A947-70E740481C1C}">
                          <a14:useLocalDpi xmlns:a14="http://schemas.microsoft.com/office/drawing/2010/main" val="0"/>
                        </a:ext>
                      </a:extLst>
                    </a:blip>
                    <a:stretch>
                      <a:fillRect/>
                    </a:stretch>
                  </pic:blipFill>
                  <pic:spPr>
                    <a:xfrm>
                      <a:off x="0" y="0"/>
                      <a:ext cx="6059530" cy="8729177"/>
                    </a:xfrm>
                    <a:prstGeom prst="rect">
                      <a:avLst/>
                    </a:prstGeom>
                  </pic:spPr>
                </pic:pic>
              </a:graphicData>
            </a:graphic>
          </wp:inline>
        </w:drawing>
      </w:r>
    </w:p>
    <w:p w14:paraId="24CF9C9D" w14:textId="2B75C588" w:rsidR="003900BF" w:rsidRDefault="003900BF" w:rsidP="006F6146">
      <w:pPr>
        <w:pStyle w:val="Beschriftung"/>
        <w:jc w:val="center"/>
      </w:pPr>
      <w:bookmarkStart w:id="212" w:name="_Ref156578405"/>
      <w:bookmarkStart w:id="213" w:name="_Toc162022432"/>
      <w:r>
        <w:t xml:space="preserve">Figure </w:t>
      </w:r>
      <w:r>
        <w:fldChar w:fldCharType="begin"/>
      </w:r>
      <w:r>
        <w:instrText xml:space="preserve"> SEQ Figure \* ARABIC </w:instrText>
      </w:r>
      <w:r>
        <w:fldChar w:fldCharType="separate"/>
      </w:r>
      <w:r w:rsidR="00AD0F80">
        <w:rPr>
          <w:noProof/>
        </w:rPr>
        <w:t>4</w:t>
      </w:r>
      <w:r>
        <w:fldChar w:fldCharType="end"/>
      </w:r>
      <w:r>
        <w:t>: Flow of Transactions in Restricted procedure Key Example (Second Stage)</w:t>
      </w:r>
      <w:bookmarkEnd w:id="212"/>
      <w:bookmarkEnd w:id="213"/>
    </w:p>
    <w:p w14:paraId="2DEB51EC" w14:textId="77777777" w:rsidR="001A1DCA" w:rsidRDefault="001A1DCA" w:rsidP="00907482"/>
    <w:p w14:paraId="0C994655" w14:textId="77777777" w:rsidR="00C16F57" w:rsidRPr="00C16F57" w:rsidRDefault="00C16F57" w:rsidP="00C16F57">
      <w:pPr>
        <w:rPr>
          <w:lang w:val="nb-NO"/>
        </w:rPr>
      </w:pPr>
    </w:p>
    <w:p w14:paraId="6B7B17B6" w14:textId="5C70E101" w:rsidR="004D0862" w:rsidRPr="004D0862" w:rsidRDefault="004D0862" w:rsidP="004D0862">
      <w:pPr>
        <w:rPr>
          <w:lang w:val="nb-NO"/>
        </w:rPr>
        <w:sectPr w:rsidR="004D0862" w:rsidRPr="004D0862" w:rsidSect="00BB5466">
          <w:headerReference w:type="default" r:id="rId85"/>
          <w:footerReference w:type="default" r:id="rId86"/>
          <w:pgSz w:w="11920" w:h="16840"/>
          <w:pgMar w:top="941" w:right="1021" w:bottom="1134" w:left="862" w:header="57" w:footer="765" w:gutter="0"/>
          <w:cols w:space="708"/>
          <w:docGrid w:linePitch="360"/>
        </w:sectPr>
      </w:pPr>
    </w:p>
    <w:p w14:paraId="295EBC16" w14:textId="45903823" w:rsidR="00093540" w:rsidRDefault="007E0D3B">
      <w:pPr>
        <w:pStyle w:val="berschrift1"/>
      </w:pPr>
      <w:bookmarkStart w:id="214" w:name="_Toc162022359"/>
      <w:r>
        <w:lastRenderedPageBreak/>
        <w:t>Two-Stage Procedures</w:t>
      </w:r>
      <w:r w:rsidR="00F211B0">
        <w:t xml:space="preserve"> – </w:t>
      </w:r>
      <w:r w:rsidR="00463B5C">
        <w:t xml:space="preserve">Actors, </w:t>
      </w:r>
      <w:proofErr w:type="gramStart"/>
      <w:r w:rsidR="00463B5C">
        <w:t>Roles</w:t>
      </w:r>
      <w:proofErr w:type="gramEnd"/>
      <w:r w:rsidR="00463B5C">
        <w:t xml:space="preserve"> and Use Cases</w:t>
      </w:r>
      <w:bookmarkEnd w:id="214"/>
    </w:p>
    <w:p w14:paraId="295EBC17" w14:textId="69278A32" w:rsidR="00093540" w:rsidRDefault="00A045BC">
      <w:pPr>
        <w:pStyle w:val="berschrift2"/>
      </w:pPr>
      <w:bookmarkStart w:id="215" w:name="_Toc162022360"/>
      <w:r>
        <w:t>Actors and Roles</w:t>
      </w:r>
      <w:bookmarkEnd w:id="215"/>
      <w:r w:rsidR="00454348">
        <w:t xml:space="preserve"> </w:t>
      </w:r>
    </w:p>
    <w:p w14:paraId="295EBC18" w14:textId="77777777" w:rsidR="00093540" w:rsidRDefault="00A045BC">
      <w:r>
        <w:t>The following business partners participate in this profile, acting in the roles as defined below.</w:t>
      </w:r>
    </w:p>
    <w:p w14:paraId="295EBC19" w14:textId="77777777" w:rsidR="00093540" w:rsidRDefault="00093540"/>
    <w:p w14:paraId="295EBC1A" w14:textId="050FDAD9" w:rsidR="00093540" w:rsidRDefault="00A045BC">
      <w:pPr>
        <w:pStyle w:val="Beschriftung"/>
        <w:keepNext/>
        <w:jc w:val="center"/>
      </w:pPr>
      <w:bookmarkStart w:id="216" w:name="_Toc162022424"/>
      <w:r>
        <w:t xml:space="preserve">Table </w:t>
      </w:r>
      <w:r>
        <w:fldChar w:fldCharType="begin"/>
      </w:r>
      <w:r>
        <w:instrText xml:space="preserve"> SEQ Table \* ARABIC </w:instrText>
      </w:r>
      <w:r>
        <w:fldChar w:fldCharType="separate"/>
      </w:r>
      <w:r w:rsidR="00AD0F80">
        <w:rPr>
          <w:noProof/>
        </w:rPr>
        <w:t>4</w:t>
      </w:r>
      <w:r>
        <w:fldChar w:fldCharType="end"/>
      </w:r>
      <w:r>
        <w:t>: Business partners</w:t>
      </w:r>
      <w:bookmarkEnd w:id="216"/>
    </w:p>
    <w:tbl>
      <w:tblPr>
        <w:tblW w:w="91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2127"/>
        <w:gridCol w:w="7053"/>
      </w:tblGrid>
      <w:tr w:rsidR="00093540" w14:paraId="295EBC1D" w14:textId="77777777">
        <w:trPr>
          <w:cantSplit/>
          <w:tblHeader/>
        </w:trPr>
        <w:tc>
          <w:tcPr>
            <w:tcW w:w="2127" w:type="dxa"/>
            <w:shd w:val="clear" w:color="D9D9D9" w:fill="D9D9D9" w:themeFill="background1" w:themeFillShade="D9"/>
          </w:tcPr>
          <w:p w14:paraId="295EBC1B" w14:textId="77777777" w:rsidR="00093540" w:rsidRDefault="00A045BC">
            <w:pPr>
              <w:pStyle w:val="Textkrper"/>
              <w:jc w:val="center"/>
              <w:rPr>
                <w:rFonts w:ascii="Calibri" w:hAnsi="Calibri" w:cs="Calibri"/>
                <w:b/>
                <w:bCs/>
                <w:lang w:eastAsia="en-US"/>
              </w:rPr>
            </w:pPr>
            <w:r>
              <w:rPr>
                <w:rFonts w:ascii="Calibri" w:hAnsi="Calibri" w:cs="Calibri"/>
                <w:b/>
                <w:bCs/>
                <w:lang w:eastAsia="en-US"/>
              </w:rPr>
              <w:t>Business partners</w:t>
            </w:r>
          </w:p>
        </w:tc>
        <w:tc>
          <w:tcPr>
            <w:tcW w:w="7053" w:type="dxa"/>
            <w:shd w:val="clear" w:color="D9D9D9" w:fill="D9D9D9" w:themeFill="background1" w:themeFillShade="D9"/>
          </w:tcPr>
          <w:p w14:paraId="295EBC1C" w14:textId="77777777" w:rsidR="00093540" w:rsidRDefault="00A045BC">
            <w:pPr>
              <w:pStyle w:val="Textkrper"/>
              <w:jc w:val="center"/>
              <w:rPr>
                <w:rFonts w:ascii="Calibri" w:hAnsi="Calibri" w:cs="Calibri"/>
                <w:b/>
                <w:bCs/>
                <w:lang w:eastAsia="en-US"/>
              </w:rPr>
            </w:pPr>
            <w:r>
              <w:rPr>
                <w:rFonts w:ascii="Calibri" w:hAnsi="Calibri" w:cs="Calibri"/>
                <w:b/>
                <w:bCs/>
                <w:lang w:eastAsia="en-US"/>
              </w:rPr>
              <w:t>Description</w:t>
            </w:r>
          </w:p>
        </w:tc>
      </w:tr>
      <w:tr w:rsidR="00093540" w14:paraId="295EBC20" w14:textId="77777777">
        <w:trPr>
          <w:cantSplit/>
        </w:trPr>
        <w:tc>
          <w:tcPr>
            <w:tcW w:w="2127" w:type="dxa"/>
          </w:tcPr>
          <w:p w14:paraId="295EBC1E" w14:textId="77777777" w:rsidR="00093540" w:rsidRDefault="00A045BC">
            <w:pPr>
              <w:pStyle w:val="Textkrper"/>
              <w:rPr>
                <w:rFonts w:ascii="Calibri" w:hAnsi="Calibri" w:cs="Calibri"/>
              </w:rPr>
            </w:pPr>
            <w:r>
              <w:rPr>
                <w:rFonts w:ascii="Calibri" w:hAnsi="Calibri" w:cs="Calibri"/>
              </w:rPr>
              <w:t>Customer</w:t>
            </w:r>
          </w:p>
        </w:tc>
        <w:tc>
          <w:tcPr>
            <w:tcW w:w="7053" w:type="dxa"/>
          </w:tcPr>
          <w:p w14:paraId="295EBC1F" w14:textId="41F018C6" w:rsidR="00093540" w:rsidRDefault="00A045BC">
            <w:pPr>
              <w:pStyle w:val="Textkrper"/>
              <w:rPr>
                <w:rFonts w:ascii="Calibri" w:hAnsi="Calibri" w:cs="Calibri"/>
              </w:rPr>
            </w:pPr>
            <w:r>
              <w:rPr>
                <w:rFonts w:ascii="Calibri" w:hAnsi="Calibri" w:cs="Calibri"/>
              </w:rPr>
              <w:t xml:space="preserve">The Customer is the legal person or organization who is in demand of a product, </w:t>
            </w:r>
            <w:del w:id="217" w:author="Dall, Gabriele" w:date="2024-04-03T08:29:00Z">
              <w:r w:rsidDel="00756E94">
                <w:rPr>
                  <w:rFonts w:ascii="Calibri" w:hAnsi="Calibri" w:cs="Calibri"/>
                </w:rPr>
                <w:delText>service</w:delText>
              </w:r>
            </w:del>
            <w:ins w:id="218" w:author="Dall, Gabriele" w:date="2024-04-03T08:29:00Z">
              <w:r w:rsidR="00756E94">
                <w:rPr>
                  <w:rFonts w:ascii="Calibri" w:hAnsi="Calibri" w:cs="Calibri"/>
                </w:rPr>
                <w:t>service,</w:t>
              </w:r>
            </w:ins>
            <w:r>
              <w:rPr>
                <w:rFonts w:ascii="Calibri" w:hAnsi="Calibri" w:cs="Calibri"/>
              </w:rPr>
              <w:t xml:space="preserve"> or work. Examples of customer roles are Buyer, Consignee, </w:t>
            </w:r>
            <w:del w:id="219" w:author="Dall, Gabriele" w:date="2024-04-03T08:29:00Z">
              <w:r w:rsidDel="00B82F47">
                <w:rPr>
                  <w:rFonts w:ascii="Calibri" w:hAnsi="Calibri" w:cs="Calibri"/>
                </w:rPr>
                <w:delText>Debtor</w:delText>
              </w:r>
            </w:del>
            <w:ins w:id="220" w:author="Dall, Gabriele" w:date="2024-04-03T08:29:00Z">
              <w:r w:rsidR="00B82F47">
                <w:rPr>
                  <w:rFonts w:ascii="Calibri" w:hAnsi="Calibri" w:cs="Calibri"/>
                </w:rPr>
                <w:t>Debtor,</w:t>
              </w:r>
            </w:ins>
            <w:r>
              <w:rPr>
                <w:rFonts w:ascii="Calibri" w:hAnsi="Calibri" w:cs="Calibri"/>
              </w:rPr>
              <w:t xml:space="preserve"> and contracting body.</w:t>
            </w:r>
          </w:p>
        </w:tc>
      </w:tr>
      <w:tr w:rsidR="00093540" w14:paraId="295EBC23" w14:textId="77777777">
        <w:trPr>
          <w:cantSplit/>
        </w:trPr>
        <w:tc>
          <w:tcPr>
            <w:tcW w:w="2127" w:type="dxa"/>
          </w:tcPr>
          <w:p w14:paraId="295EBC21" w14:textId="77777777" w:rsidR="00093540" w:rsidRDefault="00A045BC">
            <w:pPr>
              <w:pStyle w:val="Textkrper"/>
              <w:rPr>
                <w:rFonts w:ascii="Calibri" w:hAnsi="Calibri" w:cs="Calibri"/>
              </w:rPr>
            </w:pPr>
            <w:r>
              <w:rPr>
                <w:rFonts w:ascii="Calibri" w:hAnsi="Calibri" w:cs="Calibri"/>
              </w:rPr>
              <w:t>Supplier</w:t>
            </w:r>
          </w:p>
        </w:tc>
        <w:tc>
          <w:tcPr>
            <w:tcW w:w="7053" w:type="dxa"/>
          </w:tcPr>
          <w:p w14:paraId="295EBC22" w14:textId="6AF81416" w:rsidR="00093540" w:rsidRDefault="00A045BC">
            <w:pPr>
              <w:pStyle w:val="Textkrper"/>
              <w:rPr>
                <w:rFonts w:ascii="Calibri" w:hAnsi="Calibri" w:cs="Calibri"/>
              </w:rPr>
            </w:pPr>
            <w:r>
              <w:rPr>
                <w:rFonts w:ascii="Calibri" w:hAnsi="Calibri" w:cs="Calibri"/>
              </w:rPr>
              <w:t xml:space="preserve">The Supplier is the legal person or organization who provides a product, service or works. Examples of Supplier roles are Seller, Consignor, </w:t>
            </w:r>
            <w:del w:id="221" w:author="Dall, Gabriele" w:date="2024-04-03T08:29:00Z">
              <w:r w:rsidDel="00B82F47">
                <w:rPr>
                  <w:rFonts w:ascii="Calibri" w:hAnsi="Calibri" w:cs="Calibri"/>
                </w:rPr>
                <w:delText>Creditor</w:delText>
              </w:r>
            </w:del>
            <w:ins w:id="222" w:author="Dall, Gabriele" w:date="2024-04-03T08:29:00Z">
              <w:r w:rsidR="00B82F47">
                <w:rPr>
                  <w:rFonts w:ascii="Calibri" w:hAnsi="Calibri" w:cs="Calibri"/>
                </w:rPr>
                <w:t>Creditor,</w:t>
              </w:r>
            </w:ins>
            <w:r>
              <w:rPr>
                <w:rFonts w:ascii="Calibri" w:hAnsi="Calibri" w:cs="Calibri"/>
              </w:rPr>
              <w:t xml:space="preserve"> and economic operator.</w:t>
            </w:r>
          </w:p>
        </w:tc>
      </w:tr>
      <w:tr w:rsidR="00093540" w14:paraId="295EBC26" w14:textId="77777777">
        <w:trPr>
          <w:cantSplit/>
        </w:trPr>
        <w:tc>
          <w:tcPr>
            <w:tcW w:w="2127" w:type="dxa"/>
            <w:tcBorders>
              <w:top w:val="single" w:sz="4" w:space="0" w:color="auto"/>
              <w:left w:val="single" w:sz="4" w:space="0" w:color="auto"/>
              <w:bottom w:val="single" w:sz="4" w:space="0" w:color="auto"/>
              <w:right w:val="single" w:sz="4" w:space="0" w:color="auto"/>
            </w:tcBorders>
          </w:tcPr>
          <w:p w14:paraId="295EBC24" w14:textId="77777777" w:rsidR="00093540" w:rsidRDefault="00A045BC">
            <w:pPr>
              <w:pStyle w:val="Textkrper"/>
              <w:rPr>
                <w:rFonts w:ascii="Calibri" w:hAnsi="Calibri" w:cs="Calibri"/>
              </w:rPr>
            </w:pPr>
            <w:r>
              <w:rPr>
                <w:rFonts w:ascii="Calibri" w:hAnsi="Calibri" w:cs="Calibri"/>
              </w:rPr>
              <w:t>Governmental or private organization</w:t>
            </w:r>
          </w:p>
        </w:tc>
        <w:tc>
          <w:tcPr>
            <w:tcW w:w="7053" w:type="dxa"/>
            <w:tcBorders>
              <w:top w:val="single" w:sz="4" w:space="0" w:color="auto"/>
              <w:left w:val="single" w:sz="4" w:space="0" w:color="auto"/>
              <w:bottom w:val="single" w:sz="4" w:space="0" w:color="auto"/>
              <w:right w:val="single" w:sz="4" w:space="0" w:color="auto"/>
            </w:tcBorders>
          </w:tcPr>
          <w:p w14:paraId="295EBC25" w14:textId="77777777" w:rsidR="00093540" w:rsidRDefault="00A045BC">
            <w:pPr>
              <w:pStyle w:val="Textkrper"/>
              <w:rPr>
                <w:rFonts w:ascii="Calibri" w:hAnsi="Calibri" w:cs="Calibri"/>
              </w:rPr>
            </w:pPr>
            <w:r>
              <w:rPr>
                <w:rFonts w:ascii="Calibri" w:hAnsi="Calibri" w:cs="Calibri"/>
              </w:rPr>
              <w:t>Any organisation.</w:t>
            </w:r>
          </w:p>
        </w:tc>
      </w:tr>
    </w:tbl>
    <w:p w14:paraId="295EBC27" w14:textId="77777777" w:rsidR="00093540" w:rsidRDefault="00093540">
      <w:pPr>
        <w:rPr>
          <w:rFonts w:cs="Calibri"/>
          <w:sz w:val="20"/>
          <w:szCs w:val="20"/>
        </w:rPr>
      </w:pPr>
    </w:p>
    <w:p w14:paraId="295EBC28" w14:textId="69C84577" w:rsidR="00093540" w:rsidRDefault="00A045BC">
      <w:pPr>
        <w:pStyle w:val="Beschriftung"/>
        <w:keepNext/>
        <w:jc w:val="center"/>
      </w:pPr>
      <w:bookmarkStart w:id="223" w:name="_Toc162022425"/>
      <w:r>
        <w:t xml:space="preserve">Table </w:t>
      </w:r>
      <w:r>
        <w:fldChar w:fldCharType="begin"/>
      </w:r>
      <w:r>
        <w:instrText xml:space="preserve"> SEQ Table \* ARABIC </w:instrText>
      </w:r>
      <w:r>
        <w:fldChar w:fldCharType="separate"/>
      </w:r>
      <w:r w:rsidR="00AD0F80">
        <w:rPr>
          <w:noProof/>
        </w:rPr>
        <w:t>5</w:t>
      </w:r>
      <w:r>
        <w:fldChar w:fldCharType="end"/>
      </w:r>
      <w:r>
        <w:t>: Roles &amp; Actors</w:t>
      </w:r>
      <w:r w:rsidR="00454348">
        <w:t xml:space="preserve"> (Standard)</w:t>
      </w:r>
      <w:bookmarkEnd w:id="223"/>
    </w:p>
    <w:tbl>
      <w:tblPr>
        <w:tblW w:w="9214"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2127"/>
        <w:gridCol w:w="7087"/>
      </w:tblGrid>
      <w:tr w:rsidR="00093540" w14:paraId="295EBC2B" w14:textId="77777777">
        <w:trPr>
          <w:tblHeader/>
        </w:trPr>
        <w:tc>
          <w:tcPr>
            <w:tcW w:w="2127" w:type="dxa"/>
            <w:shd w:val="clear" w:color="D9D9D9" w:fill="D9D9D9" w:themeFill="background1" w:themeFillShade="D9"/>
          </w:tcPr>
          <w:p w14:paraId="295EBC29" w14:textId="77777777" w:rsidR="00093540" w:rsidRDefault="00A045BC">
            <w:pPr>
              <w:pStyle w:val="Textkrper"/>
              <w:jc w:val="center"/>
              <w:rPr>
                <w:rFonts w:ascii="Calibri" w:hAnsi="Calibri" w:cs="Calibri"/>
                <w:b/>
                <w:bCs/>
                <w:lang w:eastAsia="en-US"/>
              </w:rPr>
            </w:pPr>
            <w:r>
              <w:rPr>
                <w:rFonts w:ascii="Calibri" w:hAnsi="Calibri" w:cs="Calibri"/>
                <w:b/>
                <w:bCs/>
                <w:lang w:eastAsia="en-US"/>
              </w:rPr>
              <w:t>Roles &amp; Actors</w:t>
            </w:r>
          </w:p>
        </w:tc>
        <w:tc>
          <w:tcPr>
            <w:tcW w:w="7087" w:type="dxa"/>
            <w:shd w:val="clear" w:color="D9D9D9" w:fill="D9D9D9" w:themeFill="background1" w:themeFillShade="D9"/>
          </w:tcPr>
          <w:p w14:paraId="295EBC2A" w14:textId="77777777" w:rsidR="00093540" w:rsidRDefault="00A045BC">
            <w:pPr>
              <w:pStyle w:val="Textkrper"/>
              <w:jc w:val="center"/>
              <w:rPr>
                <w:rFonts w:ascii="Calibri" w:hAnsi="Calibri" w:cs="Calibri"/>
                <w:b/>
                <w:bCs/>
                <w:lang w:eastAsia="en-US"/>
              </w:rPr>
            </w:pPr>
            <w:r>
              <w:rPr>
                <w:rFonts w:ascii="Calibri" w:hAnsi="Calibri" w:cs="Calibri"/>
                <w:b/>
                <w:bCs/>
                <w:lang w:eastAsia="en-US"/>
              </w:rPr>
              <w:t>Description</w:t>
            </w:r>
          </w:p>
        </w:tc>
      </w:tr>
      <w:tr w:rsidR="00093540" w14:paraId="295EBC2E" w14:textId="77777777">
        <w:tc>
          <w:tcPr>
            <w:tcW w:w="2127" w:type="dxa"/>
          </w:tcPr>
          <w:p w14:paraId="295EBC2C" w14:textId="77777777" w:rsidR="00093540" w:rsidRDefault="00A045BC">
            <w:pPr>
              <w:pStyle w:val="Textkrper"/>
              <w:rPr>
                <w:rFonts w:ascii="Calibri" w:hAnsi="Calibri" w:cs="Calibri"/>
              </w:rPr>
            </w:pPr>
            <w:r>
              <w:rPr>
                <w:rFonts w:ascii="Calibri" w:hAnsi="Calibri" w:cs="Calibri"/>
              </w:rPr>
              <w:t>Contracting Authority (CA)</w:t>
            </w:r>
          </w:p>
        </w:tc>
        <w:tc>
          <w:tcPr>
            <w:tcW w:w="7087" w:type="dxa"/>
          </w:tcPr>
          <w:p w14:paraId="295EBC2D" w14:textId="488C64DB" w:rsidR="00093540" w:rsidRDefault="00A045BC">
            <w:pPr>
              <w:pStyle w:val="Textkrper"/>
              <w:rPr>
                <w:rFonts w:ascii="Calibri" w:hAnsi="Calibri" w:cs="Calibri"/>
                <w:lang w:eastAsia="en-US"/>
              </w:rPr>
            </w:pPr>
            <w:r>
              <w:rPr>
                <w:rFonts w:ascii="Calibri" w:hAnsi="Calibri" w:cs="Calibri"/>
                <w:lang w:eastAsia="en-US"/>
              </w:rPr>
              <w:t xml:space="preserve">The contracting authority or contracting entity who is buying supplies, </w:t>
            </w:r>
            <w:del w:id="224" w:author="Dall, Gabriele" w:date="2024-04-03T08:29:00Z">
              <w:r w:rsidDel="00756E94">
                <w:rPr>
                  <w:rFonts w:ascii="Calibri" w:hAnsi="Calibri" w:cs="Calibri"/>
                  <w:lang w:eastAsia="en-US"/>
                </w:rPr>
                <w:delText>services</w:delText>
              </w:r>
            </w:del>
            <w:ins w:id="225" w:author="Dall, Gabriele" w:date="2024-04-03T08:29:00Z">
              <w:r w:rsidR="00756E94">
                <w:rPr>
                  <w:rFonts w:ascii="Calibri" w:hAnsi="Calibri" w:cs="Calibri"/>
                  <w:lang w:eastAsia="en-US"/>
                </w:rPr>
                <w:t>services,</w:t>
              </w:r>
            </w:ins>
            <w:r>
              <w:rPr>
                <w:rFonts w:ascii="Calibri" w:hAnsi="Calibri" w:cs="Calibri"/>
                <w:lang w:eastAsia="en-US"/>
              </w:rPr>
              <w:t xml:space="preserve"> or tendering works.</w:t>
            </w:r>
          </w:p>
        </w:tc>
      </w:tr>
      <w:tr w:rsidR="00093540" w14:paraId="295EBC31" w14:textId="77777777">
        <w:tc>
          <w:tcPr>
            <w:tcW w:w="2127" w:type="dxa"/>
          </w:tcPr>
          <w:p w14:paraId="295EBC2F" w14:textId="77777777" w:rsidR="00093540" w:rsidRDefault="00A045BC">
            <w:pPr>
              <w:pStyle w:val="Textkrper"/>
              <w:rPr>
                <w:rFonts w:ascii="Calibri" w:hAnsi="Calibri" w:cs="Calibri"/>
              </w:rPr>
            </w:pPr>
            <w:r>
              <w:rPr>
                <w:rFonts w:ascii="Calibri" w:hAnsi="Calibri" w:cs="Calibri"/>
              </w:rPr>
              <w:t>Economic operator (EO)</w:t>
            </w:r>
          </w:p>
        </w:tc>
        <w:tc>
          <w:tcPr>
            <w:tcW w:w="7087" w:type="dxa"/>
          </w:tcPr>
          <w:p w14:paraId="295EBC30" w14:textId="77777777" w:rsidR="00093540" w:rsidRDefault="00A045BC">
            <w:pPr>
              <w:pStyle w:val="Textkrper"/>
              <w:rPr>
                <w:rFonts w:ascii="Calibri" w:hAnsi="Calibri" w:cs="Calibri"/>
              </w:rPr>
            </w:pPr>
            <w:r>
              <w:rPr>
                <w:rFonts w:ascii="Calibri" w:hAnsi="Calibri" w:cs="Calibri"/>
              </w:rPr>
              <w:t>Party participating with a bid in a procurement process to sell goods, services or works.</w:t>
            </w:r>
          </w:p>
        </w:tc>
      </w:tr>
      <w:tr w:rsidR="00093540" w14:paraId="295EBC34" w14:textId="77777777">
        <w:tc>
          <w:tcPr>
            <w:tcW w:w="2127" w:type="dxa"/>
            <w:tcBorders>
              <w:top w:val="single" w:sz="4" w:space="0" w:color="auto"/>
              <w:left w:val="single" w:sz="4" w:space="0" w:color="auto"/>
              <w:bottom w:val="single" w:sz="4" w:space="0" w:color="auto"/>
              <w:right w:val="single" w:sz="4" w:space="0" w:color="auto"/>
            </w:tcBorders>
          </w:tcPr>
          <w:p w14:paraId="295EBC32" w14:textId="77777777" w:rsidR="00093540" w:rsidRDefault="00A045BC">
            <w:pPr>
              <w:pStyle w:val="Textkrper"/>
              <w:rPr>
                <w:rFonts w:ascii="Calibri" w:hAnsi="Calibri" w:cs="Calibri"/>
              </w:rPr>
            </w:pPr>
            <w:r>
              <w:rPr>
                <w:rFonts w:ascii="Calibri" w:hAnsi="Calibri" w:cs="Calibri"/>
              </w:rPr>
              <w:t>Publication Body (PB)</w:t>
            </w:r>
          </w:p>
        </w:tc>
        <w:tc>
          <w:tcPr>
            <w:tcW w:w="7087" w:type="dxa"/>
            <w:tcBorders>
              <w:top w:val="single" w:sz="4" w:space="0" w:color="auto"/>
              <w:left w:val="single" w:sz="4" w:space="0" w:color="auto"/>
              <w:bottom w:val="single" w:sz="4" w:space="0" w:color="auto"/>
              <w:right w:val="single" w:sz="4" w:space="0" w:color="auto"/>
            </w:tcBorders>
          </w:tcPr>
          <w:p w14:paraId="295EBC33" w14:textId="08CBB9D5" w:rsidR="00093540" w:rsidRDefault="00A045BC">
            <w:pPr>
              <w:pStyle w:val="Textkrper"/>
              <w:rPr>
                <w:rFonts w:ascii="Calibri" w:hAnsi="Calibri" w:cs="Calibri"/>
              </w:rPr>
            </w:pPr>
            <w:r>
              <w:rPr>
                <w:rFonts w:ascii="Calibri" w:hAnsi="Calibri" w:cs="Calibri"/>
              </w:rPr>
              <w:t xml:space="preserve">A Pan-European, </w:t>
            </w:r>
            <w:del w:id="226" w:author="Dall, Gabriele" w:date="2024-04-03T08:29:00Z">
              <w:r w:rsidDel="00756E94">
                <w:rPr>
                  <w:rFonts w:ascii="Calibri" w:hAnsi="Calibri" w:cs="Calibri"/>
                </w:rPr>
                <w:delText>national</w:delText>
              </w:r>
            </w:del>
            <w:ins w:id="227" w:author="Dall, Gabriele" w:date="2024-04-03T08:29:00Z">
              <w:r w:rsidR="00756E94">
                <w:rPr>
                  <w:rFonts w:ascii="Calibri" w:hAnsi="Calibri" w:cs="Calibri"/>
                </w:rPr>
                <w:t>national,</w:t>
              </w:r>
            </w:ins>
            <w:r>
              <w:rPr>
                <w:rFonts w:ascii="Calibri" w:hAnsi="Calibri" w:cs="Calibri"/>
              </w:rPr>
              <w:t xml:space="preserve"> or regional organisation that publishes procurement notices of a contracting body. While the basic role of the publisher may apply to any newspaper, other roles and functions are often restricted to official gazettes. These gazettes are also often responsible to ensure a formal verification of the notices in respect of legislative or other requirements in vigour. Official gazettes may also have the role to receive information exempted from publication (e.g. due to confidential content) used for notification to a supervising authority</w:t>
            </w:r>
          </w:p>
        </w:tc>
      </w:tr>
    </w:tbl>
    <w:p w14:paraId="295EBC35" w14:textId="77777777" w:rsidR="00093540" w:rsidRDefault="00093540"/>
    <w:p w14:paraId="3A37F473" w14:textId="372E324A" w:rsidR="005012E6" w:rsidRDefault="005012E6">
      <w:r>
        <w:br w:type="page"/>
      </w:r>
    </w:p>
    <w:p w14:paraId="32F4D423" w14:textId="36F3C8F3" w:rsidR="007E0D3B" w:rsidRDefault="007E0D3B" w:rsidP="00D41E45">
      <w:pPr>
        <w:pStyle w:val="berschrift2"/>
      </w:pPr>
      <w:bookmarkStart w:id="228" w:name="_Toc162022361"/>
      <w:bookmarkStart w:id="229" w:name="_Toc343173748"/>
      <w:bookmarkStart w:id="230" w:name="_Toc423863154"/>
      <w:r>
        <w:lastRenderedPageBreak/>
        <w:t>Two-Stage Procedure Use Cases</w:t>
      </w:r>
      <w:bookmarkEnd w:id="228"/>
    </w:p>
    <w:p w14:paraId="5D18853E" w14:textId="5B44388A" w:rsidR="005012E6" w:rsidRDefault="005012E6" w:rsidP="005012E6">
      <w:pPr>
        <w:pStyle w:val="berschrift3"/>
      </w:pPr>
      <w:bookmarkStart w:id="231" w:name="_Toc162022362"/>
      <w:r>
        <w:t>Pre-Award Procurement Phases and Use Cases</w:t>
      </w:r>
      <w:bookmarkEnd w:id="231"/>
    </w:p>
    <w:p w14:paraId="757B20AC" w14:textId="682255E8" w:rsidR="007E0D3B" w:rsidRDefault="005012E6" w:rsidP="007E0D3B">
      <w:r>
        <w:fldChar w:fldCharType="begin"/>
      </w:r>
      <w:r>
        <w:instrText xml:space="preserve"> REF _Ref158743205 \h </w:instrText>
      </w:r>
      <w:r>
        <w:fldChar w:fldCharType="separate"/>
      </w:r>
      <w:r w:rsidR="00AD0F80">
        <w:t xml:space="preserve">Figure </w:t>
      </w:r>
      <w:r w:rsidR="00AD0F80">
        <w:rPr>
          <w:noProof/>
        </w:rPr>
        <w:t>5</w:t>
      </w:r>
      <w:r>
        <w:fldChar w:fldCharType="end"/>
      </w:r>
      <w:r>
        <w:t xml:space="preserve"> </w:t>
      </w:r>
      <w:r w:rsidR="007E0D3B">
        <w:t xml:space="preserve">shows the use cases along the phases of public </w:t>
      </w:r>
      <w:r>
        <w:t xml:space="preserve">pre-award </w:t>
      </w:r>
      <w:r w:rsidR="007E0D3B">
        <w:t xml:space="preserve">procurement expressed as Peppol BIS that </w:t>
      </w:r>
      <w:r w:rsidR="00652910">
        <w:t>need</w:t>
      </w:r>
      <w:r w:rsidR="007E0D3B">
        <w:t xml:space="preserve"> to be implemented to support the implementation of notification and two-stage procedure</w:t>
      </w:r>
      <w:r w:rsidR="000153D9">
        <w:t>s</w:t>
      </w:r>
      <w:r w:rsidR="007E0D3B">
        <w:t xml:space="preserve"> using Peppol.</w:t>
      </w:r>
    </w:p>
    <w:p w14:paraId="0FA15E26" w14:textId="77777777" w:rsidR="007E0D3B" w:rsidRDefault="007E0D3B" w:rsidP="007E0D3B">
      <w:pPr>
        <w:jc w:val="center"/>
        <w:rPr>
          <w:noProof/>
          <w:sz w:val="16"/>
          <w:szCs w:val="16"/>
        </w:rPr>
      </w:pPr>
    </w:p>
    <w:p w14:paraId="3CA58E6E" w14:textId="77777777" w:rsidR="007E0D3B" w:rsidRDefault="007E0D3B" w:rsidP="007E0D3B">
      <w:pPr>
        <w:jc w:val="center"/>
      </w:pPr>
      <w:r>
        <w:rPr>
          <w:noProof/>
          <w:sz w:val="16"/>
          <w:szCs w:val="16"/>
        </w:rPr>
        <w:drawing>
          <wp:inline distT="0" distB="0" distL="0" distR="0" wp14:anchorId="6484BC3A" wp14:editId="113DF63F">
            <wp:extent cx="6209731" cy="5479302"/>
            <wp:effectExtent l="0" t="0" r="635" b="7620"/>
            <wp:docPr id="899478094" name="Grafik 1" descr="Ein Bild, das Text, Screenshot,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78094" name="Grafik 1" descr="Ein Bild, das Text, Screenshot, Diagramm enthält.&#10;&#10;Automatisch generierte Beschreibung"/>
                    <pic:cNvPicPr/>
                  </pic:nvPicPr>
                  <pic:blipFill>
                    <a:blip r:embed="rId87" cstate="print">
                      <a:extLst>
                        <a:ext uri="{28A0092B-C50C-407E-A947-70E740481C1C}">
                          <a14:useLocalDpi xmlns:a14="http://schemas.microsoft.com/office/drawing/2010/main" val="0"/>
                        </a:ext>
                      </a:extLst>
                    </a:blip>
                    <a:stretch>
                      <a:fillRect/>
                    </a:stretch>
                  </pic:blipFill>
                  <pic:spPr>
                    <a:xfrm>
                      <a:off x="0" y="0"/>
                      <a:ext cx="6251093" cy="5515798"/>
                    </a:xfrm>
                    <a:prstGeom prst="rect">
                      <a:avLst/>
                    </a:prstGeom>
                  </pic:spPr>
                </pic:pic>
              </a:graphicData>
            </a:graphic>
          </wp:inline>
        </w:drawing>
      </w:r>
    </w:p>
    <w:p w14:paraId="3655D566" w14:textId="49E06446" w:rsidR="007E0D3B" w:rsidRDefault="007E0D3B" w:rsidP="007E0D3B">
      <w:pPr>
        <w:pStyle w:val="Beschriftung"/>
        <w:jc w:val="center"/>
      </w:pPr>
      <w:bookmarkStart w:id="232" w:name="_Ref158743205"/>
      <w:bookmarkStart w:id="233" w:name="_Ref159423309"/>
      <w:bookmarkStart w:id="234" w:name="_Toc162022433"/>
      <w:r>
        <w:t xml:space="preserve">Figure </w:t>
      </w:r>
      <w:r>
        <w:fldChar w:fldCharType="begin"/>
      </w:r>
      <w:r>
        <w:instrText xml:space="preserve"> SEQ Figure \* ARABIC </w:instrText>
      </w:r>
      <w:r>
        <w:fldChar w:fldCharType="separate"/>
      </w:r>
      <w:r w:rsidR="00AD0F80">
        <w:rPr>
          <w:noProof/>
        </w:rPr>
        <w:t>5</w:t>
      </w:r>
      <w:r>
        <w:fldChar w:fldCharType="end"/>
      </w:r>
      <w:bookmarkEnd w:id="232"/>
      <w:r>
        <w:t xml:space="preserve">: </w:t>
      </w:r>
      <w:r w:rsidR="005012E6">
        <w:t>Pre-Award Procurement Phases and</w:t>
      </w:r>
      <w:r>
        <w:t xml:space="preserve"> </w:t>
      </w:r>
      <w:r w:rsidR="005012E6">
        <w:t>U</w:t>
      </w:r>
      <w:r>
        <w:t xml:space="preserve">se </w:t>
      </w:r>
      <w:r w:rsidR="005012E6">
        <w:t>C</w:t>
      </w:r>
      <w:r>
        <w:t>ases</w:t>
      </w:r>
      <w:r w:rsidR="000305FD">
        <w:rPr>
          <w:rStyle w:val="Funotenzeichen"/>
        </w:rPr>
        <w:footnoteReference w:id="4"/>
      </w:r>
      <w:bookmarkEnd w:id="233"/>
      <w:bookmarkEnd w:id="234"/>
    </w:p>
    <w:p w14:paraId="2B1B6D92" w14:textId="77777777" w:rsidR="005012E6" w:rsidRDefault="005012E6" w:rsidP="005012E6"/>
    <w:p w14:paraId="784926B4" w14:textId="356D55F9" w:rsidR="005012E6" w:rsidRDefault="005012E6">
      <w:r>
        <w:br w:type="page"/>
      </w:r>
    </w:p>
    <w:p w14:paraId="5C2019E7" w14:textId="4E2D283C" w:rsidR="005012E6" w:rsidRDefault="005012E6" w:rsidP="005012E6">
      <w:pPr>
        <w:pStyle w:val="berschrift3"/>
      </w:pPr>
      <w:bookmarkStart w:id="235" w:name="_Toc162022363"/>
      <w:r w:rsidRPr="00CD5625">
        <w:lastRenderedPageBreak/>
        <w:t xml:space="preserve">Mapping of </w:t>
      </w:r>
      <w:r>
        <w:t>U</w:t>
      </w:r>
      <w:r w:rsidRPr="00CD5625">
        <w:t xml:space="preserve">se </w:t>
      </w:r>
      <w:r>
        <w:t>C</w:t>
      </w:r>
      <w:r w:rsidRPr="00CD5625">
        <w:t xml:space="preserve">ases to </w:t>
      </w:r>
      <w:r>
        <w:t>Pre-A</w:t>
      </w:r>
      <w:r w:rsidRPr="00CD5625">
        <w:t xml:space="preserve">ward </w:t>
      </w:r>
      <w:r>
        <w:t>P</w:t>
      </w:r>
      <w:r w:rsidRPr="00CD5625">
        <w:t>rocedures</w:t>
      </w:r>
      <w:bookmarkEnd w:id="235"/>
    </w:p>
    <w:p w14:paraId="76ED712B" w14:textId="72407EE3" w:rsidR="005012E6" w:rsidRDefault="005012E6" w:rsidP="005012E6">
      <w:r>
        <w:t xml:space="preserve">The use case diagram illustrated in </w:t>
      </w:r>
      <w:r>
        <w:fldChar w:fldCharType="begin"/>
      </w:r>
      <w:r>
        <w:instrText xml:space="preserve"> REF _Ref158743341 \h </w:instrText>
      </w:r>
      <w:r>
        <w:fldChar w:fldCharType="separate"/>
      </w:r>
      <w:r w:rsidR="00AD0F80">
        <w:t xml:space="preserve">Figure </w:t>
      </w:r>
      <w:r w:rsidR="00AD0F80">
        <w:rPr>
          <w:noProof/>
        </w:rPr>
        <w:t>6</w:t>
      </w:r>
      <w:r>
        <w:fldChar w:fldCharType="end"/>
      </w:r>
      <w:r>
        <w:t xml:space="preserve"> maps the different use cases that are expressed as Peppol BIS to the principal procedure types open procedure and two-stage procedure. From the diagram it becomes obvious that the </w:t>
      </w:r>
      <w:r w:rsidR="00434C5E">
        <w:t>two-stage</w:t>
      </w:r>
      <w:r>
        <w:t xml:space="preserve"> procedure contains more use cases than the open procedure</w:t>
      </w:r>
      <w:r w:rsidR="00434C5E">
        <w:t xml:space="preserve"> because the qualification and tendering phases are executed at different times</w:t>
      </w:r>
      <w:r>
        <w:t xml:space="preserve">. </w:t>
      </w:r>
    </w:p>
    <w:p w14:paraId="350D591A" w14:textId="77777777" w:rsidR="005012E6" w:rsidRDefault="005012E6" w:rsidP="005012E6"/>
    <w:p w14:paraId="349EA64D" w14:textId="77777777" w:rsidR="005012E6" w:rsidRDefault="005012E6" w:rsidP="005012E6">
      <w:pPr>
        <w:keepNext/>
        <w:jc w:val="center"/>
      </w:pPr>
      <w:r>
        <w:rPr>
          <w:noProof/>
        </w:rPr>
        <w:drawing>
          <wp:inline distT="0" distB="0" distL="0" distR="0" wp14:anchorId="5784CB98" wp14:editId="036D68E9">
            <wp:extent cx="6366681" cy="5923293"/>
            <wp:effectExtent l="0" t="0" r="0" b="1270"/>
            <wp:docPr id="555933124" name="Grafik 2" descr="Ein Bild, das Text, Diagramm,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33124" name="Grafik 2" descr="Ein Bild, das Text, Diagramm, Screenshot enthält.&#10;&#10;Automatisch generierte Beschreibung"/>
                    <pic:cNvPicPr/>
                  </pic:nvPicPr>
                  <pic:blipFill>
                    <a:blip r:embed="rId88">
                      <a:extLst>
                        <a:ext uri="{28A0092B-C50C-407E-A947-70E740481C1C}">
                          <a14:useLocalDpi xmlns:a14="http://schemas.microsoft.com/office/drawing/2010/main" val="0"/>
                        </a:ext>
                      </a:extLst>
                    </a:blip>
                    <a:stretch>
                      <a:fillRect/>
                    </a:stretch>
                  </pic:blipFill>
                  <pic:spPr>
                    <a:xfrm>
                      <a:off x="0" y="0"/>
                      <a:ext cx="6400951" cy="5955176"/>
                    </a:xfrm>
                    <a:prstGeom prst="rect">
                      <a:avLst/>
                    </a:prstGeom>
                  </pic:spPr>
                </pic:pic>
              </a:graphicData>
            </a:graphic>
          </wp:inline>
        </w:drawing>
      </w:r>
    </w:p>
    <w:p w14:paraId="79356832" w14:textId="0E943FBB" w:rsidR="005012E6" w:rsidRDefault="005012E6" w:rsidP="005012E6">
      <w:pPr>
        <w:pStyle w:val="Beschriftung"/>
        <w:jc w:val="center"/>
      </w:pPr>
      <w:bookmarkStart w:id="236" w:name="_Ref158743341"/>
      <w:bookmarkStart w:id="237" w:name="_Toc162022434"/>
      <w:r>
        <w:t xml:space="preserve">Figure </w:t>
      </w:r>
      <w:r>
        <w:fldChar w:fldCharType="begin"/>
      </w:r>
      <w:r>
        <w:instrText xml:space="preserve"> SEQ Figure \* ARABIC </w:instrText>
      </w:r>
      <w:r>
        <w:fldChar w:fldCharType="separate"/>
      </w:r>
      <w:r w:rsidR="00AD0F80">
        <w:rPr>
          <w:noProof/>
        </w:rPr>
        <w:t>6</w:t>
      </w:r>
      <w:r>
        <w:fldChar w:fldCharType="end"/>
      </w:r>
      <w:bookmarkEnd w:id="236"/>
      <w:r>
        <w:t xml:space="preserve">: </w:t>
      </w:r>
      <w:r w:rsidRPr="00CD5625">
        <w:t xml:space="preserve">Mapping of </w:t>
      </w:r>
      <w:r>
        <w:t>U</w:t>
      </w:r>
      <w:r w:rsidRPr="00CD5625">
        <w:t xml:space="preserve">se </w:t>
      </w:r>
      <w:r>
        <w:t>C</w:t>
      </w:r>
      <w:r w:rsidRPr="00CD5625">
        <w:t xml:space="preserve">ases to </w:t>
      </w:r>
      <w:r>
        <w:t>Pre-A</w:t>
      </w:r>
      <w:r w:rsidRPr="00CD5625">
        <w:t xml:space="preserve">ward </w:t>
      </w:r>
      <w:r>
        <w:t>P</w:t>
      </w:r>
      <w:r w:rsidRPr="00CD5625">
        <w:t>rocedures</w:t>
      </w:r>
      <w:bookmarkEnd w:id="237"/>
    </w:p>
    <w:p w14:paraId="1CB41719" w14:textId="43E6E084" w:rsidR="005012E6" w:rsidRDefault="005012E6">
      <w:r>
        <w:br w:type="page"/>
      </w:r>
    </w:p>
    <w:p w14:paraId="15E86FD1" w14:textId="667266C4" w:rsidR="007E0D3B" w:rsidRDefault="007E0D3B" w:rsidP="0058695F">
      <w:pPr>
        <w:pStyle w:val="berschrift1"/>
      </w:pPr>
      <w:bookmarkStart w:id="238" w:name="_Ref158747638"/>
      <w:bookmarkStart w:id="239" w:name="_Toc162022364"/>
      <w:r>
        <w:lastRenderedPageBreak/>
        <w:t xml:space="preserve">Notification &amp; Restricted </w:t>
      </w:r>
      <w:r w:rsidR="00A26E15">
        <w:t>P</w:t>
      </w:r>
      <w:r>
        <w:t>rocedure Business Process</w:t>
      </w:r>
      <w:bookmarkEnd w:id="229"/>
      <w:bookmarkEnd w:id="230"/>
      <w:bookmarkEnd w:id="238"/>
      <w:bookmarkEnd w:id="239"/>
    </w:p>
    <w:p w14:paraId="63EF8A8C" w14:textId="05227744" w:rsidR="006501D0" w:rsidRDefault="00434C5E" w:rsidP="007E0D3B">
      <w:r>
        <w:t>This section</w:t>
      </w:r>
      <w:r w:rsidR="007E0D3B">
        <w:t xml:space="preserve"> illustrate</w:t>
      </w:r>
      <w:r>
        <w:t>s</w:t>
      </w:r>
      <w:r w:rsidR="007E0D3B">
        <w:t xml:space="preserve"> the choreography of the Notification &amp; Restricted Procedure </w:t>
      </w:r>
      <w:r>
        <w:t>business process</w:t>
      </w:r>
      <w:r w:rsidR="007E0D3B">
        <w:t>.</w:t>
      </w:r>
      <w:r>
        <w:t xml:space="preserve"> Other </w:t>
      </w:r>
      <w:r w:rsidR="006501D0">
        <w:t xml:space="preserve">two stage procedure business processes such as Dynamic Purchasing System (DPS) are illustrated in section </w:t>
      </w:r>
      <w:r w:rsidR="006501D0">
        <w:fldChar w:fldCharType="begin"/>
      </w:r>
      <w:r w:rsidR="006501D0">
        <w:instrText xml:space="preserve"> REF _Ref158744531 \w \h </w:instrText>
      </w:r>
      <w:r w:rsidR="006501D0">
        <w:fldChar w:fldCharType="separate"/>
      </w:r>
      <w:r w:rsidR="00AD0F80">
        <w:t>7</w:t>
      </w:r>
      <w:r w:rsidR="006501D0">
        <w:fldChar w:fldCharType="end"/>
      </w:r>
      <w:r w:rsidR="006501D0">
        <w:t xml:space="preserve"> </w:t>
      </w:r>
      <w:r w:rsidR="006501D0">
        <w:fldChar w:fldCharType="begin"/>
      </w:r>
      <w:r w:rsidR="006501D0">
        <w:instrText xml:space="preserve"> REF _Ref158744542 \h </w:instrText>
      </w:r>
      <w:r w:rsidR="006501D0">
        <w:fldChar w:fldCharType="separate"/>
      </w:r>
      <w:r w:rsidR="00AD0F80">
        <w:t>Process Variants</w:t>
      </w:r>
      <w:r w:rsidR="006501D0">
        <w:fldChar w:fldCharType="end"/>
      </w:r>
      <w:r w:rsidR="006501D0">
        <w:t xml:space="preserve"> from </w:t>
      </w:r>
      <w:r w:rsidR="008959F9">
        <w:t xml:space="preserve">a </w:t>
      </w:r>
      <w:r w:rsidR="006501D0">
        <w:t>high</w:t>
      </w:r>
      <w:r w:rsidR="008959F9">
        <w:t>-</w:t>
      </w:r>
      <w:r w:rsidR="006501D0">
        <w:t xml:space="preserve">level </w:t>
      </w:r>
      <w:r w:rsidR="008959F9">
        <w:t>perspectiv</w:t>
      </w:r>
      <w:r w:rsidR="009E4FDD">
        <w:t>e</w:t>
      </w:r>
      <w:r w:rsidR="006501D0">
        <w:t>. The process variants</w:t>
      </w:r>
      <w:r w:rsidR="006501D0" w:rsidRPr="006501D0">
        <w:t xml:space="preserve"> follow a similar sequence of business processes but carry out the various phases repeatedly.</w:t>
      </w:r>
    </w:p>
    <w:p w14:paraId="42DC02C8" w14:textId="77777777" w:rsidR="006501D0" w:rsidRDefault="006501D0" w:rsidP="007E0D3B"/>
    <w:p w14:paraId="11165C87" w14:textId="42C5282E" w:rsidR="007E0D3B" w:rsidRDefault="006501D0" w:rsidP="007E0D3B">
      <w:r>
        <w:t>Thus, the</w:t>
      </w:r>
      <w:r w:rsidR="00434C5E">
        <w:t xml:space="preserve"> conditions </w:t>
      </w:r>
      <w:r>
        <w:t xml:space="preserve">and business process </w:t>
      </w:r>
      <w:r w:rsidR="00434C5E">
        <w:t>for execution a restricted procedure is illustrated first</w:t>
      </w:r>
      <w:r>
        <w:t xml:space="preserve"> as a major point of reference for other variants</w:t>
      </w:r>
      <w:r w:rsidR="00434C5E">
        <w:t xml:space="preserve">. </w:t>
      </w:r>
      <w:r>
        <w:t>At first a</w:t>
      </w:r>
      <w:r w:rsidR="00434C5E">
        <w:t xml:space="preserve"> high-level overview (process map) is provided which splits the overall </w:t>
      </w:r>
      <w:r>
        <w:t xml:space="preserve">business </w:t>
      </w:r>
      <w:r w:rsidR="00434C5E">
        <w:t xml:space="preserve">process into different sub-processes. Each subprocess is modelled within a separate BPMN diagram in the following subsections. </w:t>
      </w:r>
      <w:r w:rsidRPr="006501D0">
        <w:t xml:space="preserve">A description of all activities is provided at the end </w:t>
      </w:r>
      <w:r w:rsidR="00CF054E">
        <w:t xml:space="preserve">in </w:t>
      </w:r>
      <w:r w:rsidRPr="006501D0">
        <w:t>section</w:t>
      </w:r>
      <w:r w:rsidR="00CF054E">
        <w:t xml:space="preserve"> </w:t>
      </w:r>
      <w:r w:rsidR="00CF054E">
        <w:fldChar w:fldCharType="begin"/>
      </w:r>
      <w:r w:rsidR="00CF054E">
        <w:instrText xml:space="preserve"> REF _Ref161072332 \r \h </w:instrText>
      </w:r>
      <w:r w:rsidR="00CF054E">
        <w:fldChar w:fldCharType="separate"/>
      </w:r>
      <w:r w:rsidR="006830CE">
        <w:t>6.10</w:t>
      </w:r>
      <w:r w:rsidR="00CF054E">
        <w:fldChar w:fldCharType="end"/>
      </w:r>
      <w:r>
        <w:t>.</w:t>
      </w:r>
    </w:p>
    <w:p w14:paraId="21E851FB" w14:textId="77777777" w:rsidR="007E0D3B" w:rsidRDefault="007E0D3B" w:rsidP="007E0D3B"/>
    <w:p w14:paraId="689DC0BB" w14:textId="55E820CF" w:rsidR="007E0D3B" w:rsidRDefault="007E0D3B" w:rsidP="007E0D3B">
      <w:pPr>
        <w:pStyle w:val="Beschriftung"/>
        <w:keepNext/>
        <w:jc w:val="center"/>
      </w:pPr>
      <w:bookmarkStart w:id="240" w:name="_Toc162022426"/>
      <w:r>
        <w:t xml:space="preserve">Table </w:t>
      </w:r>
      <w:r>
        <w:fldChar w:fldCharType="begin"/>
      </w:r>
      <w:r>
        <w:instrText xml:space="preserve"> SEQ Table \* ARABIC </w:instrText>
      </w:r>
      <w:r>
        <w:fldChar w:fldCharType="separate"/>
      </w:r>
      <w:r w:rsidR="00AD0F80">
        <w:rPr>
          <w:noProof/>
        </w:rPr>
        <w:t>7</w:t>
      </w:r>
      <w:r>
        <w:fldChar w:fldCharType="end"/>
      </w:r>
      <w:r>
        <w:t>:Conditions of the Restricted Procedure</w:t>
      </w:r>
      <w:bookmarkEnd w:id="240"/>
    </w:p>
    <w:tbl>
      <w:tblPr>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240"/>
        <w:gridCol w:w="8672"/>
      </w:tblGrid>
      <w:tr w:rsidR="007E0D3B" w14:paraId="62F1D036" w14:textId="77777777" w:rsidTr="007E0D3B">
        <w:trPr>
          <w:cantSplit/>
          <w:tblHeader/>
        </w:trPr>
        <w:tc>
          <w:tcPr>
            <w:tcW w:w="0" w:type="auto"/>
            <w:tcBorders>
              <w:top w:val="single" w:sz="4" w:space="0" w:color="auto"/>
              <w:left w:val="single" w:sz="4" w:space="0" w:color="auto"/>
              <w:bottom w:val="single" w:sz="4" w:space="0" w:color="auto"/>
              <w:right w:val="single" w:sz="4" w:space="0" w:color="auto"/>
            </w:tcBorders>
            <w:shd w:val="clear" w:color="D9D9D9" w:fill="D9D9D9" w:themeFill="background1" w:themeFillShade="D9"/>
          </w:tcPr>
          <w:p w14:paraId="06F7A8C5" w14:textId="77777777" w:rsidR="007E0D3B" w:rsidRDefault="007E0D3B" w:rsidP="00434C5E">
            <w:pPr>
              <w:pStyle w:val="Textkrper"/>
              <w:rPr>
                <w:rFonts w:ascii="Calibri" w:hAnsi="Calibri" w:cs="Calibri"/>
                <w:b/>
                <w:bCs/>
                <w:lang w:eastAsia="en-US"/>
              </w:rPr>
            </w:pPr>
            <w:r>
              <w:rPr>
                <w:rFonts w:ascii="Calibri" w:hAnsi="Calibri" w:cs="Calibri"/>
                <w:b/>
                <w:bCs/>
                <w:lang w:eastAsia="en-US"/>
              </w:rPr>
              <w:t>Category</w:t>
            </w:r>
          </w:p>
        </w:tc>
        <w:tc>
          <w:tcPr>
            <w:tcW w:w="0" w:type="auto"/>
            <w:tcBorders>
              <w:top w:val="single" w:sz="4" w:space="0" w:color="auto"/>
              <w:left w:val="single" w:sz="4" w:space="0" w:color="auto"/>
              <w:bottom w:val="single" w:sz="4" w:space="0" w:color="auto"/>
              <w:right w:val="single" w:sz="4" w:space="0" w:color="auto"/>
            </w:tcBorders>
            <w:shd w:val="clear" w:color="D9D9D9" w:fill="D9D9D9" w:themeFill="background1" w:themeFillShade="D9"/>
          </w:tcPr>
          <w:p w14:paraId="66123115" w14:textId="77777777" w:rsidR="007E0D3B" w:rsidRDefault="007E0D3B" w:rsidP="009D18C7">
            <w:pPr>
              <w:pStyle w:val="Textkrper"/>
              <w:jc w:val="center"/>
              <w:rPr>
                <w:rFonts w:ascii="Calibri" w:hAnsi="Calibri" w:cs="Calibri"/>
                <w:b/>
                <w:bCs/>
                <w:lang w:eastAsia="en-US"/>
              </w:rPr>
            </w:pPr>
            <w:r>
              <w:rPr>
                <w:rFonts w:ascii="Calibri" w:hAnsi="Calibri" w:cs="Calibri"/>
                <w:b/>
                <w:bCs/>
                <w:lang w:eastAsia="en-US"/>
              </w:rPr>
              <w:t>Description</w:t>
            </w:r>
          </w:p>
        </w:tc>
      </w:tr>
      <w:tr w:rsidR="007E0D3B" w14:paraId="218CA1A7" w14:textId="77777777" w:rsidTr="007E0D3B">
        <w:trPr>
          <w:cantSplit/>
        </w:trPr>
        <w:tc>
          <w:tcPr>
            <w:tcW w:w="0" w:type="auto"/>
            <w:tcBorders>
              <w:top w:val="single" w:sz="4" w:space="0" w:color="auto"/>
              <w:left w:val="single" w:sz="4" w:space="0" w:color="auto"/>
              <w:bottom w:val="single" w:sz="4" w:space="0" w:color="auto"/>
              <w:right w:val="single" w:sz="4" w:space="0" w:color="auto"/>
            </w:tcBorders>
          </w:tcPr>
          <w:p w14:paraId="71CDA2CC" w14:textId="77777777" w:rsidR="007E0D3B" w:rsidRDefault="007E0D3B" w:rsidP="00434C5E">
            <w:pPr>
              <w:spacing w:after="120"/>
              <w:rPr>
                <w:rFonts w:cs="Calibri"/>
                <w:sz w:val="20"/>
                <w:szCs w:val="20"/>
              </w:rPr>
            </w:pPr>
            <w:r>
              <w:rPr>
                <w:rFonts w:cs="Calibri"/>
                <w:sz w:val="20"/>
                <w:szCs w:val="20"/>
              </w:rPr>
              <w:t>Description</w:t>
            </w:r>
          </w:p>
        </w:tc>
        <w:tc>
          <w:tcPr>
            <w:tcW w:w="0" w:type="auto"/>
            <w:tcBorders>
              <w:top w:val="single" w:sz="4" w:space="0" w:color="auto"/>
              <w:left w:val="single" w:sz="4" w:space="0" w:color="auto"/>
              <w:bottom w:val="single" w:sz="4" w:space="0" w:color="auto"/>
              <w:right w:val="single" w:sz="4" w:space="0" w:color="auto"/>
            </w:tcBorders>
          </w:tcPr>
          <w:p w14:paraId="0D30BB43" w14:textId="0AC04C12" w:rsidR="007E0D3B" w:rsidRPr="007B5355" w:rsidRDefault="006830CE" w:rsidP="005012E6">
            <w:pPr>
              <w:spacing w:after="120"/>
              <w:rPr>
                <w:rFonts w:cs="Calibri"/>
                <w:sz w:val="20"/>
                <w:szCs w:val="20"/>
                <w:lang w:val="en-GB" w:eastAsia="nl-NL"/>
              </w:rPr>
            </w:pPr>
            <w:r w:rsidRPr="006830CE">
              <w:rPr>
                <w:rFonts w:cs="Calibri"/>
                <w:sz w:val="20"/>
                <w:szCs w:val="20"/>
                <w:lang w:val="en-GB" w:eastAsia="nl-NL"/>
              </w:rPr>
              <w:t>The restricted procedure in European directives for public procurement involves a structured approach to selecting suppliers and awarding contracts. Initially, suppliers express their interest and undergo a pre-qualification phase where they must meet specific criteria. Qualified suppliers are then invited to tender, submitting detailed proposals. These tenders are evaluated based on set criteria, and the contract is awarded to the supplier offering the best value for money and meeting the requirements.</w:t>
            </w:r>
          </w:p>
        </w:tc>
      </w:tr>
      <w:tr w:rsidR="007E0D3B" w14:paraId="35C83579" w14:textId="77777777" w:rsidTr="007E0D3B">
        <w:trPr>
          <w:cantSplit/>
        </w:trPr>
        <w:tc>
          <w:tcPr>
            <w:tcW w:w="0" w:type="auto"/>
            <w:tcBorders>
              <w:top w:val="single" w:sz="4" w:space="0" w:color="auto"/>
              <w:left w:val="single" w:sz="4" w:space="0" w:color="auto"/>
              <w:bottom w:val="single" w:sz="4" w:space="0" w:color="auto"/>
              <w:right w:val="single" w:sz="4" w:space="0" w:color="auto"/>
            </w:tcBorders>
          </w:tcPr>
          <w:p w14:paraId="2B2252DE" w14:textId="77777777" w:rsidR="007E0D3B" w:rsidRDefault="007E0D3B" w:rsidP="00434C5E">
            <w:pPr>
              <w:spacing w:after="120"/>
              <w:rPr>
                <w:rFonts w:cs="Calibri"/>
                <w:sz w:val="20"/>
                <w:szCs w:val="20"/>
              </w:rPr>
            </w:pPr>
            <w:r>
              <w:rPr>
                <w:rFonts w:cs="Calibri"/>
                <w:sz w:val="20"/>
                <w:szCs w:val="20"/>
              </w:rPr>
              <w:t>Pre-conditions</w:t>
            </w:r>
          </w:p>
        </w:tc>
        <w:tc>
          <w:tcPr>
            <w:tcW w:w="0" w:type="auto"/>
            <w:tcBorders>
              <w:top w:val="single" w:sz="4" w:space="0" w:color="auto"/>
              <w:left w:val="single" w:sz="4" w:space="0" w:color="auto"/>
              <w:bottom w:val="single" w:sz="4" w:space="0" w:color="auto"/>
              <w:right w:val="single" w:sz="4" w:space="0" w:color="auto"/>
            </w:tcBorders>
          </w:tcPr>
          <w:p w14:paraId="5ED1E843" w14:textId="77777777" w:rsidR="007E0D3B" w:rsidRDefault="007E0D3B" w:rsidP="005012E6">
            <w:pPr>
              <w:spacing w:after="120"/>
              <w:rPr>
                <w:rFonts w:cs="Calibri"/>
                <w:sz w:val="20"/>
                <w:szCs w:val="20"/>
                <w:lang w:eastAsia="nl-NL"/>
              </w:rPr>
            </w:pPr>
            <w:r>
              <w:rPr>
                <w:rFonts w:cs="Calibri"/>
                <w:sz w:val="20"/>
                <w:szCs w:val="20"/>
                <w:lang w:eastAsia="nl-NL"/>
              </w:rPr>
              <w:t xml:space="preserve">The contracting body decided to tender a contract following a </w:t>
            </w:r>
            <w:r w:rsidRPr="00C70056">
              <w:rPr>
                <w:rFonts w:cs="Calibri"/>
                <w:sz w:val="20"/>
                <w:szCs w:val="20"/>
                <w:lang w:eastAsia="nl-NL"/>
              </w:rPr>
              <w:t xml:space="preserve">restricted </w:t>
            </w:r>
            <w:r>
              <w:rPr>
                <w:rFonts w:cs="Calibri"/>
                <w:sz w:val="20"/>
                <w:szCs w:val="20"/>
                <w:lang w:eastAsia="nl-NL"/>
              </w:rPr>
              <w:t>procedure.</w:t>
            </w:r>
          </w:p>
        </w:tc>
      </w:tr>
      <w:tr w:rsidR="007E0D3B" w14:paraId="707AE1A4" w14:textId="77777777" w:rsidTr="007E0D3B">
        <w:trPr>
          <w:cantSplit/>
        </w:trPr>
        <w:tc>
          <w:tcPr>
            <w:tcW w:w="0" w:type="auto"/>
            <w:tcBorders>
              <w:top w:val="single" w:sz="4" w:space="0" w:color="auto"/>
              <w:left w:val="single" w:sz="4" w:space="0" w:color="auto"/>
              <w:bottom w:val="single" w:sz="4" w:space="0" w:color="auto"/>
              <w:right w:val="single" w:sz="4" w:space="0" w:color="auto"/>
            </w:tcBorders>
          </w:tcPr>
          <w:p w14:paraId="5CB82258" w14:textId="77777777" w:rsidR="007E0D3B" w:rsidRDefault="007E0D3B" w:rsidP="00434C5E">
            <w:pPr>
              <w:spacing w:after="120"/>
              <w:rPr>
                <w:rFonts w:cs="Calibri"/>
                <w:sz w:val="20"/>
                <w:szCs w:val="20"/>
              </w:rPr>
            </w:pPr>
            <w:r>
              <w:rPr>
                <w:rFonts w:cs="Calibri"/>
                <w:sz w:val="20"/>
                <w:szCs w:val="20"/>
              </w:rPr>
              <w:t>Post-conditions</w:t>
            </w:r>
          </w:p>
        </w:tc>
        <w:tc>
          <w:tcPr>
            <w:tcW w:w="0" w:type="auto"/>
            <w:tcBorders>
              <w:top w:val="single" w:sz="4" w:space="0" w:color="auto"/>
              <w:left w:val="single" w:sz="4" w:space="0" w:color="auto"/>
              <w:bottom w:val="single" w:sz="4" w:space="0" w:color="auto"/>
              <w:right w:val="single" w:sz="4" w:space="0" w:color="auto"/>
            </w:tcBorders>
          </w:tcPr>
          <w:p w14:paraId="1F0A7D70" w14:textId="42892D38" w:rsidR="007E0D3B" w:rsidRPr="005C287B" w:rsidRDefault="007E0D3B" w:rsidP="009D18C7">
            <w:pPr>
              <w:spacing w:after="120"/>
              <w:rPr>
                <w:rFonts w:cs="Calibri"/>
                <w:sz w:val="20"/>
                <w:szCs w:val="20"/>
                <w:lang w:eastAsia="nl-NL"/>
              </w:rPr>
            </w:pPr>
            <w:r>
              <w:rPr>
                <w:rFonts w:cs="Calibri"/>
                <w:sz w:val="20"/>
                <w:szCs w:val="20"/>
                <w:lang w:eastAsia="nl-NL"/>
              </w:rPr>
              <w:t>The t</w:t>
            </w:r>
            <w:r w:rsidRPr="00C70056">
              <w:rPr>
                <w:rFonts w:cs="Calibri"/>
                <w:sz w:val="20"/>
                <w:szCs w:val="20"/>
                <w:lang w:eastAsia="nl-NL"/>
              </w:rPr>
              <w:t>endering process has been finished</w:t>
            </w:r>
            <w:r>
              <w:rPr>
                <w:rFonts w:cs="Calibri"/>
                <w:sz w:val="20"/>
                <w:szCs w:val="20"/>
                <w:lang w:eastAsia="nl-NL"/>
              </w:rPr>
              <w:t xml:space="preserve">. An economic operator who submitted a tender has been </w:t>
            </w:r>
            <w:r w:rsidRPr="00C70056">
              <w:rPr>
                <w:rFonts w:cs="Calibri"/>
                <w:sz w:val="20"/>
                <w:szCs w:val="20"/>
                <w:lang w:eastAsia="nl-NL"/>
              </w:rPr>
              <w:t>contracted suc</w:t>
            </w:r>
            <w:r>
              <w:rPr>
                <w:rFonts w:cs="Calibri"/>
                <w:sz w:val="20"/>
                <w:szCs w:val="20"/>
                <w:lang w:eastAsia="nl-NL"/>
              </w:rPr>
              <w:t>c</w:t>
            </w:r>
            <w:r w:rsidRPr="00C70056">
              <w:rPr>
                <w:rFonts w:cs="Calibri"/>
                <w:sz w:val="20"/>
                <w:szCs w:val="20"/>
                <w:lang w:eastAsia="nl-NL"/>
              </w:rPr>
              <w:t>essfully</w:t>
            </w:r>
            <w:r>
              <w:rPr>
                <w:rFonts w:cs="Calibri"/>
                <w:sz w:val="20"/>
                <w:szCs w:val="20"/>
                <w:lang w:eastAsia="nl-NL"/>
              </w:rPr>
              <w:t>.</w:t>
            </w:r>
          </w:p>
        </w:tc>
      </w:tr>
    </w:tbl>
    <w:p w14:paraId="609DC9FC" w14:textId="7A511E06" w:rsidR="008A4BE3" w:rsidRDefault="008A4BE3" w:rsidP="008A4BE3">
      <w:pPr>
        <w:pStyle w:val="berschrift2"/>
      </w:pPr>
      <w:bookmarkStart w:id="241" w:name="_Toc162022365"/>
      <w:bookmarkStart w:id="242" w:name="_Ref163026813"/>
      <w:r>
        <w:t>Legal Framework</w:t>
      </w:r>
      <w:bookmarkEnd w:id="241"/>
      <w:bookmarkEnd w:id="242"/>
    </w:p>
    <w:p w14:paraId="0DD5F385" w14:textId="335874E4" w:rsidR="008A4BE3" w:rsidRDefault="008A4BE3" w:rsidP="008A4BE3">
      <w:pPr>
        <w:rPr>
          <w:lang w:val="en-GB"/>
        </w:rPr>
      </w:pPr>
      <w:r w:rsidRPr="00913BF8">
        <w:rPr>
          <w:lang w:val="en-GB"/>
        </w:rPr>
        <w:t xml:space="preserve">The EU Directives 2009/81 EC, 2014/24 EU, 2014/25 EU define the </w:t>
      </w:r>
      <w:r>
        <w:rPr>
          <w:lang w:val="en-GB"/>
        </w:rPr>
        <w:t>following requirements for the restricted procedure.</w:t>
      </w:r>
    </w:p>
    <w:p w14:paraId="08630AEB" w14:textId="77777777" w:rsidR="008A4BE3" w:rsidRDefault="008A4BE3" w:rsidP="008A4BE3">
      <w:pPr>
        <w:rPr>
          <w:lang w:val="en-GB"/>
        </w:rPr>
      </w:pPr>
    </w:p>
    <w:p w14:paraId="55B09255" w14:textId="470F4943" w:rsidR="006830CE" w:rsidRPr="006830CE" w:rsidRDefault="006830CE" w:rsidP="008A4BE3">
      <w:pPr>
        <w:rPr>
          <w:b/>
          <w:bCs/>
          <w:lang w:val="en-GB"/>
        </w:rPr>
      </w:pPr>
      <w:r w:rsidRPr="006830CE">
        <w:rPr>
          <w:b/>
          <w:bCs/>
        </w:rPr>
        <w:t xml:space="preserve">Request to Participate and Qualification </w:t>
      </w:r>
    </w:p>
    <w:p w14:paraId="3BFF12CD" w14:textId="2F6D8B99" w:rsidR="008A4BE3" w:rsidRDefault="008A4BE3" w:rsidP="008A4BE3">
      <w:pPr>
        <w:rPr>
          <w:lang w:val="en-GB"/>
        </w:rPr>
      </w:pPr>
      <w:r w:rsidRPr="008A4BE3">
        <w:rPr>
          <w:lang w:val="en-GB"/>
        </w:rPr>
        <w:t>In restricted procedures, any economic operator may submit a request to participate in response to a call for competition by providing the information for qualitative selection that is requested by the contracting authority.</w:t>
      </w:r>
    </w:p>
    <w:p w14:paraId="0550FA41" w14:textId="77777777" w:rsidR="006830CE" w:rsidRPr="008A4BE3" w:rsidRDefault="006830CE" w:rsidP="008A4BE3">
      <w:pPr>
        <w:rPr>
          <w:lang w:val="en-GB"/>
        </w:rPr>
      </w:pPr>
    </w:p>
    <w:p w14:paraId="4381175E" w14:textId="77777777" w:rsidR="008A4BE3" w:rsidRDefault="008A4BE3" w:rsidP="008A4BE3">
      <w:pPr>
        <w:rPr>
          <w:lang w:val="en-GB"/>
        </w:rPr>
      </w:pPr>
      <w:r w:rsidRPr="008A4BE3">
        <w:rPr>
          <w:lang w:val="en-GB"/>
        </w:rPr>
        <w:t>The minimum time limit for receipt of requests to participate shall be 30 days from the date on which the contract notice or, where a prior information notice is used as a means of calling for competition, the invitation to confirm interest was sent.</w:t>
      </w:r>
    </w:p>
    <w:p w14:paraId="6524643B" w14:textId="77777777" w:rsidR="006830CE" w:rsidRDefault="006830CE" w:rsidP="008A4BE3">
      <w:pPr>
        <w:rPr>
          <w:lang w:val="en-GB"/>
        </w:rPr>
      </w:pPr>
    </w:p>
    <w:p w14:paraId="12034DCC" w14:textId="39A50963" w:rsidR="006830CE" w:rsidRPr="006830CE" w:rsidRDefault="006830CE" w:rsidP="008A4BE3">
      <w:pPr>
        <w:rPr>
          <w:b/>
          <w:bCs/>
          <w:lang w:val="en-GB"/>
        </w:rPr>
      </w:pPr>
      <w:r w:rsidRPr="006830CE">
        <w:rPr>
          <w:b/>
          <w:bCs/>
        </w:rPr>
        <w:t>Invitation to Tender</w:t>
      </w:r>
    </w:p>
    <w:p w14:paraId="4A6A4345" w14:textId="24C94361" w:rsidR="008A4BE3" w:rsidRDefault="008A4BE3" w:rsidP="008A4BE3">
      <w:pPr>
        <w:rPr>
          <w:lang w:val="en-GB"/>
        </w:rPr>
      </w:pPr>
      <w:r w:rsidRPr="008A4BE3">
        <w:rPr>
          <w:lang w:val="en-GB"/>
        </w:rPr>
        <w:t xml:space="preserve">Only those economic operators invited to do so by the contracting authority following </w:t>
      </w:r>
      <w:ins w:id="243" w:author="Dall, Gabriele" w:date="2024-04-03T08:46:00Z">
        <w:r w:rsidR="00FE4814">
          <w:rPr>
            <w:lang w:val="en-GB"/>
          </w:rPr>
          <w:t>the</w:t>
        </w:r>
      </w:ins>
      <w:del w:id="244" w:author="Dall, Gabriele" w:date="2024-04-03T08:46:00Z">
        <w:r w:rsidRPr="008A4BE3" w:rsidDel="00FE4814">
          <w:rPr>
            <w:lang w:val="en-GB"/>
          </w:rPr>
          <w:delText>its</w:delText>
        </w:r>
      </w:del>
      <w:r w:rsidRPr="008A4BE3">
        <w:rPr>
          <w:lang w:val="en-GB"/>
        </w:rPr>
        <w:t xml:space="preserve"> assessment of the information provided may submit a tender. Contracting authorities may limit the number of suitable candidates to be invited to participate in the procedure.</w:t>
      </w:r>
    </w:p>
    <w:p w14:paraId="5FB8682A" w14:textId="77777777" w:rsidR="006830CE" w:rsidRDefault="006830CE" w:rsidP="008A4BE3">
      <w:pPr>
        <w:rPr>
          <w:lang w:val="en-GB"/>
        </w:rPr>
      </w:pPr>
    </w:p>
    <w:p w14:paraId="2EE654CE" w14:textId="0100973B" w:rsidR="006830CE" w:rsidRPr="006830CE" w:rsidRDefault="006830CE" w:rsidP="008A4BE3">
      <w:pPr>
        <w:rPr>
          <w:b/>
          <w:bCs/>
          <w:lang w:val="en-GB"/>
        </w:rPr>
      </w:pPr>
      <w:r w:rsidRPr="006830CE">
        <w:rPr>
          <w:b/>
          <w:bCs/>
          <w:lang w:val="en-GB"/>
        </w:rPr>
        <w:t>Tender Submission</w:t>
      </w:r>
    </w:p>
    <w:p w14:paraId="457E4F96" w14:textId="69A38AE6" w:rsidR="008A4BE3" w:rsidRDefault="008A4BE3" w:rsidP="008A4BE3">
      <w:pPr>
        <w:rPr>
          <w:lang w:val="en-GB"/>
        </w:rPr>
      </w:pPr>
      <w:r w:rsidRPr="008A4BE3">
        <w:rPr>
          <w:lang w:val="en-GB"/>
        </w:rPr>
        <w:t>The minimum time limit for the receipt of tenders shall be 30 days from the date on which the invitation to tender was sent. The time limit for the receipt of tenders may be shortened for several reasons (e.g. use of prior information notice, agreement between contracting authority and economic operators, state of urgency).</w:t>
      </w:r>
    </w:p>
    <w:p w14:paraId="51D4CFA1" w14:textId="77777777" w:rsidR="006830CE" w:rsidRDefault="006830CE" w:rsidP="008A4BE3">
      <w:pPr>
        <w:rPr>
          <w:lang w:val="en-GB"/>
        </w:rPr>
      </w:pPr>
    </w:p>
    <w:p w14:paraId="03FB1C97" w14:textId="1B3F4572" w:rsidR="006830CE" w:rsidRPr="006830CE" w:rsidRDefault="006830CE" w:rsidP="006830CE">
      <w:pPr>
        <w:rPr>
          <w:b/>
          <w:bCs/>
          <w:lang w:val="en-GB"/>
        </w:rPr>
      </w:pPr>
      <w:r w:rsidRPr="006830CE">
        <w:rPr>
          <w:b/>
          <w:bCs/>
          <w:lang w:val="en-GB"/>
        </w:rPr>
        <w:t>Awarding</w:t>
      </w:r>
    </w:p>
    <w:p w14:paraId="0FAC8A24" w14:textId="049C9CB3" w:rsidR="008A4BE3" w:rsidRPr="006830CE" w:rsidRDefault="006830CE" w:rsidP="008A4BE3">
      <w:pPr>
        <w:rPr>
          <w:lang w:val="en-GB"/>
        </w:rPr>
      </w:pPr>
      <w:r w:rsidRPr="006830CE">
        <w:rPr>
          <w:lang w:val="en-GB"/>
        </w:rPr>
        <w:t xml:space="preserve">The final tenders are assessed </w:t>
      </w:r>
      <w:del w:id="245" w:author="Dall, Gabriele" w:date="2024-04-03T08:47:00Z">
        <w:r w:rsidRPr="006830CE" w:rsidDel="008B2231">
          <w:rPr>
            <w:lang w:val="en-GB"/>
          </w:rPr>
          <w:delText>on the basis of</w:delText>
        </w:r>
      </w:del>
      <w:ins w:id="246" w:author="Dall, Gabriele" w:date="2024-04-03T08:47:00Z">
        <w:r w:rsidR="008B2231" w:rsidRPr="006830CE">
          <w:rPr>
            <w:lang w:val="en-GB"/>
          </w:rPr>
          <w:t>based on</w:t>
        </w:r>
      </w:ins>
      <w:r w:rsidRPr="006830CE">
        <w:rPr>
          <w:lang w:val="en-GB"/>
        </w:rPr>
        <w:t xml:space="preserve"> the award criteria and the most economically advantageous tender is identified.</w:t>
      </w:r>
    </w:p>
    <w:p w14:paraId="6D347B12" w14:textId="77777777" w:rsidR="008A4BE3" w:rsidRPr="008A4BE3" w:rsidRDefault="008A4BE3" w:rsidP="008A4BE3"/>
    <w:p w14:paraId="7C38E040" w14:textId="31F92959" w:rsidR="00C42E75" w:rsidRDefault="00C42E75" w:rsidP="00311095">
      <w:pPr>
        <w:pStyle w:val="berschrift2"/>
      </w:pPr>
      <w:bookmarkStart w:id="247" w:name="_Toc162022366"/>
      <w:r>
        <w:t xml:space="preserve">Process </w:t>
      </w:r>
      <w:proofErr w:type="gramStart"/>
      <w:r>
        <w:t>description</w:t>
      </w:r>
      <w:bookmarkEnd w:id="247"/>
      <w:proofErr w:type="gramEnd"/>
    </w:p>
    <w:p w14:paraId="317241D6" w14:textId="33D947F5" w:rsidR="00C42E75" w:rsidRDefault="00C42E75" w:rsidP="00C42E75">
      <w:r w:rsidRPr="00C42E75">
        <w:lastRenderedPageBreak/>
        <w:t>The Restricted Procedure</w:t>
      </w:r>
      <w:ins w:id="248" w:author="Dall, Gabriele" w:date="2024-04-03T08:52:00Z">
        <w:r w:rsidR="006E3159">
          <w:t xml:space="preserve">, which legal </w:t>
        </w:r>
        <w:r w:rsidR="00D259F6">
          <w:t xml:space="preserve">basis has been shortly described in chapter </w:t>
        </w:r>
      </w:ins>
      <w:ins w:id="249" w:author="Dall, Gabriele" w:date="2024-04-03T08:53:00Z">
        <w:r w:rsidR="00811548">
          <w:fldChar w:fldCharType="begin"/>
        </w:r>
        <w:r w:rsidR="00811548">
          <w:instrText xml:space="preserve"> REF _Ref163026813 \r \h </w:instrText>
        </w:r>
      </w:ins>
      <w:r w:rsidR="00811548">
        <w:fldChar w:fldCharType="separate"/>
      </w:r>
      <w:ins w:id="250" w:author="Dall, Gabriele" w:date="2024-04-03T08:53:00Z">
        <w:r w:rsidR="00811548">
          <w:t>6.1</w:t>
        </w:r>
        <w:r w:rsidR="00811548">
          <w:fldChar w:fldCharType="end"/>
        </w:r>
        <w:r w:rsidR="00811548">
          <w:t xml:space="preserve"> before,</w:t>
        </w:r>
      </w:ins>
      <w:r w:rsidRPr="00C42E75">
        <w:t xml:space="preserve"> </w:t>
      </w:r>
      <w:del w:id="251" w:author="Dall, Gabriele" w:date="2024-04-03T08:51:00Z">
        <w:r w:rsidRPr="00C42E75" w:rsidDel="006E3159">
          <w:delText xml:space="preserve">is one of the procurement procedures outlined in </w:delText>
        </w:r>
      </w:del>
      <w:del w:id="252" w:author="Dall, Gabriele" w:date="2024-04-03T08:47:00Z">
        <w:r w:rsidRPr="00C42E75" w:rsidDel="00C1326F">
          <w:delText>D</w:delText>
        </w:r>
      </w:del>
      <w:del w:id="253" w:author="Dall, Gabriele" w:date="2024-04-03T08:51:00Z">
        <w:r w:rsidRPr="00C42E75" w:rsidDel="006E3159">
          <w:delText>irective 2014/24/EU</w:delText>
        </w:r>
      </w:del>
      <w:del w:id="254" w:author="Dall, Gabriele" w:date="2024-04-03T08:49:00Z">
        <w:r w:rsidRPr="00C42E75" w:rsidDel="008F3B30">
          <w:delText xml:space="preserve"> on public procurement</w:delText>
        </w:r>
      </w:del>
      <w:del w:id="255" w:author="Dall, Gabriele" w:date="2024-04-03T08:51:00Z">
        <w:r w:rsidRPr="00C42E75" w:rsidDel="006E3159">
          <w:delText>. It</w:delText>
        </w:r>
      </w:del>
      <w:del w:id="256" w:author="Dall, Gabriele" w:date="2024-04-03T08:53:00Z">
        <w:r w:rsidRPr="00C42E75" w:rsidDel="00811548">
          <w:delText xml:space="preserve"> </w:delText>
        </w:r>
      </w:del>
      <w:r w:rsidRPr="00C42E75">
        <w:t xml:space="preserve">is commonly used for procurement contracts where the contracting authority </w:t>
      </w:r>
      <w:del w:id="257" w:author="Dall, Gabriele" w:date="2024-04-03T08:49:00Z">
        <w:r w:rsidRPr="00C42E75" w:rsidDel="002871D6">
          <w:delText xml:space="preserve">has </w:delText>
        </w:r>
      </w:del>
      <w:ins w:id="258" w:author="Dall, Gabriele" w:date="2024-04-03T08:49:00Z">
        <w:r w:rsidR="002871D6">
          <w:t>aims at</w:t>
        </w:r>
        <w:r w:rsidR="002871D6" w:rsidRPr="00C42E75">
          <w:t xml:space="preserve"> </w:t>
        </w:r>
      </w:ins>
      <w:r w:rsidRPr="00C42E75">
        <w:t>pre-select</w:t>
      </w:r>
      <w:ins w:id="259" w:author="Dall, Gabriele" w:date="2024-04-03T08:49:00Z">
        <w:r w:rsidR="002871D6">
          <w:t>ing</w:t>
        </w:r>
      </w:ins>
      <w:del w:id="260" w:author="Dall, Gabriele" w:date="2024-04-03T08:49:00Z">
        <w:r w:rsidRPr="00C42E75" w:rsidDel="002871D6">
          <w:delText>ed</w:delText>
        </w:r>
      </w:del>
      <w:r w:rsidRPr="00C42E75">
        <w:t xml:space="preserve"> a limited number of suppliers to participate in the tendering process. </w:t>
      </w:r>
      <w:r>
        <w:t>The</w:t>
      </w:r>
      <w:r w:rsidRPr="00C42E75">
        <w:t xml:space="preserve"> process of the Restricted Procedure </w:t>
      </w:r>
      <w:del w:id="261" w:author="Dall, Gabriele" w:date="2024-04-03T08:54:00Z">
        <w:r w:rsidRPr="00C42E75" w:rsidDel="006F2EFD">
          <w:delText>according to European directives on public procurement</w:delText>
        </w:r>
        <w:r w:rsidDel="006F2EFD">
          <w:delText xml:space="preserve"> </w:delText>
        </w:r>
      </w:del>
      <w:r>
        <w:t>can be described as follows</w:t>
      </w:r>
      <w:r w:rsidRPr="00C42E75">
        <w:t>:</w:t>
      </w:r>
    </w:p>
    <w:p w14:paraId="1EDE591B" w14:textId="77777777" w:rsidR="00C42E75" w:rsidRDefault="00C42E75" w:rsidP="00C42E75"/>
    <w:p w14:paraId="1C736038" w14:textId="66FD929A" w:rsidR="00C42E75" w:rsidRDefault="00C42E75" w:rsidP="00C42E75">
      <w:r w:rsidRPr="00C42E75">
        <w:rPr>
          <w:b/>
          <w:bCs/>
        </w:rPr>
        <w:t>Initiation of the Procedure:</w:t>
      </w:r>
      <w:r>
        <w:t xml:space="preserve"> The contracting authority initiates the Restricted Procedure by publishing a contract notice in the Official Journal of the European Union (OJEU) or other designated platforms.</w:t>
      </w:r>
    </w:p>
    <w:p w14:paraId="113F1006" w14:textId="77777777" w:rsidR="00C42E75" w:rsidRDefault="00C42E75" w:rsidP="00C42E75">
      <w:r>
        <w:t>The contract notice invites interested suppliers to submit applications to participate in the procurement process. It includes information about the nature of the contract, the requirements, and the procedure to be followed.</w:t>
      </w:r>
    </w:p>
    <w:p w14:paraId="221D1014" w14:textId="77777777" w:rsidR="003C3273" w:rsidRDefault="003C3273" w:rsidP="00C42E75"/>
    <w:p w14:paraId="14705CDE" w14:textId="77777777" w:rsidR="003C3273" w:rsidRDefault="003C3273" w:rsidP="003C3273">
      <w:r w:rsidRPr="003C3273">
        <w:rPr>
          <w:b/>
          <w:bCs/>
        </w:rPr>
        <w:t>Initial Selection:</w:t>
      </w:r>
      <w:r>
        <w:t xml:space="preserve"> In the restricted procedure, the procurement process begins with an initial selection phase. During this phase, any interested suppliers are invited to express their interest in tendering for the contract. This expression of interest typically involves providing basic information about their organization and demonstrating that they meet certain qualification criteria set out by the contracting authority.</w:t>
      </w:r>
    </w:p>
    <w:p w14:paraId="35A760E7" w14:textId="77777777" w:rsidR="003C3273" w:rsidRDefault="003C3273" w:rsidP="003C3273"/>
    <w:p w14:paraId="713D56DB" w14:textId="07053125" w:rsidR="003C3273" w:rsidRDefault="003C3273" w:rsidP="003C3273">
      <w:del w:id="262" w:author="Dall, Gabriele" w:date="2024-04-03T08:55:00Z">
        <w:r w:rsidRPr="003C3273" w:rsidDel="002673E0">
          <w:rPr>
            <w:b/>
            <w:bCs/>
          </w:rPr>
          <w:delText>Pre-</w:delText>
        </w:r>
      </w:del>
      <w:r w:rsidRPr="003C3273">
        <w:rPr>
          <w:b/>
          <w:bCs/>
        </w:rPr>
        <w:t>Qualification:</w:t>
      </w:r>
      <w:r>
        <w:t xml:space="preserve"> </w:t>
      </w:r>
      <w:ins w:id="263" w:author="Dall, Gabriele" w:date="2024-04-03T08:55:00Z">
        <w:r w:rsidR="00953E27">
          <w:t xml:space="preserve">Qualification is the </w:t>
        </w:r>
      </w:ins>
      <w:ins w:id="264" w:author="Dall, Gabriele" w:date="2024-04-03T08:56:00Z">
        <w:r w:rsidR="00953E27">
          <w:t xml:space="preserve">essential step in the </w:t>
        </w:r>
        <w:r w:rsidR="00DE586C">
          <w:t xml:space="preserve">initial </w:t>
        </w:r>
        <w:r w:rsidR="00953E27">
          <w:t>selection</w:t>
        </w:r>
        <w:r w:rsidR="00DE586C">
          <w:t xml:space="preserve"> phase: </w:t>
        </w:r>
      </w:ins>
      <w:r>
        <w:t xml:space="preserve">Following the expression of interest, the contracting authority evaluates the suitability of the interested suppliers based on pre-defined selection criteria and selects a shortlist of suppliers who will be invited to submit tenders for the contract. These criteria may include financial stability, technical and professional capability, relevant experience, and compliance with legal requirements. Only suppliers who meet these criteria </w:t>
      </w:r>
      <w:ins w:id="265" w:author="Dall, Gabriele" w:date="2024-04-03T08:57:00Z">
        <w:r w:rsidR="00967E48">
          <w:t>best</w:t>
        </w:r>
      </w:ins>
      <w:ins w:id="266" w:author="Dall, Gabriele" w:date="2024-04-03T08:58:00Z">
        <w:r w:rsidR="00D44530">
          <w:t>,</w:t>
        </w:r>
      </w:ins>
      <w:ins w:id="267" w:author="Dall, Gabriele" w:date="2024-04-03T08:57:00Z">
        <w:r w:rsidR="00967E48">
          <w:t xml:space="preserve"> </w:t>
        </w:r>
      </w:ins>
      <w:r>
        <w:t xml:space="preserve">proceed to the next stage. </w:t>
      </w:r>
    </w:p>
    <w:p w14:paraId="593A00B3" w14:textId="77777777" w:rsidR="003C3273" w:rsidRDefault="003C3273" w:rsidP="003C3273"/>
    <w:p w14:paraId="2139B7A9" w14:textId="672B1A57" w:rsidR="003C3273" w:rsidRDefault="003C3273" w:rsidP="003C3273">
      <w:r w:rsidRPr="003C3273">
        <w:rPr>
          <w:b/>
          <w:bCs/>
        </w:rPr>
        <w:t>Invitation to Tender:</w:t>
      </w:r>
      <w:r>
        <w:t xml:space="preserve"> After the pre-qualification stage, the contracting authority invites the shortlisted suppliers to participate in the tendering process. This invitation includes providing the suppliers with detailed information about the contract requirements, specifications, terms, and conditions. The invitation to tender may also include instructions on how to submit their tender proposals and provide a specified deadline to submit tenders, along with any supporting documentation required by the contracting authority.</w:t>
      </w:r>
    </w:p>
    <w:p w14:paraId="3E477FB3" w14:textId="77777777" w:rsidR="003C3273" w:rsidRDefault="003C3273" w:rsidP="003C3273"/>
    <w:p w14:paraId="57FABD6F" w14:textId="77777777" w:rsidR="003C3273" w:rsidRDefault="003C3273" w:rsidP="003C3273">
      <w:r w:rsidRPr="003C3273">
        <w:rPr>
          <w:b/>
          <w:bCs/>
        </w:rPr>
        <w:t>Tender Submission:</w:t>
      </w:r>
      <w:r>
        <w:t xml:space="preserve"> The selected suppliers then prepare and submit their tender proposals in response to the invitation. Tender submissions typically include detailed pricing, technical specifications, proposed methodologies, delivery schedules, and any other relevant information requested by the contracting authority.</w:t>
      </w:r>
    </w:p>
    <w:p w14:paraId="49422922" w14:textId="77777777" w:rsidR="003C3273" w:rsidRDefault="003C3273" w:rsidP="003C3273"/>
    <w:p w14:paraId="0A30E714" w14:textId="5617D16D" w:rsidR="003C3273" w:rsidRDefault="003C3273" w:rsidP="003C3273">
      <w:r w:rsidRPr="003C3273">
        <w:rPr>
          <w:b/>
          <w:bCs/>
        </w:rPr>
        <w:t>Evaluation:</w:t>
      </w:r>
      <w:r>
        <w:t xml:space="preserve"> Once the tender submission deadline has passed, the contracting authority evaluates the received tenders based on specified evaluation criteria. These criteria may include price, quality, compliance with specifications, and other factors relevant to the contract requirements. The evaluation process is conducted in a fair, transparent, and non-discriminatory manner, ensuring equal treatment of all tenderers.</w:t>
      </w:r>
    </w:p>
    <w:p w14:paraId="111DA90F" w14:textId="77777777" w:rsidR="003C3273" w:rsidRDefault="003C3273" w:rsidP="003C3273"/>
    <w:p w14:paraId="55DA46D7" w14:textId="77777777" w:rsidR="003C3273" w:rsidRDefault="003C3273" w:rsidP="003C3273">
      <w:r w:rsidRPr="003C3273">
        <w:rPr>
          <w:b/>
          <w:bCs/>
        </w:rPr>
        <w:t>Award Decision:</w:t>
      </w:r>
      <w:r>
        <w:t xml:space="preserve"> Finally, the contracting authority makes an award decision based on the evaluation of the tenders. The contract is awarded to the winning bidder, and the other tenderers are notified of the outcome. </w:t>
      </w:r>
    </w:p>
    <w:p w14:paraId="75939A88" w14:textId="31DC862A" w:rsidR="003C3273" w:rsidRDefault="003C3273" w:rsidP="003C3273">
      <w:r>
        <w:t>The decision is typically made in accordance with the principles of transparency, equal treatment, and non-discrimination. The contract is awarded to the supplier whose tender is determined to offer the best value for money and meet the requirements of the contracting authority.</w:t>
      </w:r>
    </w:p>
    <w:p w14:paraId="356CDB2D" w14:textId="77777777" w:rsidR="00C42E75" w:rsidRDefault="00C42E75" w:rsidP="00C42E75"/>
    <w:p w14:paraId="63AA38E5" w14:textId="4221088C" w:rsidR="00C42E75" w:rsidRDefault="00C42E75" w:rsidP="00C42E75">
      <w:r w:rsidRPr="00C42E75">
        <w:rPr>
          <w:b/>
          <w:bCs/>
        </w:rPr>
        <w:t>Contract Implementation:</w:t>
      </w:r>
      <w:r>
        <w:t xml:space="preserve"> Once the contract is awarded, the contracting authority and the winning bidder implement the contract according to the agreed terms and conditions.</w:t>
      </w:r>
    </w:p>
    <w:p w14:paraId="352F3402" w14:textId="3E2067BF" w:rsidR="007E0D3B" w:rsidRDefault="007E0D3B" w:rsidP="00311095">
      <w:pPr>
        <w:pStyle w:val="berschrift2"/>
      </w:pPr>
      <w:bookmarkStart w:id="268" w:name="_Toc162022367"/>
      <w:r>
        <w:t xml:space="preserve">Process Map: Notification &amp; Restricted </w:t>
      </w:r>
      <w:r w:rsidR="004C0361">
        <w:t>P</w:t>
      </w:r>
      <w:r>
        <w:t>rocedure</w:t>
      </w:r>
      <w:bookmarkEnd w:id="268"/>
    </w:p>
    <w:p w14:paraId="6FF2D8B1" w14:textId="368D6EAF" w:rsidR="0032099F" w:rsidRDefault="007E0D3B" w:rsidP="007E0D3B">
      <w:r>
        <w:t xml:space="preserve">The choreography of business collaborations defines the sequence of interactions when a restricted procedure is executed using Peppol. For better readability the business process overview of the restricted procedure illustrated in in </w:t>
      </w:r>
      <w:r>
        <w:fldChar w:fldCharType="begin"/>
      </w:r>
      <w:r>
        <w:instrText xml:space="preserve"> REF _Ref157519329 \h </w:instrText>
      </w:r>
      <w:r>
        <w:fldChar w:fldCharType="separate"/>
      </w:r>
      <w:r w:rsidR="00CF054E">
        <w:t xml:space="preserve">Figure </w:t>
      </w:r>
      <w:r w:rsidR="00CF054E">
        <w:rPr>
          <w:noProof/>
        </w:rPr>
        <w:t>7</w:t>
      </w:r>
      <w:r>
        <w:fldChar w:fldCharType="end"/>
      </w:r>
      <w:r>
        <w:t xml:space="preserve"> has been divided into the following core subprocesses: Notification, Procurement </w:t>
      </w:r>
      <w:r>
        <w:lastRenderedPageBreak/>
        <w:t>Document Access, Qualification, Qualification Response, Invitation to Tender, Tender Submission and Awarding illustrated by the process overview below.</w:t>
      </w:r>
      <w:r w:rsidR="00A77942">
        <w:rPr>
          <w:rStyle w:val="Funotenzeichen"/>
        </w:rPr>
        <w:footnoteReference w:id="5"/>
      </w:r>
    </w:p>
    <w:p w14:paraId="4A3AABC3" w14:textId="77777777" w:rsidR="007E0D3B" w:rsidRDefault="007E0D3B" w:rsidP="007E0D3B"/>
    <w:p w14:paraId="7DD82D58" w14:textId="32865A94" w:rsidR="007E0D3B" w:rsidRDefault="007E0D3B" w:rsidP="007E0D3B">
      <w:r>
        <w:t xml:space="preserve">Note: The process overview below principally describes the process that will follow any kind of two-stage procedure which is executed in – at least two steps – one qualification step which is followed by a tendering process. In restricted procedure the tendering process is only executed once whereas in competitive dialogs or </w:t>
      </w:r>
      <w:r w:rsidR="005E1CD5">
        <w:t>competitive procedure with negotiation</w:t>
      </w:r>
      <w:r w:rsidR="00463B5C" w:rsidRPr="00463B5C">
        <w:t xml:space="preserve">s </w:t>
      </w:r>
      <w:r>
        <w:t>the tendering process may be repeated several times.</w:t>
      </w:r>
    </w:p>
    <w:p w14:paraId="65F420E3" w14:textId="77777777" w:rsidR="007E0D3B" w:rsidRDefault="007E0D3B"/>
    <w:p w14:paraId="295EBC3A" w14:textId="77777777" w:rsidR="00093540" w:rsidRPr="00AC17A4" w:rsidRDefault="00093540">
      <w:pPr>
        <w:pStyle w:val="Figuretitle"/>
        <w:rPr>
          <w:lang w:val="en-US"/>
        </w:rPr>
        <w:sectPr w:rsidR="00093540" w:rsidRPr="00AC17A4" w:rsidSect="00BB5466">
          <w:pgSz w:w="11920" w:h="16840"/>
          <w:pgMar w:top="941" w:right="1021" w:bottom="1134" w:left="862" w:header="57" w:footer="765" w:gutter="0"/>
          <w:cols w:space="708"/>
          <w:docGrid w:linePitch="360"/>
        </w:sectPr>
      </w:pPr>
    </w:p>
    <w:p w14:paraId="295EBC4E" w14:textId="1F5311EB" w:rsidR="00093540" w:rsidRDefault="00093540"/>
    <w:p w14:paraId="295EBC51" w14:textId="6E2922C2" w:rsidR="00093540" w:rsidRPr="00065018" w:rsidRDefault="00476235">
      <w:pPr>
        <w:keepNext/>
        <w:jc w:val="center"/>
        <w:rPr>
          <w:lang w:val="nb-NO"/>
        </w:rPr>
      </w:pPr>
      <w:r>
        <w:rPr>
          <w:noProof/>
          <w:lang w:val="nb-NO"/>
        </w:rPr>
        <w:drawing>
          <wp:inline distT="0" distB="0" distL="0" distR="0" wp14:anchorId="3B275C58" wp14:editId="48F11ABF">
            <wp:extent cx="9375775" cy="4274820"/>
            <wp:effectExtent l="0" t="0" r="0" b="0"/>
            <wp:docPr id="1862068502" name="Grafik 1" descr="Ein Bild, das Text, Diagramm, Screensho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68502" name="Grafik 1" descr="Ein Bild, das Text, Diagramm, Screenshot, Reihe enthält.&#10;&#10;Automatisch generierte Beschreibung"/>
                    <pic:cNvPicPr/>
                  </pic:nvPicPr>
                  <pic:blipFill>
                    <a:blip r:embed="rId89" cstate="print">
                      <a:extLst>
                        <a:ext uri="{28A0092B-C50C-407E-A947-70E740481C1C}">
                          <a14:useLocalDpi xmlns:a14="http://schemas.microsoft.com/office/drawing/2010/main" val="0"/>
                        </a:ext>
                      </a:extLst>
                    </a:blip>
                    <a:stretch>
                      <a:fillRect/>
                    </a:stretch>
                  </pic:blipFill>
                  <pic:spPr>
                    <a:xfrm>
                      <a:off x="0" y="0"/>
                      <a:ext cx="9375775" cy="4274820"/>
                    </a:xfrm>
                    <a:prstGeom prst="rect">
                      <a:avLst/>
                    </a:prstGeom>
                  </pic:spPr>
                </pic:pic>
              </a:graphicData>
            </a:graphic>
          </wp:inline>
        </w:drawing>
      </w:r>
    </w:p>
    <w:p w14:paraId="295EBC52" w14:textId="6AC09CBF" w:rsidR="00093540" w:rsidRDefault="00A045BC">
      <w:pPr>
        <w:pStyle w:val="Beschriftung"/>
        <w:jc w:val="center"/>
      </w:pPr>
      <w:bookmarkStart w:id="283" w:name="_Ref157519329"/>
      <w:bookmarkStart w:id="284" w:name="_Ref157519294"/>
      <w:bookmarkStart w:id="285" w:name="_Toc162022435"/>
      <w:r>
        <w:t xml:space="preserve">Figure </w:t>
      </w:r>
      <w:r>
        <w:fldChar w:fldCharType="begin"/>
      </w:r>
      <w:r>
        <w:instrText xml:space="preserve"> SEQ Figure \* ARABIC </w:instrText>
      </w:r>
      <w:r>
        <w:fldChar w:fldCharType="separate"/>
      </w:r>
      <w:r w:rsidR="00AD0F80">
        <w:rPr>
          <w:noProof/>
        </w:rPr>
        <w:t>7</w:t>
      </w:r>
      <w:r>
        <w:fldChar w:fldCharType="end"/>
      </w:r>
      <w:bookmarkEnd w:id="283"/>
      <w:r>
        <w:t xml:space="preserve">: </w:t>
      </w:r>
      <w:bookmarkStart w:id="286" w:name="_Ref157519313"/>
      <w:r w:rsidR="004C0361">
        <w:t xml:space="preserve">Notification &amp; </w:t>
      </w:r>
      <w:r w:rsidR="005940D8">
        <w:t>Restricted</w:t>
      </w:r>
      <w:r>
        <w:t xml:space="preserve"> procedure process map</w:t>
      </w:r>
      <w:bookmarkEnd w:id="284"/>
      <w:bookmarkEnd w:id="285"/>
      <w:bookmarkEnd w:id="286"/>
      <w:r w:rsidR="00F7572E">
        <w:t xml:space="preserve"> </w:t>
      </w:r>
    </w:p>
    <w:p w14:paraId="295EBC53" w14:textId="1372F6AF" w:rsidR="00073144" w:rsidRDefault="00073144">
      <w:pPr>
        <w:rPr>
          <w:lang w:val="nb-NO"/>
        </w:rPr>
      </w:pPr>
      <w:r>
        <w:rPr>
          <w:lang w:val="nb-NO"/>
        </w:rPr>
        <w:br w:type="page"/>
      </w:r>
    </w:p>
    <w:p w14:paraId="295EBC54" w14:textId="0E85A960" w:rsidR="00093540" w:rsidRDefault="00A045BC" w:rsidP="00311095">
      <w:pPr>
        <w:pStyle w:val="berschrift2"/>
      </w:pPr>
      <w:bookmarkStart w:id="287" w:name="_Toc162022368"/>
      <w:bookmarkStart w:id="288" w:name="_Ref92801023"/>
      <w:bookmarkStart w:id="289" w:name="_Ref92801062"/>
      <w:bookmarkStart w:id="290" w:name="_Ref92801067"/>
      <w:bookmarkStart w:id="291" w:name="_Ref92801072"/>
      <w:bookmarkStart w:id="292" w:name="_Ref92801077"/>
      <w:r>
        <w:lastRenderedPageBreak/>
        <w:t xml:space="preserve">Process: </w:t>
      </w:r>
      <w:commentRangeStart w:id="293"/>
      <w:commentRangeStart w:id="294"/>
      <w:r>
        <w:t>Notification</w:t>
      </w:r>
      <w:bookmarkEnd w:id="287"/>
      <w:r>
        <w:t xml:space="preserve"> </w:t>
      </w:r>
      <w:bookmarkEnd w:id="288"/>
      <w:bookmarkEnd w:id="289"/>
      <w:bookmarkEnd w:id="290"/>
      <w:bookmarkEnd w:id="291"/>
      <w:bookmarkEnd w:id="292"/>
      <w:commentRangeEnd w:id="293"/>
      <w:r w:rsidR="00B13BBB">
        <w:rPr>
          <w:rStyle w:val="Kommentarzeichen"/>
          <w:rFonts w:ascii="Calibri" w:hAnsi="Calibri"/>
          <w:b w:val="0"/>
        </w:rPr>
        <w:commentReference w:id="293"/>
      </w:r>
      <w:commentRangeEnd w:id="294"/>
      <w:r w:rsidR="005E12EF">
        <w:rPr>
          <w:rStyle w:val="Kommentarzeichen"/>
          <w:rFonts w:ascii="Calibri" w:hAnsi="Calibri"/>
          <w:b w:val="0"/>
        </w:rPr>
        <w:commentReference w:id="294"/>
      </w:r>
    </w:p>
    <w:p w14:paraId="295EBC55" w14:textId="6590F0B7" w:rsidR="00093540" w:rsidRDefault="009F28EB">
      <w:r>
        <w:rPr>
          <w:noProof/>
        </w:rPr>
        <w:drawing>
          <wp:inline distT="0" distB="0" distL="0" distR="0" wp14:anchorId="046F860F" wp14:editId="0B0BEA54">
            <wp:extent cx="9007523" cy="5079352"/>
            <wp:effectExtent l="0" t="0" r="3175" b="7620"/>
            <wp:docPr id="844958494" name="Grafik 1" descr="Ein Bild, das Text, Diagramm, Screensho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58494" name="Grafik 1" descr="Ein Bild, das Text, Diagramm, Screenshot, Reihe enthält.&#10;&#10;Automatisch generierte Beschreibung"/>
                    <pic:cNvPicPr/>
                  </pic:nvPicPr>
                  <pic:blipFill>
                    <a:blip r:embed="rId90" cstate="print">
                      <a:extLst>
                        <a:ext uri="{28A0092B-C50C-407E-A947-70E740481C1C}">
                          <a14:useLocalDpi xmlns:a14="http://schemas.microsoft.com/office/drawing/2010/main" val="0"/>
                        </a:ext>
                      </a:extLst>
                    </a:blip>
                    <a:stretch>
                      <a:fillRect/>
                    </a:stretch>
                  </pic:blipFill>
                  <pic:spPr>
                    <a:xfrm>
                      <a:off x="0" y="0"/>
                      <a:ext cx="9010577" cy="5081074"/>
                    </a:xfrm>
                    <a:prstGeom prst="rect">
                      <a:avLst/>
                    </a:prstGeom>
                  </pic:spPr>
                </pic:pic>
              </a:graphicData>
            </a:graphic>
          </wp:inline>
        </w:drawing>
      </w:r>
    </w:p>
    <w:p w14:paraId="295EBC56" w14:textId="210CAF10" w:rsidR="00093540" w:rsidRDefault="00A045BC">
      <w:pPr>
        <w:pStyle w:val="Beschriftung"/>
        <w:jc w:val="center"/>
      </w:pPr>
      <w:bookmarkStart w:id="295" w:name="_Toc162022436"/>
      <w:r>
        <w:t xml:space="preserve">Figure </w:t>
      </w:r>
      <w:r>
        <w:fldChar w:fldCharType="begin"/>
      </w:r>
      <w:r>
        <w:instrText xml:space="preserve"> SEQ Figure \* ARABIC </w:instrText>
      </w:r>
      <w:r>
        <w:fldChar w:fldCharType="separate"/>
      </w:r>
      <w:r w:rsidR="00AD0F80">
        <w:rPr>
          <w:noProof/>
        </w:rPr>
        <w:t>8</w:t>
      </w:r>
      <w:r>
        <w:fldChar w:fldCharType="end"/>
      </w:r>
      <w:r>
        <w:t>: Notification Process</w:t>
      </w:r>
      <w:bookmarkEnd w:id="295"/>
    </w:p>
    <w:p w14:paraId="1DCA7AFE" w14:textId="77777777" w:rsidR="009E4FDD" w:rsidRPr="009E4FDD" w:rsidRDefault="009E4FDD" w:rsidP="009E4FDD"/>
    <w:p w14:paraId="295EBC57" w14:textId="77777777" w:rsidR="00093540" w:rsidRPr="00205673" w:rsidRDefault="00A045BC" w:rsidP="00311095">
      <w:pPr>
        <w:pStyle w:val="berschrift2"/>
      </w:pPr>
      <w:bookmarkStart w:id="296" w:name="_Toc162022369"/>
      <w:bookmarkStart w:id="297" w:name="_Ref92801030"/>
      <w:r w:rsidRPr="00205673">
        <w:lastRenderedPageBreak/>
        <w:t>Process: Procurement Document Access</w:t>
      </w:r>
      <w:bookmarkEnd w:id="296"/>
      <w:r w:rsidRPr="00205673">
        <w:t xml:space="preserve"> </w:t>
      </w:r>
      <w:bookmarkEnd w:id="297"/>
    </w:p>
    <w:p w14:paraId="295EBC58" w14:textId="529BCDB8" w:rsidR="00093540" w:rsidRDefault="00476235">
      <w:r>
        <w:rPr>
          <w:noProof/>
        </w:rPr>
        <w:drawing>
          <wp:inline distT="0" distB="0" distL="0" distR="0" wp14:anchorId="3E2FE6BB" wp14:editId="0C7F6B9D">
            <wp:extent cx="9375775" cy="4928235"/>
            <wp:effectExtent l="0" t="0" r="0" b="5715"/>
            <wp:docPr id="1728419280" name="Grafik 2" descr="Ein Bild, das Text, Diagramm, Screenshot, Pla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19280" name="Grafik 2" descr="Ein Bild, das Text, Diagramm, Screenshot, Plan enthält.&#10;&#10;Automatisch generierte Beschreibung"/>
                    <pic:cNvPicPr/>
                  </pic:nvPicPr>
                  <pic:blipFill>
                    <a:blip r:embed="rId91" cstate="print">
                      <a:extLst>
                        <a:ext uri="{28A0092B-C50C-407E-A947-70E740481C1C}">
                          <a14:useLocalDpi xmlns:a14="http://schemas.microsoft.com/office/drawing/2010/main" val="0"/>
                        </a:ext>
                      </a:extLst>
                    </a:blip>
                    <a:stretch>
                      <a:fillRect/>
                    </a:stretch>
                  </pic:blipFill>
                  <pic:spPr>
                    <a:xfrm>
                      <a:off x="0" y="0"/>
                      <a:ext cx="9375775" cy="4928235"/>
                    </a:xfrm>
                    <a:prstGeom prst="rect">
                      <a:avLst/>
                    </a:prstGeom>
                  </pic:spPr>
                </pic:pic>
              </a:graphicData>
            </a:graphic>
          </wp:inline>
        </w:drawing>
      </w:r>
    </w:p>
    <w:p w14:paraId="295EBC59" w14:textId="1E6EFB72" w:rsidR="00093540" w:rsidRDefault="00A045BC">
      <w:pPr>
        <w:pStyle w:val="Beschriftung"/>
        <w:jc w:val="center"/>
      </w:pPr>
      <w:bookmarkStart w:id="298" w:name="_Ref161073091"/>
      <w:bookmarkStart w:id="299" w:name="_Toc162022437"/>
      <w:r>
        <w:t xml:space="preserve">Figure </w:t>
      </w:r>
      <w:r>
        <w:fldChar w:fldCharType="begin"/>
      </w:r>
      <w:r>
        <w:instrText xml:space="preserve"> SEQ Figure \* ARABIC </w:instrText>
      </w:r>
      <w:r>
        <w:fldChar w:fldCharType="separate"/>
      </w:r>
      <w:r w:rsidR="00AD0F80">
        <w:rPr>
          <w:noProof/>
        </w:rPr>
        <w:t>9</w:t>
      </w:r>
      <w:r>
        <w:fldChar w:fldCharType="end"/>
      </w:r>
      <w:r>
        <w:t>: Procurement Document Access process</w:t>
      </w:r>
      <w:bookmarkEnd w:id="298"/>
      <w:bookmarkEnd w:id="299"/>
    </w:p>
    <w:p w14:paraId="295EBC61" w14:textId="77777777" w:rsidR="00093540" w:rsidRDefault="00093540"/>
    <w:p w14:paraId="55C35CBF" w14:textId="15F0D7C2" w:rsidR="00F4354C" w:rsidRDefault="00F4354C" w:rsidP="00F4354C">
      <w:r>
        <w:lastRenderedPageBreak/>
        <w:t xml:space="preserve">Some of the transactions </w:t>
      </w:r>
      <w:r w:rsidR="00EB72D9">
        <w:t>illustrated by the</w:t>
      </w:r>
      <w:r>
        <w:t xml:space="preserve"> process flow do not have to follow a </w:t>
      </w:r>
      <w:r w:rsidR="00EB72D9">
        <w:t>strict</w:t>
      </w:r>
      <w:r>
        <w:t xml:space="preserve"> sequential order as shown in the process model. </w:t>
      </w:r>
      <w:r w:rsidR="00EB72D9">
        <w:t>This is indicated through the catch-link and throw-link events to a</w:t>
      </w:r>
      <w:r w:rsidR="00EB72D9" w:rsidRPr="00EB72D9">
        <w:t xml:space="preserve">void iterative representations and process </w:t>
      </w:r>
      <w:r w:rsidR="00EB72D9">
        <w:t xml:space="preserve">flows. </w:t>
      </w:r>
      <w:r>
        <w:t xml:space="preserve">The </w:t>
      </w:r>
      <w:r w:rsidR="00EB72D9">
        <w:t xml:space="preserve">next </w:t>
      </w:r>
      <w:r w:rsidR="00CF054E">
        <w:t>sub</w:t>
      </w:r>
      <w:r w:rsidR="00EB72D9">
        <w:t>section</w:t>
      </w:r>
      <w:r w:rsidR="00CF054E">
        <w:t>s</w:t>
      </w:r>
      <w:r w:rsidR="00EB72D9">
        <w:t xml:space="preserve"> add some notes to the c</w:t>
      </w:r>
      <w:r w:rsidR="00EB72D9" w:rsidRPr="00C95799">
        <w:t>hronological peculiarities in the process flow</w:t>
      </w:r>
      <w:r w:rsidR="00EB72D9">
        <w:t>s.</w:t>
      </w:r>
    </w:p>
    <w:p w14:paraId="42C9FC14" w14:textId="2F9266FC" w:rsidR="00F4354C" w:rsidRDefault="00EB72D9" w:rsidP="00311095">
      <w:pPr>
        <w:pStyle w:val="berschrift3"/>
      </w:pPr>
      <w:bookmarkStart w:id="300" w:name="_Ref158142193"/>
      <w:bookmarkStart w:id="301" w:name="_Toc162022370"/>
      <w:r>
        <w:t xml:space="preserve">Additional note: </w:t>
      </w:r>
      <w:r w:rsidR="006A1606">
        <w:t xml:space="preserve">T021 - </w:t>
      </w:r>
      <w:r>
        <w:t>Unsubscribe from Procedure</w:t>
      </w:r>
      <w:bookmarkEnd w:id="300"/>
      <w:bookmarkEnd w:id="301"/>
      <w:r>
        <w:t xml:space="preserve"> </w:t>
      </w:r>
    </w:p>
    <w:p w14:paraId="1569F378" w14:textId="6EA18D50" w:rsidR="00F4354C" w:rsidRDefault="00F4354C" w:rsidP="00EB72D9">
      <w:r>
        <w:t>Transaction T021 - Unsubscribe from Procedure and the associated response message T022 - Unsubscribe from Procedure Confirmation can take place at any time after the subscription</w:t>
      </w:r>
      <w:r w:rsidR="00476235">
        <w:t xml:space="preserve"> and before the final tender submission. This is indicated through the catch-link and throw-link events</w:t>
      </w:r>
      <w:r w:rsidR="00747EF3">
        <w:t xml:space="preserve"> (Unsubscribe)</w:t>
      </w:r>
      <w:r>
        <w:t>. The economic operator's expression of interest in the procedure is withdrawn and confirmed by the contracting authority.</w:t>
      </w:r>
      <w:r w:rsidR="00476235">
        <w:t xml:space="preserve"> </w:t>
      </w:r>
      <w:r w:rsidR="00E77CCF">
        <w:t>Effectively the Unsubscribe from Procedure means that t</w:t>
      </w:r>
      <w:r w:rsidR="00476235">
        <w:t>he economic operator will not receive updates of the Call for Tender</w:t>
      </w:r>
      <w:r w:rsidR="00E77CCF">
        <w:t>s</w:t>
      </w:r>
      <w:r w:rsidR="00476235">
        <w:t xml:space="preserve"> or Invitation to Tender anymore and cannot submit his Qualification or Tender</w:t>
      </w:r>
      <w:r w:rsidR="00E77CCF">
        <w:t>, raise questions etc</w:t>
      </w:r>
      <w:r w:rsidR="00476235">
        <w:t xml:space="preserve">. </w:t>
      </w:r>
      <w:r w:rsidR="00E77CCF">
        <w:t xml:space="preserve">As </w:t>
      </w:r>
      <w:r w:rsidR="00476235">
        <w:t xml:space="preserve">Tenders </w:t>
      </w:r>
      <w:r w:rsidR="00E77CCF">
        <w:t xml:space="preserve">and/or Qualifications that </w:t>
      </w:r>
      <w:r w:rsidR="00476235">
        <w:t>have been submitted</w:t>
      </w:r>
      <w:r w:rsidR="00E77CCF">
        <w:t xml:space="preserve"> are legally binding documents,</w:t>
      </w:r>
      <w:r w:rsidR="00476235">
        <w:t xml:space="preserve"> </w:t>
      </w:r>
      <w:r w:rsidR="00E77CCF">
        <w:t xml:space="preserve">they </w:t>
      </w:r>
      <w:r w:rsidR="00476235">
        <w:t xml:space="preserve">remain valid until a Tender Withdrawal has been submitted for the corresponding document. </w:t>
      </w:r>
      <w:r w:rsidR="00E77CCF">
        <w:t xml:space="preserve">In this case, Economic Operators shall be informed about the results of the evaluation through the Qualification Response and/or Awarding Notification. It shall be also noted that the </w:t>
      </w:r>
      <w:r w:rsidR="009F28EB">
        <w:t>Unsubscribe from Procedure</w:t>
      </w:r>
      <w:r w:rsidR="00E77CCF">
        <w:t xml:space="preserve"> </w:t>
      </w:r>
      <w:r w:rsidR="009F28EB">
        <w:t>actions</w:t>
      </w:r>
      <w:r w:rsidR="00E77CCF">
        <w:t xml:space="preserve"> is an unlogic and exceptional case </w:t>
      </w:r>
      <w:r w:rsidR="009F28EB">
        <w:t xml:space="preserve">which should be prevented by a tendering platform implementing pre-award processes where a tender has been submitted already. </w:t>
      </w:r>
    </w:p>
    <w:p w14:paraId="7466A414" w14:textId="77777777" w:rsidR="00EB72D9" w:rsidRDefault="00EB72D9" w:rsidP="00EB72D9"/>
    <w:p w14:paraId="5A49F0C0" w14:textId="44743C7A" w:rsidR="00F4354C" w:rsidRDefault="00EB72D9" w:rsidP="00311095">
      <w:pPr>
        <w:pStyle w:val="berschrift3"/>
      </w:pPr>
      <w:bookmarkStart w:id="302" w:name="_Ref158142369"/>
      <w:bookmarkStart w:id="303" w:name="_Toc162022371"/>
      <w:r>
        <w:t xml:space="preserve">Additional note: </w:t>
      </w:r>
      <w:r w:rsidR="006A1606">
        <w:t>T003 - Tender Status update</w:t>
      </w:r>
      <w:bookmarkEnd w:id="302"/>
      <w:bookmarkEnd w:id="303"/>
      <w:r>
        <w:t xml:space="preserve"> </w:t>
      </w:r>
    </w:p>
    <w:p w14:paraId="295EBC63" w14:textId="52EFDD72" w:rsidR="00093540" w:rsidRDefault="00A045BC">
      <w:r>
        <w:t>At any moment in the procedure before the submission deadline</w:t>
      </w:r>
      <w:r w:rsidR="00747EF3">
        <w:t xml:space="preserve"> of a Qualification or Tender</w:t>
      </w:r>
      <w:r>
        <w:t xml:space="preserve">, the economic operator may start an inquiry about the status of the procedure. After the sending of </w:t>
      </w:r>
      <w:r w:rsidR="00F4354C">
        <w:t>transaction</w:t>
      </w:r>
      <w:r>
        <w:t xml:space="preserve"> </w:t>
      </w:r>
      <w:r w:rsidR="00F4354C">
        <w:t xml:space="preserve">T003 - </w:t>
      </w:r>
      <w:r>
        <w:t xml:space="preserve">Tender </w:t>
      </w:r>
      <w:r w:rsidR="00F4354C">
        <w:t>S</w:t>
      </w:r>
      <w:r>
        <w:t xml:space="preserve">tatus </w:t>
      </w:r>
      <w:r w:rsidR="00F4354C">
        <w:t>I</w:t>
      </w:r>
      <w:r>
        <w:t xml:space="preserve">nquiry, the economic operator will receive </w:t>
      </w:r>
      <w:r w:rsidR="00F4354C">
        <w:t xml:space="preserve">from the contracting authority </w:t>
      </w:r>
      <w:r>
        <w:t>the latest version of the</w:t>
      </w:r>
      <w:r w:rsidR="00F4354C">
        <w:t xml:space="preserve"> procurement document</w:t>
      </w:r>
      <w:r w:rsidR="00747EF3">
        <w:t xml:space="preserve">s. If the procedure is in the phase of qualification </w:t>
      </w:r>
      <w:r w:rsidR="00F4354C">
        <w:t>transaction</w:t>
      </w:r>
      <w:r>
        <w:t xml:space="preserve"> </w:t>
      </w:r>
      <w:r w:rsidR="00F4354C">
        <w:t xml:space="preserve">T004 - </w:t>
      </w:r>
      <w:r>
        <w:t>Call for Tenders</w:t>
      </w:r>
      <w:r w:rsidR="00747EF3">
        <w:t xml:space="preserve"> will be sent. After the qualification phase the T013 – Invitation to Tender will be returned by the contracting authority</w:t>
      </w:r>
      <w:r>
        <w:t>.</w:t>
      </w:r>
      <w:r w:rsidR="00F4354C">
        <w:t xml:space="preserve"> </w:t>
      </w:r>
      <w:r w:rsidR="00747EF3">
        <w:t xml:space="preserve">This is indicated through the catch-link and throw-link events (Status update). </w:t>
      </w:r>
      <w:r w:rsidR="00F4354C">
        <w:t xml:space="preserve">As noted in </w:t>
      </w:r>
      <w:r w:rsidR="00CA640E">
        <w:fldChar w:fldCharType="begin"/>
      </w:r>
      <w:r w:rsidR="00CA640E">
        <w:instrText xml:space="preserve"> REF _Ref161073091 \h </w:instrText>
      </w:r>
      <w:r w:rsidR="00CA640E">
        <w:fldChar w:fldCharType="separate"/>
      </w:r>
      <w:r w:rsidR="00CA640E">
        <w:t xml:space="preserve">Figure </w:t>
      </w:r>
      <w:r w:rsidR="00CA640E">
        <w:rPr>
          <w:noProof/>
        </w:rPr>
        <w:t>9</w:t>
      </w:r>
      <w:r w:rsidR="00CA640E">
        <w:t>: Procurement Document Access process</w:t>
      </w:r>
      <w:r w:rsidR="00CA640E">
        <w:fldChar w:fldCharType="end"/>
      </w:r>
      <w:r w:rsidR="00F4354C">
        <w:t xml:space="preserve">, the first T004 shall be sent automatically by the contracting authority after the retrieval of the expression of interest. </w:t>
      </w:r>
      <w:r w:rsidR="00B56432">
        <w:t xml:space="preserve">Any updates to the Call for Tenders shall be also proactively forwarded to the economic operators that subscribed to the procedure. </w:t>
      </w:r>
    </w:p>
    <w:p w14:paraId="611EF7C5" w14:textId="77777777" w:rsidR="006A1606" w:rsidRDefault="006A1606"/>
    <w:p w14:paraId="0416F660" w14:textId="1913A9B3" w:rsidR="00B56432" w:rsidRDefault="006A1606" w:rsidP="00311095">
      <w:pPr>
        <w:pStyle w:val="berschrift3"/>
      </w:pPr>
      <w:bookmarkStart w:id="304" w:name="_Ref158745713"/>
      <w:bookmarkStart w:id="305" w:name="_Toc162022372"/>
      <w:r>
        <w:t>Additional note: T007 - Tendering Questions</w:t>
      </w:r>
      <w:bookmarkEnd w:id="304"/>
      <w:bookmarkEnd w:id="305"/>
      <w:r>
        <w:t xml:space="preserve"> </w:t>
      </w:r>
    </w:p>
    <w:p w14:paraId="295EBC64" w14:textId="1D4F884B" w:rsidR="00093540" w:rsidRDefault="00B56432">
      <w:r>
        <w:t xml:space="preserve">The transaction T007 – Tendering Questions can be sent at any time after the retrieval of the T004 – Call for Tenders </w:t>
      </w:r>
      <w:r w:rsidR="00747EF3">
        <w:t>and before</w:t>
      </w:r>
      <w:r>
        <w:t xml:space="preserve"> the submission deadline. It will be responded by the Contracting Authority with T008 – Tendering Answers </w:t>
      </w:r>
      <w:r w:rsidR="009F28EB">
        <w:t>if</w:t>
      </w:r>
      <w:r w:rsidRPr="00B56432">
        <w:t xml:space="preserve"> there is enough time to answer and the deadlines for asking questions have been met.</w:t>
      </w:r>
      <w:r w:rsidR="00747EF3">
        <w:t xml:space="preserve"> This is indicated through the catch-link and throw-link events (Question). </w:t>
      </w:r>
      <w:r w:rsidRPr="00B56432">
        <w:t xml:space="preserve">For reasons of equal treatment, the </w:t>
      </w:r>
      <w:r>
        <w:t>c</w:t>
      </w:r>
      <w:r w:rsidRPr="00B56432">
        <w:t xml:space="preserve">ontracting </w:t>
      </w:r>
      <w:r>
        <w:t>a</w:t>
      </w:r>
      <w:r w:rsidRPr="00B56432">
        <w:t xml:space="preserve">uthority typically sends </w:t>
      </w:r>
      <w:r w:rsidR="00747EF3">
        <w:t xml:space="preserve">the T008 </w:t>
      </w:r>
      <w:r w:rsidRPr="00B56432">
        <w:t>to all economic operators who have expressed an interest.</w:t>
      </w:r>
    </w:p>
    <w:p w14:paraId="7F407D78" w14:textId="67BA69CB" w:rsidR="00C95799" w:rsidRPr="00C95799" w:rsidRDefault="00B56432" w:rsidP="00B56432">
      <w:r>
        <w:br w:type="page"/>
      </w:r>
      <w:r w:rsidR="00A045BC">
        <w:rPr>
          <w:noProof/>
        </w:rPr>
        <mc:AlternateContent>
          <mc:Choice Requires="wps">
            <w:drawing>
              <wp:anchor distT="0" distB="0" distL="114300" distR="114300" simplePos="0" relativeHeight="251658244" behindDoc="0" locked="0" layoutInCell="1" allowOverlap="1" wp14:anchorId="295EBEF7" wp14:editId="295EBEF8">
                <wp:simplePos x="0" y="0"/>
                <wp:positionH relativeFrom="column">
                  <wp:posOffset>5025365</wp:posOffset>
                </wp:positionH>
                <wp:positionV relativeFrom="paragraph">
                  <wp:posOffset>3818153</wp:posOffset>
                </wp:positionV>
                <wp:extent cx="1148316" cy="584791"/>
                <wp:effectExtent l="0" t="0" r="13970" b="25400"/>
                <wp:wrapNone/>
                <wp:docPr id="25" name="Rechteck 18"/>
                <wp:cNvGraphicFramePr/>
                <a:graphic xmlns:a="http://schemas.openxmlformats.org/drawingml/2006/main">
                  <a:graphicData uri="http://schemas.microsoft.com/office/word/2010/wordprocessingShape">
                    <wps:wsp>
                      <wps:cNvSpPr/>
                      <wps:spPr bwMode="auto">
                        <a:xfrm>
                          <a:off x="0" y="0"/>
                          <a:ext cx="1148316" cy="584791"/>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rect w14:anchorId="4D4B52FE" id="Rechteck 18" o:spid="_x0000_s1026" style="position:absolute;margin-left:395.7pt;margin-top:300.65pt;width:90.4pt;height:46.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" fillcolor="white [3212]" strokecolor="white [3212]" strokeweight="2pt"/>
            </w:pict>
          </mc:Fallback>
        </mc:AlternateContent>
      </w:r>
    </w:p>
    <w:p w14:paraId="6B001191" w14:textId="51096569" w:rsidR="00BB2534" w:rsidRPr="00205673" w:rsidRDefault="00EB72D9" w:rsidP="00311095">
      <w:pPr>
        <w:pStyle w:val="berschrift2"/>
      </w:pPr>
      <w:bookmarkStart w:id="306" w:name="_Toc162022373"/>
      <w:r>
        <w:lastRenderedPageBreak/>
        <w:t xml:space="preserve">Process: </w:t>
      </w:r>
      <w:r w:rsidR="00BB2534" w:rsidRPr="00205673">
        <w:t>Qualification</w:t>
      </w:r>
      <w:bookmarkEnd w:id="306"/>
    </w:p>
    <w:p w14:paraId="32E5094C" w14:textId="415030BA" w:rsidR="00FB6FDE" w:rsidRDefault="00B4723C" w:rsidP="00747EF3">
      <w:pPr>
        <w:keepNext/>
        <w:jc w:val="center"/>
      </w:pPr>
      <w:r>
        <w:rPr>
          <w:noProof/>
        </w:rPr>
        <w:drawing>
          <wp:inline distT="0" distB="0" distL="0" distR="0" wp14:anchorId="091B1FF4" wp14:editId="3C6A3792">
            <wp:extent cx="9361170" cy="4987925"/>
            <wp:effectExtent l="0" t="0" r="0" b="3175"/>
            <wp:docPr id="241256407"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9361170" cy="4987925"/>
                    </a:xfrm>
                    <a:prstGeom prst="rect">
                      <a:avLst/>
                    </a:prstGeom>
                    <a:noFill/>
                    <a:ln>
                      <a:noFill/>
                    </a:ln>
                  </pic:spPr>
                </pic:pic>
              </a:graphicData>
            </a:graphic>
          </wp:inline>
        </w:drawing>
      </w:r>
    </w:p>
    <w:p w14:paraId="4DB444D2" w14:textId="1EA470B3" w:rsidR="00BB2534" w:rsidRDefault="00FB6FDE" w:rsidP="002A46AD">
      <w:pPr>
        <w:pStyle w:val="Beschriftung"/>
        <w:jc w:val="center"/>
      </w:pPr>
      <w:bookmarkStart w:id="307" w:name="_Toc162022438"/>
      <w:r>
        <w:t xml:space="preserve">Figure </w:t>
      </w:r>
      <w:r>
        <w:fldChar w:fldCharType="begin"/>
      </w:r>
      <w:r>
        <w:instrText xml:space="preserve"> SEQ Figure \* ARABIC </w:instrText>
      </w:r>
      <w:r>
        <w:fldChar w:fldCharType="separate"/>
      </w:r>
      <w:r w:rsidR="00AD0F80">
        <w:rPr>
          <w:noProof/>
        </w:rPr>
        <w:t>10</w:t>
      </w:r>
      <w:r>
        <w:fldChar w:fldCharType="end"/>
      </w:r>
      <w:r>
        <w:t>: Qualification</w:t>
      </w:r>
      <w:r w:rsidR="00C15CE2">
        <w:t xml:space="preserve"> Process</w:t>
      </w:r>
      <w:bookmarkEnd w:id="307"/>
    </w:p>
    <w:p w14:paraId="1B444055" w14:textId="77777777" w:rsidR="009D36CA" w:rsidRDefault="009D36CA" w:rsidP="006A1606">
      <w:pPr>
        <w:pStyle w:val="berschrift3"/>
        <w:sectPr w:rsidR="009D36CA" w:rsidSect="00BB5466">
          <w:headerReference w:type="even" r:id="rId93"/>
          <w:headerReference w:type="default" r:id="rId94"/>
          <w:footerReference w:type="even" r:id="rId95"/>
          <w:footerReference w:type="default" r:id="rId96"/>
          <w:pgSz w:w="16840" w:h="11920" w:orient="landscape"/>
          <w:pgMar w:top="862" w:right="941" w:bottom="1021" w:left="1134" w:header="57" w:footer="765" w:gutter="0"/>
          <w:cols w:space="708"/>
          <w:docGrid w:linePitch="360"/>
        </w:sectPr>
      </w:pPr>
    </w:p>
    <w:p w14:paraId="0B3758A4" w14:textId="29846CCD" w:rsidR="0033316E" w:rsidRDefault="00EB72D9" w:rsidP="00311095">
      <w:pPr>
        <w:pStyle w:val="berschrift2"/>
      </w:pPr>
      <w:bookmarkStart w:id="308" w:name="_Toc162022374"/>
      <w:r>
        <w:lastRenderedPageBreak/>
        <w:t xml:space="preserve">Process: </w:t>
      </w:r>
      <w:r w:rsidR="0033316E">
        <w:t>Invitation to Tender</w:t>
      </w:r>
      <w:bookmarkEnd w:id="308"/>
    </w:p>
    <w:p w14:paraId="0C5E1A05" w14:textId="5475385F" w:rsidR="00282E5B" w:rsidRDefault="006F1DBF" w:rsidP="00747EF3">
      <w:pPr>
        <w:keepNext/>
        <w:jc w:val="center"/>
      </w:pPr>
      <w:r>
        <w:rPr>
          <w:noProof/>
        </w:rPr>
        <w:drawing>
          <wp:inline distT="0" distB="0" distL="0" distR="0" wp14:anchorId="23FBA445" wp14:editId="44DF634B">
            <wp:extent cx="7646400" cy="5040000"/>
            <wp:effectExtent l="0" t="0" r="0" b="8255"/>
            <wp:docPr id="66020927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7646400" cy="5040000"/>
                    </a:xfrm>
                    <a:prstGeom prst="rect">
                      <a:avLst/>
                    </a:prstGeom>
                    <a:noFill/>
                    <a:ln>
                      <a:noFill/>
                    </a:ln>
                  </pic:spPr>
                </pic:pic>
              </a:graphicData>
            </a:graphic>
          </wp:inline>
        </w:drawing>
      </w:r>
    </w:p>
    <w:p w14:paraId="0F4C5274" w14:textId="4A24EB9A" w:rsidR="0033316E" w:rsidRPr="0033316E" w:rsidRDefault="00282E5B" w:rsidP="00282E5B">
      <w:pPr>
        <w:pStyle w:val="Beschriftung"/>
        <w:jc w:val="center"/>
      </w:pPr>
      <w:bookmarkStart w:id="309" w:name="_Toc162022439"/>
      <w:r>
        <w:t xml:space="preserve">Figure </w:t>
      </w:r>
      <w:r>
        <w:fldChar w:fldCharType="begin"/>
      </w:r>
      <w:r>
        <w:instrText xml:space="preserve"> SEQ Figure \* ARABIC </w:instrText>
      </w:r>
      <w:r>
        <w:fldChar w:fldCharType="separate"/>
      </w:r>
      <w:r w:rsidR="00AD0F80">
        <w:rPr>
          <w:noProof/>
        </w:rPr>
        <w:t>11</w:t>
      </w:r>
      <w:r>
        <w:fldChar w:fldCharType="end"/>
      </w:r>
      <w:r>
        <w:t>: Invitation to Tender</w:t>
      </w:r>
      <w:r w:rsidR="00C15CE2">
        <w:t xml:space="preserve"> Process</w:t>
      </w:r>
      <w:bookmarkEnd w:id="309"/>
    </w:p>
    <w:p w14:paraId="295EBC67" w14:textId="5DF7EC76" w:rsidR="00093540" w:rsidRDefault="00A045BC" w:rsidP="00311095">
      <w:pPr>
        <w:pStyle w:val="berschrift2"/>
      </w:pPr>
      <w:bookmarkStart w:id="310" w:name="_Toc162022375"/>
      <w:r>
        <w:lastRenderedPageBreak/>
        <w:t>Process: Tender Submission</w:t>
      </w:r>
      <w:bookmarkEnd w:id="310"/>
      <w:r>
        <w:t xml:space="preserve"> </w:t>
      </w:r>
    </w:p>
    <w:p w14:paraId="295EBC68" w14:textId="6C34AC1E" w:rsidR="00093540" w:rsidRDefault="005E73DB">
      <w:pPr>
        <w:keepNext/>
        <w:jc w:val="center"/>
      </w:pPr>
      <w:r>
        <w:rPr>
          <w:noProof/>
        </w:rPr>
        <w:drawing>
          <wp:inline distT="0" distB="0" distL="0" distR="0" wp14:anchorId="06F0BED0" wp14:editId="3BBBE539">
            <wp:extent cx="9363075" cy="4610100"/>
            <wp:effectExtent l="0" t="0" r="9525" b="0"/>
            <wp:docPr id="13316958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9363075" cy="4610100"/>
                    </a:xfrm>
                    <a:prstGeom prst="rect">
                      <a:avLst/>
                    </a:prstGeom>
                    <a:noFill/>
                    <a:ln>
                      <a:noFill/>
                    </a:ln>
                  </pic:spPr>
                </pic:pic>
              </a:graphicData>
            </a:graphic>
          </wp:inline>
        </w:drawing>
      </w:r>
    </w:p>
    <w:p w14:paraId="295EBC69" w14:textId="5A20B69F" w:rsidR="00093540" w:rsidRDefault="00A045BC">
      <w:pPr>
        <w:pStyle w:val="Beschriftung"/>
        <w:jc w:val="center"/>
      </w:pPr>
      <w:bookmarkStart w:id="311" w:name="_Toc162022440"/>
      <w:r>
        <w:t xml:space="preserve">Figure </w:t>
      </w:r>
      <w:r>
        <w:fldChar w:fldCharType="begin"/>
      </w:r>
      <w:r>
        <w:instrText xml:space="preserve"> SEQ Figure \* ARABIC </w:instrText>
      </w:r>
      <w:r>
        <w:fldChar w:fldCharType="separate"/>
      </w:r>
      <w:r w:rsidR="00AD0F80">
        <w:rPr>
          <w:noProof/>
        </w:rPr>
        <w:t>12</w:t>
      </w:r>
      <w:r>
        <w:fldChar w:fldCharType="end"/>
      </w:r>
      <w:r>
        <w:t>: Tender Submission process</w:t>
      </w:r>
      <w:bookmarkEnd w:id="311"/>
    </w:p>
    <w:p w14:paraId="295EBC6A" w14:textId="77777777" w:rsidR="00093540" w:rsidRDefault="00A045BC">
      <w:r>
        <w:br w:type="page"/>
      </w:r>
    </w:p>
    <w:p w14:paraId="295EBC6B" w14:textId="77777777" w:rsidR="00093540" w:rsidRDefault="00A045BC" w:rsidP="00311095">
      <w:pPr>
        <w:pStyle w:val="berschrift2"/>
      </w:pPr>
      <w:bookmarkStart w:id="312" w:name="_Toc162022376"/>
      <w:r>
        <w:lastRenderedPageBreak/>
        <w:t>Process: Awarding</w:t>
      </w:r>
      <w:bookmarkEnd w:id="312"/>
      <w:r>
        <w:t xml:space="preserve"> </w:t>
      </w:r>
    </w:p>
    <w:p w14:paraId="295EBC6C" w14:textId="605FBE6B" w:rsidR="00093540" w:rsidRDefault="00EB72D9">
      <w:pPr>
        <w:jc w:val="center"/>
      </w:pPr>
      <w:r>
        <w:rPr>
          <w:noProof/>
        </w:rPr>
        <w:drawing>
          <wp:inline distT="0" distB="0" distL="0" distR="0" wp14:anchorId="4B338CBA" wp14:editId="5911AB61">
            <wp:extent cx="7673644" cy="5032434"/>
            <wp:effectExtent l="0" t="0" r="3810" b="0"/>
            <wp:docPr id="1276845280" name="Grafik 7" descr="Ein Bild, das Text, Screenshot, Diagramm, parall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45280" name="Grafik 7" descr="Ein Bild, das Text, Screenshot, Diagramm, parallel enthält.&#10;&#10;Automatisch generierte Beschreibung"/>
                    <pic:cNvPicPr/>
                  </pic:nvPicPr>
                  <pic:blipFill>
                    <a:blip r:embed="rId99" cstate="print">
                      <a:extLst>
                        <a:ext uri="{28A0092B-C50C-407E-A947-70E740481C1C}">
                          <a14:useLocalDpi xmlns:a14="http://schemas.microsoft.com/office/drawing/2010/main" val="0"/>
                        </a:ext>
                      </a:extLst>
                    </a:blip>
                    <a:stretch>
                      <a:fillRect/>
                    </a:stretch>
                  </pic:blipFill>
                  <pic:spPr>
                    <a:xfrm>
                      <a:off x="0" y="0"/>
                      <a:ext cx="7679627" cy="5036358"/>
                    </a:xfrm>
                    <a:prstGeom prst="rect">
                      <a:avLst/>
                    </a:prstGeom>
                  </pic:spPr>
                </pic:pic>
              </a:graphicData>
            </a:graphic>
          </wp:inline>
        </w:drawing>
      </w:r>
    </w:p>
    <w:p w14:paraId="7CEB811F" w14:textId="1DB1B985" w:rsidR="00C15CE2" w:rsidRDefault="00A045BC" w:rsidP="005600FC">
      <w:pPr>
        <w:pStyle w:val="Beschriftung"/>
        <w:jc w:val="center"/>
        <w:sectPr w:rsidR="00C15CE2" w:rsidSect="00BB5466">
          <w:pgSz w:w="16840" w:h="11920" w:orient="landscape"/>
          <w:pgMar w:top="862" w:right="941" w:bottom="1021" w:left="1134" w:header="57" w:footer="765" w:gutter="0"/>
          <w:cols w:space="708"/>
          <w:docGrid w:linePitch="360"/>
        </w:sectPr>
      </w:pPr>
      <w:bookmarkStart w:id="313" w:name="_Toc162022441"/>
      <w:r>
        <w:t xml:space="preserve">Figure </w:t>
      </w:r>
      <w:r>
        <w:fldChar w:fldCharType="begin"/>
      </w:r>
      <w:r>
        <w:instrText xml:space="preserve"> SEQ Figure \* ARABIC </w:instrText>
      </w:r>
      <w:r>
        <w:fldChar w:fldCharType="separate"/>
      </w:r>
      <w:r w:rsidR="00AD0F80">
        <w:rPr>
          <w:noProof/>
        </w:rPr>
        <w:t>13</w:t>
      </w:r>
      <w:r>
        <w:fldChar w:fldCharType="end"/>
      </w:r>
      <w:r>
        <w:t>: Awarding Process</w:t>
      </w:r>
      <w:bookmarkEnd w:id="313"/>
    </w:p>
    <w:p w14:paraId="2D7F4C08" w14:textId="77777777" w:rsidR="00C15CE2" w:rsidRDefault="00C15CE2" w:rsidP="00311095">
      <w:pPr>
        <w:pStyle w:val="berschrift2"/>
      </w:pPr>
      <w:bookmarkStart w:id="314" w:name="_Ref161072332"/>
      <w:bookmarkStart w:id="315" w:name="_Toc162022377"/>
      <w:r>
        <w:lastRenderedPageBreak/>
        <w:t>Notification &amp; Restricted Procedure activity detailed descriptions</w:t>
      </w:r>
      <w:bookmarkEnd w:id="314"/>
      <w:bookmarkEnd w:id="315"/>
    </w:p>
    <w:p w14:paraId="6D87B424" w14:textId="01D8B271" w:rsidR="00C15CE2" w:rsidRDefault="00C15CE2" w:rsidP="00C15CE2">
      <w:pPr>
        <w:rPr>
          <w:lang w:val="en-GB"/>
        </w:rPr>
      </w:pPr>
      <w:r>
        <w:t xml:space="preserve">The following table describes the activities of the BPMN business process diagrams described in section </w:t>
      </w:r>
      <w:r w:rsidR="00C35ECF">
        <w:fldChar w:fldCharType="begin"/>
      </w:r>
      <w:r w:rsidR="00C35ECF">
        <w:instrText xml:space="preserve"> REF _Ref158747638 \r \h </w:instrText>
      </w:r>
      <w:r w:rsidR="00C35ECF">
        <w:fldChar w:fldCharType="separate"/>
      </w:r>
      <w:r w:rsidR="008F2494">
        <w:t>6</w:t>
      </w:r>
      <w:r w:rsidR="00C35ECF">
        <w:fldChar w:fldCharType="end"/>
      </w:r>
      <w:r w:rsidR="00C35ECF">
        <w:t xml:space="preserve"> </w:t>
      </w:r>
      <w:r>
        <w:t xml:space="preserve">to support the general workflow to follow restricted procedures. Therefore, the table first points to the corresponding BPMN diagram (Process: Notification, Process: Procurement Document Access, Process: Qualification, Process: Invitation to Tender, Process: Tender Submission, Process: Awarding). </w:t>
      </w:r>
      <w:r>
        <w:rPr>
          <w:lang w:val="en-GB"/>
        </w:rPr>
        <w:t xml:space="preserve">Then, the table lists the roles involved in each activity of the BPMN diagram. Additionally, each activity is defined and a reference to the corresponding Peppol BIS is given in case the activity requires bi-lateral communication based on Peppol.  </w:t>
      </w:r>
    </w:p>
    <w:p w14:paraId="0A16C5B0" w14:textId="77777777" w:rsidR="00C15CE2" w:rsidRPr="00642163" w:rsidRDefault="00C15CE2" w:rsidP="00C15CE2"/>
    <w:p w14:paraId="26AAA71D" w14:textId="1931A8A7" w:rsidR="00C15CE2" w:rsidRDefault="00C15CE2" w:rsidP="00C15CE2">
      <w:pPr>
        <w:pStyle w:val="Beschriftung"/>
        <w:keepNext/>
        <w:jc w:val="center"/>
      </w:pPr>
      <w:bookmarkStart w:id="316" w:name="_Toc162022427"/>
      <w:r>
        <w:t xml:space="preserve">Table </w:t>
      </w:r>
      <w:r>
        <w:fldChar w:fldCharType="begin"/>
      </w:r>
      <w:r>
        <w:instrText xml:space="preserve"> SEQ Table \* ARABIC </w:instrText>
      </w:r>
      <w:r>
        <w:fldChar w:fldCharType="separate"/>
      </w:r>
      <w:r w:rsidR="00AD0F80">
        <w:rPr>
          <w:noProof/>
        </w:rPr>
        <w:t>8</w:t>
      </w:r>
      <w:r>
        <w:fldChar w:fldCharType="end"/>
      </w:r>
      <w:r>
        <w:t>: activity detailed descriptions</w:t>
      </w:r>
      <w:bookmarkEnd w:id="316"/>
    </w:p>
    <w:tbl>
      <w:tblPr>
        <w:tblW w:w="9912"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02"/>
        <w:gridCol w:w="1678"/>
        <w:gridCol w:w="1691"/>
        <w:gridCol w:w="941"/>
        <w:gridCol w:w="4049"/>
        <w:gridCol w:w="951"/>
      </w:tblGrid>
      <w:tr w:rsidR="00C15CE2" w14:paraId="75CDD8E7" w14:textId="77777777" w:rsidTr="00512200">
        <w:trPr>
          <w:cantSplit/>
          <w:tblHeader/>
        </w:trPr>
        <w:tc>
          <w:tcPr>
            <w:tcW w:w="602" w:type="dxa"/>
            <w:shd w:val="clear" w:color="D9D9D9" w:fill="D9D9D9" w:themeFill="background1" w:themeFillShade="D9"/>
          </w:tcPr>
          <w:p w14:paraId="7BD9C385" w14:textId="77777777" w:rsidR="00C15CE2" w:rsidRDefault="00C15CE2" w:rsidP="007D526B">
            <w:pPr>
              <w:pStyle w:val="Textkrper"/>
              <w:jc w:val="center"/>
              <w:rPr>
                <w:rFonts w:ascii="Calibri" w:hAnsi="Calibri" w:cs="Calibri"/>
                <w:b/>
                <w:bCs/>
                <w:lang w:eastAsia="en-US"/>
              </w:rPr>
            </w:pPr>
            <w:r>
              <w:rPr>
                <w:rFonts w:ascii="Calibri" w:hAnsi="Calibri" w:cs="Calibri"/>
                <w:b/>
                <w:bCs/>
                <w:lang w:eastAsia="en-US"/>
              </w:rPr>
              <w:t>Step</w:t>
            </w:r>
          </w:p>
        </w:tc>
        <w:tc>
          <w:tcPr>
            <w:tcW w:w="1690" w:type="dxa"/>
            <w:shd w:val="clear" w:color="D9D9D9" w:fill="D9D9D9" w:themeFill="background1" w:themeFillShade="D9"/>
          </w:tcPr>
          <w:p w14:paraId="6C2ECA29" w14:textId="77777777" w:rsidR="00C15CE2" w:rsidRDefault="00C15CE2" w:rsidP="007D526B">
            <w:pPr>
              <w:pStyle w:val="Textkrper"/>
              <w:jc w:val="center"/>
              <w:rPr>
                <w:rFonts w:ascii="Calibri" w:hAnsi="Calibri" w:cs="Calibri"/>
                <w:b/>
                <w:bCs/>
                <w:lang w:eastAsia="en-US"/>
              </w:rPr>
            </w:pPr>
            <w:r>
              <w:rPr>
                <w:rFonts w:ascii="Calibri" w:hAnsi="Calibri" w:cs="Calibri"/>
                <w:b/>
                <w:bCs/>
                <w:lang w:eastAsia="en-US"/>
              </w:rPr>
              <w:t>Process Map</w:t>
            </w:r>
          </w:p>
        </w:tc>
        <w:tc>
          <w:tcPr>
            <w:tcW w:w="1700" w:type="dxa"/>
            <w:shd w:val="clear" w:color="D9D9D9" w:fill="D9D9D9" w:themeFill="background1" w:themeFillShade="D9"/>
          </w:tcPr>
          <w:p w14:paraId="5A0E890B" w14:textId="77777777" w:rsidR="00C15CE2" w:rsidRDefault="00C15CE2" w:rsidP="007D526B">
            <w:pPr>
              <w:pStyle w:val="Textkrper"/>
              <w:jc w:val="center"/>
              <w:rPr>
                <w:rFonts w:ascii="Calibri" w:hAnsi="Calibri" w:cs="Calibri"/>
                <w:b/>
                <w:bCs/>
                <w:lang w:eastAsia="en-US"/>
              </w:rPr>
            </w:pPr>
            <w:r>
              <w:rPr>
                <w:rFonts w:ascii="Calibri" w:hAnsi="Calibri" w:cs="Calibri"/>
                <w:b/>
                <w:bCs/>
                <w:lang w:eastAsia="en-US"/>
              </w:rPr>
              <w:t>Activity</w:t>
            </w:r>
          </w:p>
        </w:tc>
        <w:tc>
          <w:tcPr>
            <w:tcW w:w="941" w:type="dxa"/>
            <w:shd w:val="clear" w:color="D9D9D9" w:fill="D9D9D9" w:themeFill="background1" w:themeFillShade="D9"/>
          </w:tcPr>
          <w:p w14:paraId="7AAC5877" w14:textId="77777777" w:rsidR="00C15CE2" w:rsidRDefault="00C15CE2" w:rsidP="007D526B">
            <w:pPr>
              <w:pStyle w:val="Textkrper"/>
              <w:jc w:val="center"/>
              <w:rPr>
                <w:rFonts w:ascii="Calibri" w:hAnsi="Calibri" w:cs="Calibri"/>
                <w:b/>
                <w:bCs/>
                <w:lang w:eastAsia="en-US"/>
              </w:rPr>
            </w:pPr>
            <w:r>
              <w:rPr>
                <w:rFonts w:ascii="Calibri" w:hAnsi="Calibri" w:cs="Calibri"/>
                <w:b/>
                <w:bCs/>
                <w:lang w:eastAsia="en-US"/>
              </w:rPr>
              <w:t>Roles involved</w:t>
            </w:r>
          </w:p>
        </w:tc>
        <w:tc>
          <w:tcPr>
            <w:tcW w:w="4110" w:type="dxa"/>
            <w:shd w:val="clear" w:color="D9D9D9" w:fill="D9D9D9" w:themeFill="background1" w:themeFillShade="D9"/>
          </w:tcPr>
          <w:p w14:paraId="40CAB588" w14:textId="77777777" w:rsidR="00C15CE2" w:rsidRDefault="00C15CE2" w:rsidP="007D526B">
            <w:pPr>
              <w:pStyle w:val="Textkrper"/>
              <w:jc w:val="center"/>
              <w:rPr>
                <w:rFonts w:ascii="Calibri" w:hAnsi="Calibri" w:cs="Calibri"/>
                <w:b/>
                <w:bCs/>
                <w:lang w:eastAsia="en-US"/>
              </w:rPr>
            </w:pPr>
            <w:r>
              <w:rPr>
                <w:rFonts w:ascii="Calibri" w:hAnsi="Calibri" w:cs="Calibri"/>
                <w:b/>
                <w:bCs/>
                <w:lang w:eastAsia="en-US"/>
              </w:rPr>
              <w:t>Description</w:t>
            </w:r>
          </w:p>
        </w:tc>
        <w:tc>
          <w:tcPr>
            <w:tcW w:w="869" w:type="dxa"/>
            <w:shd w:val="clear" w:color="D9D9D9" w:fill="D9D9D9" w:themeFill="background1" w:themeFillShade="D9"/>
          </w:tcPr>
          <w:p w14:paraId="3BA2F640" w14:textId="77777777" w:rsidR="00C15CE2" w:rsidRDefault="00C15CE2" w:rsidP="007D526B">
            <w:pPr>
              <w:pStyle w:val="Textkrper"/>
              <w:jc w:val="center"/>
              <w:rPr>
                <w:rFonts w:ascii="Calibri" w:hAnsi="Calibri" w:cs="Calibri"/>
                <w:b/>
                <w:bCs/>
                <w:lang w:eastAsia="en-US"/>
              </w:rPr>
            </w:pPr>
            <w:r>
              <w:rPr>
                <w:rFonts w:ascii="Calibri" w:hAnsi="Calibri" w:cs="Calibri"/>
                <w:b/>
                <w:bCs/>
                <w:lang w:eastAsia="en-US"/>
              </w:rPr>
              <w:t>Peppol BIS</w:t>
            </w:r>
          </w:p>
        </w:tc>
      </w:tr>
      <w:tr w:rsidR="00C15CE2" w14:paraId="7946DA7E" w14:textId="77777777" w:rsidTr="00512200">
        <w:trPr>
          <w:cantSplit/>
        </w:trPr>
        <w:tc>
          <w:tcPr>
            <w:tcW w:w="602" w:type="dxa"/>
          </w:tcPr>
          <w:p w14:paraId="75070615" w14:textId="77777777" w:rsidR="00C15CE2" w:rsidRDefault="00C15CE2" w:rsidP="007D526B">
            <w:pPr>
              <w:pStyle w:val="Textkrper"/>
              <w:rPr>
                <w:rFonts w:ascii="Calibri" w:hAnsi="Calibri" w:cs="Calibri"/>
                <w:lang w:eastAsia="en-US"/>
              </w:rPr>
            </w:pPr>
            <w:r>
              <w:rPr>
                <w:rFonts w:ascii="Calibri" w:hAnsi="Calibri" w:cs="Calibri"/>
                <w:lang w:eastAsia="en-US"/>
              </w:rPr>
              <w:t>1</w:t>
            </w:r>
          </w:p>
        </w:tc>
        <w:tc>
          <w:tcPr>
            <w:tcW w:w="1690" w:type="dxa"/>
          </w:tcPr>
          <w:p w14:paraId="298150B0" w14:textId="77777777" w:rsidR="00C15CE2" w:rsidRDefault="00C15CE2" w:rsidP="007D526B">
            <w:pPr>
              <w:pStyle w:val="Textkrper"/>
              <w:rPr>
                <w:rFonts w:ascii="Calibri" w:hAnsi="Calibri" w:cs="Calibri"/>
                <w:lang w:eastAsia="en-US"/>
              </w:rPr>
            </w:pPr>
            <w:r>
              <w:rPr>
                <w:rFonts w:ascii="Calibri" w:hAnsi="Calibri" w:cs="Calibri"/>
                <w:lang w:eastAsia="en-US"/>
              </w:rPr>
              <w:t>Notification</w:t>
            </w:r>
          </w:p>
        </w:tc>
        <w:tc>
          <w:tcPr>
            <w:tcW w:w="1700" w:type="dxa"/>
          </w:tcPr>
          <w:p w14:paraId="6101298E" w14:textId="77777777" w:rsidR="00C15CE2" w:rsidRDefault="00C15CE2" w:rsidP="007D526B">
            <w:pPr>
              <w:pStyle w:val="Textkrper"/>
              <w:rPr>
                <w:rFonts w:ascii="Calibri" w:hAnsi="Calibri" w:cs="Calibri"/>
                <w:lang w:eastAsia="en-US"/>
              </w:rPr>
            </w:pPr>
            <w:r>
              <w:rPr>
                <w:rFonts w:ascii="Calibri" w:hAnsi="Calibri" w:cs="Calibri"/>
                <w:lang w:eastAsia="en-US"/>
              </w:rPr>
              <w:t>Specify need</w:t>
            </w:r>
          </w:p>
        </w:tc>
        <w:tc>
          <w:tcPr>
            <w:tcW w:w="941" w:type="dxa"/>
          </w:tcPr>
          <w:p w14:paraId="04A42094" w14:textId="77777777" w:rsidR="00C15CE2" w:rsidRDefault="00C15CE2" w:rsidP="007D526B">
            <w:pPr>
              <w:pStyle w:val="Textkrper"/>
              <w:rPr>
                <w:rFonts w:ascii="Calibri" w:hAnsi="Calibri" w:cs="Calibri"/>
                <w:lang w:eastAsia="en-US"/>
              </w:rPr>
            </w:pPr>
            <w:r>
              <w:rPr>
                <w:rFonts w:ascii="Calibri" w:hAnsi="Calibri" w:cs="Calibri"/>
                <w:lang w:eastAsia="en-US"/>
              </w:rPr>
              <w:t>CA</w:t>
            </w:r>
          </w:p>
        </w:tc>
        <w:tc>
          <w:tcPr>
            <w:tcW w:w="4110" w:type="dxa"/>
          </w:tcPr>
          <w:p w14:paraId="27828823" w14:textId="545505B6" w:rsidR="00C15CE2" w:rsidRDefault="002346B3" w:rsidP="007D526B">
            <w:pPr>
              <w:pStyle w:val="Textkrper"/>
              <w:rPr>
                <w:rFonts w:ascii="Calibri" w:hAnsi="Calibri" w:cs="Calibri"/>
                <w:lang w:eastAsia="en-US"/>
              </w:rPr>
            </w:pPr>
            <w:r w:rsidRPr="002346B3">
              <w:rPr>
                <w:rFonts w:ascii="Calibri" w:hAnsi="Calibri" w:cs="Calibri"/>
                <w:lang w:eastAsia="en-US"/>
              </w:rPr>
              <w:t>The competent authority must specify the needs it intends to cover with the purchase of products or services.</w:t>
            </w:r>
          </w:p>
        </w:tc>
        <w:tc>
          <w:tcPr>
            <w:tcW w:w="869" w:type="dxa"/>
          </w:tcPr>
          <w:p w14:paraId="55AD6D4C" w14:textId="22D9BA5A" w:rsidR="00C15CE2" w:rsidRDefault="00512200" w:rsidP="007D526B">
            <w:pPr>
              <w:pStyle w:val="Textkrper"/>
              <w:rPr>
                <w:rFonts w:ascii="Calibri" w:hAnsi="Calibri" w:cs="Calibri"/>
                <w:lang w:eastAsia="en-US"/>
              </w:rPr>
            </w:pPr>
            <w:r>
              <w:rPr>
                <w:rFonts w:ascii="Calibri" w:hAnsi="Calibri" w:cs="Calibri"/>
                <w:lang w:eastAsia="en-US"/>
              </w:rPr>
              <w:t xml:space="preserve">Internal </w:t>
            </w:r>
          </w:p>
        </w:tc>
      </w:tr>
      <w:tr w:rsidR="00C15CE2" w14:paraId="22BBBBB0" w14:textId="77777777" w:rsidTr="00512200">
        <w:trPr>
          <w:cantSplit/>
        </w:trPr>
        <w:tc>
          <w:tcPr>
            <w:tcW w:w="602" w:type="dxa"/>
          </w:tcPr>
          <w:p w14:paraId="2E390478" w14:textId="77777777" w:rsidR="00C15CE2" w:rsidRDefault="00C15CE2" w:rsidP="007D526B">
            <w:pPr>
              <w:pStyle w:val="Textkrper"/>
              <w:rPr>
                <w:rFonts w:ascii="Calibri" w:hAnsi="Calibri" w:cs="Calibri"/>
                <w:lang w:eastAsia="en-US"/>
              </w:rPr>
            </w:pPr>
            <w:r>
              <w:rPr>
                <w:rFonts w:ascii="Calibri" w:hAnsi="Calibri" w:cs="Calibri"/>
                <w:lang w:eastAsia="en-US"/>
              </w:rPr>
              <w:t>2</w:t>
            </w:r>
          </w:p>
        </w:tc>
        <w:tc>
          <w:tcPr>
            <w:tcW w:w="1690" w:type="dxa"/>
          </w:tcPr>
          <w:p w14:paraId="5C6D2A43" w14:textId="77777777" w:rsidR="00C15CE2" w:rsidRDefault="00C15CE2" w:rsidP="007D526B">
            <w:pPr>
              <w:pStyle w:val="Textkrper"/>
              <w:rPr>
                <w:rFonts w:ascii="Calibri" w:hAnsi="Calibri" w:cs="Calibri"/>
                <w:lang w:eastAsia="en-US"/>
              </w:rPr>
            </w:pPr>
            <w:r>
              <w:rPr>
                <w:rFonts w:ascii="Calibri" w:hAnsi="Calibri" w:cs="Calibri"/>
                <w:lang w:eastAsia="en-US"/>
              </w:rPr>
              <w:t>Notification</w:t>
            </w:r>
          </w:p>
        </w:tc>
        <w:tc>
          <w:tcPr>
            <w:tcW w:w="1700" w:type="dxa"/>
          </w:tcPr>
          <w:p w14:paraId="62FB2ECB" w14:textId="77777777" w:rsidR="00C15CE2" w:rsidRDefault="00C15CE2" w:rsidP="007D526B">
            <w:pPr>
              <w:pStyle w:val="Textkrper"/>
              <w:rPr>
                <w:rFonts w:ascii="Calibri" w:hAnsi="Calibri" w:cs="Calibri"/>
                <w:lang w:eastAsia="en-US"/>
              </w:rPr>
            </w:pPr>
            <w:r>
              <w:rPr>
                <w:rFonts w:ascii="Calibri" w:hAnsi="Calibri" w:cs="Calibri"/>
                <w:lang w:eastAsia="en-US"/>
              </w:rPr>
              <w:t>Prepare Prior Information Notice (PIN)</w:t>
            </w:r>
          </w:p>
        </w:tc>
        <w:tc>
          <w:tcPr>
            <w:tcW w:w="941" w:type="dxa"/>
          </w:tcPr>
          <w:p w14:paraId="593F1582" w14:textId="77777777" w:rsidR="00C15CE2" w:rsidRDefault="00C15CE2" w:rsidP="007D526B">
            <w:pPr>
              <w:pStyle w:val="Textkrper"/>
              <w:rPr>
                <w:rFonts w:ascii="Calibri" w:hAnsi="Calibri" w:cs="Calibri"/>
                <w:lang w:eastAsia="en-US"/>
              </w:rPr>
            </w:pPr>
            <w:r>
              <w:rPr>
                <w:rFonts w:ascii="Calibri" w:hAnsi="Calibri" w:cs="Calibri"/>
                <w:lang w:eastAsia="en-US"/>
              </w:rPr>
              <w:t>CA</w:t>
            </w:r>
          </w:p>
        </w:tc>
        <w:tc>
          <w:tcPr>
            <w:tcW w:w="4110" w:type="dxa"/>
          </w:tcPr>
          <w:p w14:paraId="64290E6A" w14:textId="2A9A0F35" w:rsidR="00C15CE2" w:rsidRDefault="00507D37" w:rsidP="002346B3">
            <w:pPr>
              <w:pStyle w:val="Textkrper"/>
              <w:rPr>
                <w:rFonts w:ascii="Calibri" w:hAnsi="Calibri" w:cs="Calibri"/>
                <w:lang w:eastAsia="en-US"/>
              </w:rPr>
            </w:pPr>
            <w:r>
              <w:rPr>
                <w:rFonts w:ascii="Calibri" w:hAnsi="Calibri" w:cs="Calibri"/>
                <w:lang w:eastAsia="en-US"/>
              </w:rPr>
              <w:t>If required, t</w:t>
            </w:r>
            <w:r w:rsidR="00C15CE2">
              <w:rPr>
                <w:rFonts w:ascii="Calibri" w:hAnsi="Calibri" w:cs="Calibri"/>
                <w:lang w:eastAsia="en-US"/>
              </w:rPr>
              <w:t xml:space="preserve">he CA prepares a Prior Information Notice (PIN) </w:t>
            </w:r>
            <w:r w:rsidR="002346B3">
              <w:rPr>
                <w:rFonts w:ascii="Calibri" w:hAnsi="Calibri" w:cs="Calibri"/>
                <w:lang w:eastAsia="en-US"/>
              </w:rPr>
              <w:t xml:space="preserve">to </w:t>
            </w:r>
            <w:r w:rsidR="002346B3" w:rsidRPr="002346B3">
              <w:rPr>
                <w:rFonts w:ascii="Calibri" w:hAnsi="Calibri" w:cs="Calibri"/>
                <w:lang w:eastAsia="en-US"/>
              </w:rPr>
              <w:t>make known their intentions</w:t>
            </w:r>
            <w:r w:rsidR="002346B3">
              <w:rPr>
                <w:rFonts w:ascii="Calibri" w:hAnsi="Calibri" w:cs="Calibri"/>
                <w:lang w:eastAsia="en-US"/>
              </w:rPr>
              <w:t xml:space="preserve"> </w:t>
            </w:r>
            <w:r w:rsidR="002346B3" w:rsidRPr="002346B3">
              <w:rPr>
                <w:rFonts w:ascii="Calibri" w:hAnsi="Calibri" w:cs="Calibri"/>
                <w:lang w:eastAsia="en-US"/>
              </w:rPr>
              <w:t>of planned procurements</w:t>
            </w:r>
            <w:r w:rsidR="002346B3">
              <w:rPr>
                <w:rFonts w:ascii="Calibri" w:hAnsi="Calibri" w:cs="Calibri"/>
                <w:lang w:eastAsia="en-US"/>
              </w:rPr>
              <w:t xml:space="preserve">. </w:t>
            </w:r>
            <w:r w:rsidR="002346B3" w:rsidRPr="002346B3">
              <w:rPr>
                <w:rFonts w:ascii="Calibri" w:hAnsi="Calibri" w:cs="Calibri"/>
                <w:lang w:eastAsia="en-US"/>
              </w:rPr>
              <w:t xml:space="preserve">For restricted procedures and </w:t>
            </w:r>
            <w:r w:rsidR="005E1CD5">
              <w:rPr>
                <w:rFonts w:ascii="Calibri" w:hAnsi="Calibri" w:cs="Calibri"/>
                <w:lang w:eastAsia="en-US"/>
              </w:rPr>
              <w:t>competitive procedure with negotiation</w:t>
            </w:r>
            <w:r w:rsidR="00463B5C" w:rsidRPr="00463B5C">
              <w:rPr>
                <w:rFonts w:ascii="Calibri" w:hAnsi="Calibri" w:cs="Calibri"/>
                <w:lang w:eastAsia="en-US"/>
              </w:rPr>
              <w:t>s</w:t>
            </w:r>
            <w:r w:rsidR="002346B3" w:rsidRPr="002346B3">
              <w:rPr>
                <w:rFonts w:ascii="Calibri" w:hAnsi="Calibri" w:cs="Calibri"/>
                <w:lang w:eastAsia="en-US"/>
              </w:rPr>
              <w:t xml:space="preserve">, sub-central </w:t>
            </w:r>
            <w:r w:rsidR="002346B3">
              <w:rPr>
                <w:rFonts w:ascii="Calibri" w:hAnsi="Calibri" w:cs="Calibri"/>
                <w:lang w:eastAsia="en-US"/>
              </w:rPr>
              <w:t>CAs</w:t>
            </w:r>
            <w:r w:rsidR="002346B3" w:rsidRPr="002346B3">
              <w:rPr>
                <w:rFonts w:ascii="Calibri" w:hAnsi="Calibri" w:cs="Calibri"/>
                <w:lang w:eastAsia="en-US"/>
              </w:rPr>
              <w:t xml:space="preserve"> may use a prior</w:t>
            </w:r>
            <w:r w:rsidR="002346B3">
              <w:rPr>
                <w:rFonts w:ascii="Calibri" w:hAnsi="Calibri" w:cs="Calibri"/>
                <w:lang w:eastAsia="en-US"/>
              </w:rPr>
              <w:t xml:space="preserve"> </w:t>
            </w:r>
            <w:r w:rsidR="002346B3" w:rsidRPr="002346B3">
              <w:rPr>
                <w:rFonts w:ascii="Calibri" w:hAnsi="Calibri" w:cs="Calibri"/>
                <w:lang w:eastAsia="en-US"/>
              </w:rPr>
              <w:t>information notice as a call for competition</w:t>
            </w:r>
            <w:r w:rsidR="002346B3">
              <w:rPr>
                <w:rFonts w:ascii="Calibri" w:hAnsi="Calibri" w:cs="Calibri"/>
                <w:lang w:eastAsia="en-US"/>
              </w:rPr>
              <w:t>.</w:t>
            </w:r>
          </w:p>
        </w:tc>
        <w:tc>
          <w:tcPr>
            <w:tcW w:w="869" w:type="dxa"/>
          </w:tcPr>
          <w:p w14:paraId="161AF1D2" w14:textId="3B5447A2" w:rsidR="00C15CE2" w:rsidRDefault="00512200" w:rsidP="007D526B">
            <w:pPr>
              <w:pStyle w:val="Textkrper"/>
              <w:rPr>
                <w:rFonts w:ascii="Calibri" w:hAnsi="Calibri" w:cs="Calibri"/>
                <w:lang w:eastAsia="en-US"/>
              </w:rPr>
            </w:pPr>
            <w:r>
              <w:rPr>
                <w:rFonts w:ascii="Calibri" w:hAnsi="Calibri" w:cs="Calibri"/>
                <w:lang w:eastAsia="en-US"/>
              </w:rPr>
              <w:t>Internal</w:t>
            </w:r>
          </w:p>
        </w:tc>
      </w:tr>
      <w:tr w:rsidR="00C15CE2" w14:paraId="56BE297C" w14:textId="77777777" w:rsidTr="00512200">
        <w:trPr>
          <w:cantSplit/>
        </w:trPr>
        <w:tc>
          <w:tcPr>
            <w:tcW w:w="602" w:type="dxa"/>
          </w:tcPr>
          <w:p w14:paraId="171C23D6"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3</w:t>
            </w:r>
          </w:p>
        </w:tc>
        <w:tc>
          <w:tcPr>
            <w:tcW w:w="1690" w:type="dxa"/>
          </w:tcPr>
          <w:p w14:paraId="2D977480"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Notification</w:t>
            </w:r>
          </w:p>
        </w:tc>
        <w:tc>
          <w:tcPr>
            <w:tcW w:w="1700" w:type="dxa"/>
          </w:tcPr>
          <w:p w14:paraId="265D2F57"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Publish Notice (PIN)</w:t>
            </w:r>
          </w:p>
        </w:tc>
        <w:tc>
          <w:tcPr>
            <w:tcW w:w="941" w:type="dxa"/>
          </w:tcPr>
          <w:p w14:paraId="5FEDD21A"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CA, PB</w:t>
            </w:r>
          </w:p>
        </w:tc>
        <w:tc>
          <w:tcPr>
            <w:tcW w:w="4110" w:type="dxa"/>
          </w:tcPr>
          <w:p w14:paraId="41A223CF"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 xml:space="preserve">If created, the CA sends the PIN to the PB, who confirms the entry with the Notice Publication Response. </w:t>
            </w:r>
          </w:p>
        </w:tc>
        <w:tc>
          <w:tcPr>
            <w:tcW w:w="869" w:type="dxa"/>
          </w:tcPr>
          <w:p w14:paraId="0444996A"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P008</w:t>
            </w:r>
          </w:p>
        </w:tc>
      </w:tr>
      <w:tr w:rsidR="00C15CE2" w14:paraId="2399B55C" w14:textId="77777777" w:rsidTr="00512200">
        <w:trPr>
          <w:cantSplit/>
        </w:trPr>
        <w:tc>
          <w:tcPr>
            <w:tcW w:w="602" w:type="dxa"/>
          </w:tcPr>
          <w:p w14:paraId="584A59CE" w14:textId="706B863E" w:rsidR="00C15CE2" w:rsidRPr="00C35ECF" w:rsidRDefault="00C15CE2" w:rsidP="007D526B">
            <w:pPr>
              <w:pStyle w:val="Textkrper"/>
              <w:rPr>
                <w:rFonts w:ascii="Calibri" w:hAnsi="Calibri" w:cs="Calibri"/>
                <w:lang w:eastAsia="en-US"/>
              </w:rPr>
            </w:pPr>
            <w:r w:rsidRPr="00C35ECF">
              <w:rPr>
                <w:rFonts w:ascii="Calibri" w:hAnsi="Calibri" w:cs="Calibri"/>
                <w:lang w:eastAsia="en-US"/>
              </w:rPr>
              <w:t>4</w:t>
            </w:r>
          </w:p>
        </w:tc>
        <w:tc>
          <w:tcPr>
            <w:tcW w:w="1690" w:type="dxa"/>
          </w:tcPr>
          <w:p w14:paraId="376412EC"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Notification</w:t>
            </w:r>
          </w:p>
        </w:tc>
        <w:tc>
          <w:tcPr>
            <w:tcW w:w="1700" w:type="dxa"/>
          </w:tcPr>
          <w:p w14:paraId="1536AE78"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Search Notice (PIN)</w:t>
            </w:r>
          </w:p>
        </w:tc>
        <w:tc>
          <w:tcPr>
            <w:tcW w:w="941" w:type="dxa"/>
          </w:tcPr>
          <w:p w14:paraId="6DCFF70D"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PB, EO</w:t>
            </w:r>
          </w:p>
        </w:tc>
        <w:tc>
          <w:tcPr>
            <w:tcW w:w="4110" w:type="dxa"/>
          </w:tcPr>
          <w:p w14:paraId="5E45962C"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 xml:space="preserve">The EO searches for interesting PINs. The PB provides all matching results for the query and provides the PINs matching the search parameter. The EO investigates the PINs for interesting opportunities. </w:t>
            </w:r>
          </w:p>
        </w:tc>
        <w:tc>
          <w:tcPr>
            <w:tcW w:w="869" w:type="dxa"/>
          </w:tcPr>
          <w:p w14:paraId="2E9EF7EB"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P006</w:t>
            </w:r>
          </w:p>
        </w:tc>
      </w:tr>
      <w:tr w:rsidR="00C15CE2" w14:paraId="7E0512EB" w14:textId="77777777" w:rsidTr="00512200">
        <w:trPr>
          <w:cantSplit/>
        </w:trPr>
        <w:tc>
          <w:tcPr>
            <w:tcW w:w="602" w:type="dxa"/>
          </w:tcPr>
          <w:p w14:paraId="1829FA0D"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5</w:t>
            </w:r>
          </w:p>
        </w:tc>
        <w:tc>
          <w:tcPr>
            <w:tcW w:w="1690" w:type="dxa"/>
          </w:tcPr>
          <w:p w14:paraId="1D6A7E0C"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Notification</w:t>
            </w:r>
          </w:p>
        </w:tc>
        <w:tc>
          <w:tcPr>
            <w:tcW w:w="1700" w:type="dxa"/>
          </w:tcPr>
          <w:p w14:paraId="1972441D"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Search Notice (PIN)</w:t>
            </w:r>
          </w:p>
        </w:tc>
        <w:tc>
          <w:tcPr>
            <w:tcW w:w="941" w:type="dxa"/>
          </w:tcPr>
          <w:p w14:paraId="4FABD763"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PB, EO</w:t>
            </w:r>
          </w:p>
        </w:tc>
        <w:tc>
          <w:tcPr>
            <w:tcW w:w="4110" w:type="dxa"/>
          </w:tcPr>
          <w:p w14:paraId="0E72DC6A"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 xml:space="preserve">The EO searches for interesting PIN. The PB provides all matching results for the query and provides the PIN matching the search parameter. The EO investigates the PIN for interesting opportunities. </w:t>
            </w:r>
          </w:p>
        </w:tc>
        <w:tc>
          <w:tcPr>
            <w:tcW w:w="869" w:type="dxa"/>
          </w:tcPr>
          <w:p w14:paraId="677E941D"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P006</w:t>
            </w:r>
          </w:p>
        </w:tc>
      </w:tr>
      <w:tr w:rsidR="00C15CE2" w14:paraId="10229F9C" w14:textId="77777777" w:rsidTr="00512200">
        <w:trPr>
          <w:cantSplit/>
        </w:trPr>
        <w:tc>
          <w:tcPr>
            <w:tcW w:w="602" w:type="dxa"/>
          </w:tcPr>
          <w:p w14:paraId="23B3C147" w14:textId="3D62E05B" w:rsidR="00C15CE2" w:rsidRPr="00C35ECF" w:rsidRDefault="00C15CE2" w:rsidP="007D526B">
            <w:pPr>
              <w:pStyle w:val="Textkrper"/>
              <w:rPr>
                <w:rFonts w:ascii="Calibri" w:hAnsi="Calibri" w:cs="Calibri"/>
                <w:lang w:eastAsia="en-US"/>
              </w:rPr>
            </w:pPr>
            <w:r w:rsidRPr="00C35ECF">
              <w:rPr>
                <w:rFonts w:ascii="Calibri" w:hAnsi="Calibri" w:cs="Calibri"/>
                <w:lang w:eastAsia="en-US"/>
              </w:rPr>
              <w:t>6</w:t>
            </w:r>
          </w:p>
        </w:tc>
        <w:tc>
          <w:tcPr>
            <w:tcW w:w="1690" w:type="dxa"/>
          </w:tcPr>
          <w:p w14:paraId="420A76AB"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Notification</w:t>
            </w:r>
          </w:p>
        </w:tc>
        <w:tc>
          <w:tcPr>
            <w:tcW w:w="1700" w:type="dxa"/>
          </w:tcPr>
          <w:p w14:paraId="2677489A" w14:textId="5A28719A" w:rsidR="00C15CE2" w:rsidRPr="00C35ECF" w:rsidRDefault="00C15CE2" w:rsidP="007D526B">
            <w:pPr>
              <w:pStyle w:val="Textkrper"/>
              <w:rPr>
                <w:rFonts w:ascii="Calibri" w:hAnsi="Calibri" w:cs="Calibri"/>
                <w:lang w:eastAsia="en-US"/>
              </w:rPr>
            </w:pPr>
            <w:r w:rsidRPr="00C35ECF">
              <w:rPr>
                <w:rFonts w:ascii="Calibri" w:hAnsi="Calibri" w:cs="Calibri"/>
                <w:lang w:eastAsia="en-US"/>
              </w:rPr>
              <w:t xml:space="preserve">Create </w:t>
            </w:r>
            <w:r w:rsidR="002346B3" w:rsidRPr="00C35ECF">
              <w:rPr>
                <w:rFonts w:ascii="Calibri" w:hAnsi="Calibri" w:cs="Calibri"/>
                <w:lang w:eastAsia="en-US"/>
              </w:rPr>
              <w:t xml:space="preserve">Contract Notice (CN) </w:t>
            </w:r>
            <w:r w:rsidR="00DD16AA">
              <w:rPr>
                <w:rFonts w:ascii="Calibri" w:hAnsi="Calibri" w:cs="Calibri"/>
                <w:lang w:eastAsia="en-US"/>
              </w:rPr>
              <w:t xml:space="preserve">or </w:t>
            </w:r>
            <w:r w:rsidR="00340BB2">
              <w:rPr>
                <w:rFonts w:ascii="Calibri" w:hAnsi="Calibri" w:cs="Calibri"/>
                <w:lang w:eastAsia="en-US"/>
              </w:rPr>
              <w:t xml:space="preserve">Prior information Notice as Call for Competition (PIN) </w:t>
            </w:r>
            <w:r w:rsidR="00B55E9E" w:rsidRPr="00C35ECF">
              <w:rPr>
                <w:rFonts w:ascii="Calibri" w:hAnsi="Calibri" w:cs="Calibri"/>
                <w:lang w:eastAsia="en-US"/>
              </w:rPr>
              <w:t xml:space="preserve">&amp; </w:t>
            </w:r>
            <w:r w:rsidR="002346B3" w:rsidRPr="00C35ECF">
              <w:rPr>
                <w:rFonts w:ascii="Calibri" w:hAnsi="Calibri" w:cs="Calibri"/>
                <w:lang w:eastAsia="en-US"/>
              </w:rPr>
              <w:t xml:space="preserve">procurement documents (Call for Tenders, ESPD, </w:t>
            </w:r>
            <w:proofErr w:type="spellStart"/>
            <w:r w:rsidR="002346B3" w:rsidRPr="00C35ECF">
              <w:rPr>
                <w:rFonts w:ascii="Calibri" w:hAnsi="Calibri" w:cs="Calibri"/>
                <w:lang w:eastAsia="en-US"/>
              </w:rPr>
              <w:t>eCatalogue</w:t>
            </w:r>
            <w:proofErr w:type="spellEnd"/>
            <w:r w:rsidR="002346B3" w:rsidRPr="00C35ECF">
              <w:rPr>
                <w:rFonts w:ascii="Calibri" w:hAnsi="Calibri" w:cs="Calibri"/>
                <w:lang w:eastAsia="en-US"/>
              </w:rPr>
              <w:t>)</w:t>
            </w:r>
          </w:p>
        </w:tc>
        <w:tc>
          <w:tcPr>
            <w:tcW w:w="941" w:type="dxa"/>
          </w:tcPr>
          <w:p w14:paraId="4929048D"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CA</w:t>
            </w:r>
          </w:p>
        </w:tc>
        <w:tc>
          <w:tcPr>
            <w:tcW w:w="4110" w:type="dxa"/>
          </w:tcPr>
          <w:p w14:paraId="45A06F70" w14:textId="2B4CD3B7" w:rsidR="00C15CE2" w:rsidRPr="00C35ECF" w:rsidRDefault="00C15CE2" w:rsidP="007D526B">
            <w:pPr>
              <w:pStyle w:val="Textkrper"/>
              <w:rPr>
                <w:rFonts w:ascii="Calibri" w:hAnsi="Calibri" w:cs="Calibri"/>
              </w:rPr>
            </w:pPr>
            <w:r w:rsidRPr="00C35ECF">
              <w:rPr>
                <w:rFonts w:ascii="Calibri" w:hAnsi="Calibri" w:cs="Calibri"/>
                <w:lang w:eastAsia="en-US"/>
              </w:rPr>
              <w:t>CA prepares the needed procurement documents. It defines the Call for Competition</w:t>
            </w:r>
            <w:r w:rsidR="00B55E9E" w:rsidRPr="00C35ECF">
              <w:rPr>
                <w:rFonts w:ascii="Calibri" w:hAnsi="Calibri" w:cs="Calibri"/>
                <w:lang w:eastAsia="en-US"/>
              </w:rPr>
              <w:t xml:space="preserve"> (Contract Notice)</w:t>
            </w:r>
            <w:r w:rsidRPr="00C35ECF">
              <w:rPr>
                <w:rFonts w:ascii="Calibri" w:hAnsi="Calibri" w:cs="Calibri"/>
                <w:lang w:eastAsia="en-US"/>
              </w:rPr>
              <w:t xml:space="preserve"> </w:t>
            </w:r>
            <w:r w:rsidR="00B55E9E" w:rsidRPr="00C35ECF">
              <w:rPr>
                <w:rFonts w:ascii="Calibri" w:hAnsi="Calibri" w:cs="Calibri"/>
                <w:lang w:eastAsia="en-US"/>
              </w:rPr>
              <w:t xml:space="preserve">if not yet covered by the PIN </w:t>
            </w:r>
            <w:r w:rsidRPr="00C35ECF">
              <w:rPr>
                <w:rFonts w:ascii="Calibri" w:hAnsi="Calibri" w:cs="Calibri"/>
                <w:lang w:eastAsia="en-US"/>
              </w:rPr>
              <w:t xml:space="preserve">and </w:t>
            </w:r>
            <w:r w:rsidRPr="00C35ECF">
              <w:rPr>
                <w:rFonts w:ascii="Calibri" w:hAnsi="Calibri" w:cs="Calibri"/>
              </w:rPr>
              <w:t>optionally</w:t>
            </w:r>
            <w:r w:rsidR="00512200" w:rsidRPr="00C35ECF">
              <w:rPr>
                <w:rFonts w:ascii="Calibri" w:hAnsi="Calibri" w:cs="Calibri"/>
              </w:rPr>
              <w:t>:</w:t>
            </w:r>
            <w:r w:rsidRPr="00C35ECF">
              <w:rPr>
                <w:rFonts w:ascii="Calibri" w:hAnsi="Calibri" w:cs="Calibri"/>
              </w:rPr>
              <w:t xml:space="preserve"> </w:t>
            </w:r>
          </w:p>
          <w:p w14:paraId="36DFE9D7" w14:textId="77777777" w:rsidR="00C15CE2" w:rsidRPr="00C35ECF" w:rsidRDefault="00C15CE2" w:rsidP="007D526B">
            <w:pPr>
              <w:pStyle w:val="Textkrper"/>
              <w:numPr>
                <w:ilvl w:val="0"/>
                <w:numId w:val="5"/>
              </w:numPr>
              <w:rPr>
                <w:rFonts w:ascii="Calibri" w:hAnsi="Calibri" w:cs="Calibri"/>
                <w:lang w:eastAsia="en-US"/>
              </w:rPr>
            </w:pPr>
            <w:r w:rsidRPr="00C35ECF">
              <w:rPr>
                <w:rFonts w:ascii="Calibri" w:hAnsi="Calibri" w:cs="Calibri"/>
              </w:rPr>
              <w:t>specifies the products to be bought as a Pre-Award Catalogue Request.</w:t>
            </w:r>
          </w:p>
          <w:p w14:paraId="471AA1E4" w14:textId="77777777" w:rsidR="00C15CE2" w:rsidRPr="00C35ECF" w:rsidRDefault="00C15CE2" w:rsidP="007D526B">
            <w:pPr>
              <w:pStyle w:val="Textkrper"/>
              <w:numPr>
                <w:ilvl w:val="0"/>
                <w:numId w:val="5"/>
              </w:numPr>
              <w:rPr>
                <w:rFonts w:ascii="Calibri" w:hAnsi="Calibri" w:cs="Calibri"/>
                <w:lang w:eastAsia="en-US"/>
              </w:rPr>
            </w:pPr>
            <w:r w:rsidRPr="00C35ECF">
              <w:rPr>
                <w:rFonts w:ascii="Calibri" w:hAnsi="Calibri" w:cs="Calibri"/>
              </w:rPr>
              <w:t>defines qualification criteria along the Single European Procurement Document (ESPD).</w:t>
            </w:r>
          </w:p>
        </w:tc>
        <w:tc>
          <w:tcPr>
            <w:tcW w:w="869" w:type="dxa"/>
          </w:tcPr>
          <w:p w14:paraId="63C177ED" w14:textId="3E61699F" w:rsidR="00C15CE2" w:rsidRPr="00C35ECF" w:rsidRDefault="00512200" w:rsidP="007D526B">
            <w:pPr>
              <w:pStyle w:val="Textkrper"/>
              <w:rPr>
                <w:rFonts w:ascii="Calibri" w:hAnsi="Calibri" w:cs="Calibri"/>
                <w:lang w:eastAsia="en-US"/>
              </w:rPr>
            </w:pPr>
            <w:r w:rsidRPr="00C35ECF">
              <w:rPr>
                <w:rFonts w:ascii="Calibri" w:hAnsi="Calibri" w:cs="Calibri"/>
                <w:lang w:eastAsia="en-US"/>
              </w:rPr>
              <w:t>Internal</w:t>
            </w:r>
          </w:p>
        </w:tc>
      </w:tr>
      <w:tr w:rsidR="00C15CE2" w14:paraId="5A6BE740" w14:textId="77777777" w:rsidTr="00512200">
        <w:trPr>
          <w:cantSplit/>
        </w:trPr>
        <w:tc>
          <w:tcPr>
            <w:tcW w:w="602" w:type="dxa"/>
          </w:tcPr>
          <w:p w14:paraId="1B51D55A" w14:textId="364EDD2C" w:rsidR="00C15CE2" w:rsidRPr="00C35ECF" w:rsidRDefault="00512200" w:rsidP="007D526B">
            <w:pPr>
              <w:pStyle w:val="Textkrper"/>
              <w:rPr>
                <w:rFonts w:ascii="Calibri" w:hAnsi="Calibri" w:cs="Calibri"/>
                <w:lang w:eastAsia="en-US"/>
              </w:rPr>
            </w:pPr>
            <w:r w:rsidRPr="00C35ECF">
              <w:rPr>
                <w:rFonts w:ascii="Calibri" w:hAnsi="Calibri" w:cs="Calibri"/>
                <w:lang w:eastAsia="en-US"/>
              </w:rPr>
              <w:t>7</w:t>
            </w:r>
          </w:p>
        </w:tc>
        <w:tc>
          <w:tcPr>
            <w:tcW w:w="1690" w:type="dxa"/>
          </w:tcPr>
          <w:p w14:paraId="2D72A195"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Notification</w:t>
            </w:r>
          </w:p>
        </w:tc>
        <w:tc>
          <w:tcPr>
            <w:tcW w:w="1700" w:type="dxa"/>
          </w:tcPr>
          <w:p w14:paraId="21AD9A56" w14:textId="0F72B879" w:rsidR="00C15CE2" w:rsidRPr="00C35ECF" w:rsidRDefault="00C15CE2" w:rsidP="007D526B">
            <w:pPr>
              <w:pStyle w:val="Textkrper"/>
              <w:rPr>
                <w:rFonts w:ascii="Calibri" w:hAnsi="Calibri" w:cs="Calibri"/>
                <w:lang w:eastAsia="en-US"/>
              </w:rPr>
            </w:pPr>
            <w:r w:rsidRPr="00C35ECF">
              <w:rPr>
                <w:rFonts w:ascii="Calibri" w:hAnsi="Calibri" w:cs="Calibri"/>
                <w:lang w:eastAsia="en-US"/>
              </w:rPr>
              <w:t>Publish Notice (CN</w:t>
            </w:r>
            <w:r w:rsidR="0019378F">
              <w:rPr>
                <w:rFonts w:ascii="Calibri" w:hAnsi="Calibri" w:cs="Calibri"/>
                <w:lang w:eastAsia="en-US"/>
              </w:rPr>
              <w:t xml:space="preserve"> or PIN</w:t>
            </w:r>
            <w:r w:rsidR="00A60840">
              <w:rPr>
                <w:rFonts w:ascii="Calibri" w:hAnsi="Calibri" w:cs="Calibri"/>
                <w:lang w:eastAsia="en-US"/>
              </w:rPr>
              <w:t xml:space="preserve"> </w:t>
            </w:r>
            <w:r w:rsidR="00A60840" w:rsidRPr="00C35ECF">
              <w:rPr>
                <w:rFonts w:ascii="Calibri" w:hAnsi="Calibri" w:cs="Calibri"/>
                <w:lang w:eastAsia="en-US"/>
              </w:rPr>
              <w:t>of competition phase</w:t>
            </w:r>
            <w:r w:rsidRPr="00C35ECF">
              <w:rPr>
                <w:rFonts w:ascii="Calibri" w:hAnsi="Calibri" w:cs="Calibri"/>
                <w:lang w:eastAsia="en-US"/>
              </w:rPr>
              <w:t xml:space="preserve">) </w:t>
            </w:r>
          </w:p>
        </w:tc>
        <w:tc>
          <w:tcPr>
            <w:tcW w:w="941" w:type="dxa"/>
          </w:tcPr>
          <w:p w14:paraId="1C069A7A"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CA, PB</w:t>
            </w:r>
          </w:p>
        </w:tc>
        <w:tc>
          <w:tcPr>
            <w:tcW w:w="4110" w:type="dxa"/>
          </w:tcPr>
          <w:p w14:paraId="44610DDE" w14:textId="63CFE7D4" w:rsidR="00C15CE2" w:rsidRPr="00C35ECF" w:rsidRDefault="00B55E9E" w:rsidP="007D526B">
            <w:pPr>
              <w:pStyle w:val="Textkrper"/>
              <w:rPr>
                <w:rFonts w:ascii="Calibri" w:hAnsi="Calibri" w:cs="Calibri"/>
                <w:lang w:eastAsia="en-US"/>
              </w:rPr>
            </w:pPr>
            <w:r w:rsidRPr="00C35ECF">
              <w:rPr>
                <w:rFonts w:ascii="Calibri" w:hAnsi="Calibri" w:cs="Calibri"/>
                <w:lang w:eastAsia="en-US"/>
              </w:rPr>
              <w:t>If the PIN is not a Call for Competition the CA will prepare and publish the Contract Notice (CN). The PB confirms the publication with a Notice Publication Response.</w:t>
            </w:r>
          </w:p>
        </w:tc>
        <w:tc>
          <w:tcPr>
            <w:tcW w:w="869" w:type="dxa"/>
          </w:tcPr>
          <w:p w14:paraId="5A5DC56E"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P008</w:t>
            </w:r>
          </w:p>
        </w:tc>
      </w:tr>
      <w:tr w:rsidR="00C15CE2" w14:paraId="2FC2F2EF" w14:textId="77777777" w:rsidTr="00512200">
        <w:trPr>
          <w:cantSplit/>
        </w:trPr>
        <w:tc>
          <w:tcPr>
            <w:tcW w:w="602" w:type="dxa"/>
          </w:tcPr>
          <w:p w14:paraId="7893575E" w14:textId="142281CF" w:rsidR="00C15CE2" w:rsidRPr="00C35ECF" w:rsidRDefault="00512200" w:rsidP="007D526B">
            <w:pPr>
              <w:pStyle w:val="Textkrper"/>
              <w:rPr>
                <w:rFonts w:ascii="Calibri" w:hAnsi="Calibri" w:cs="Calibri"/>
                <w:lang w:eastAsia="en-US"/>
              </w:rPr>
            </w:pPr>
            <w:r w:rsidRPr="00C35ECF">
              <w:rPr>
                <w:rFonts w:ascii="Calibri" w:hAnsi="Calibri" w:cs="Calibri"/>
                <w:lang w:eastAsia="en-US"/>
              </w:rPr>
              <w:lastRenderedPageBreak/>
              <w:t>8</w:t>
            </w:r>
          </w:p>
        </w:tc>
        <w:tc>
          <w:tcPr>
            <w:tcW w:w="1690" w:type="dxa"/>
          </w:tcPr>
          <w:p w14:paraId="478B982D"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Notification</w:t>
            </w:r>
          </w:p>
        </w:tc>
        <w:tc>
          <w:tcPr>
            <w:tcW w:w="1700" w:type="dxa"/>
          </w:tcPr>
          <w:p w14:paraId="5159C6E5" w14:textId="522D09C7" w:rsidR="00C15CE2" w:rsidRPr="00C35ECF" w:rsidRDefault="00C15CE2" w:rsidP="007D526B">
            <w:pPr>
              <w:pStyle w:val="Textkrper"/>
              <w:rPr>
                <w:rFonts w:ascii="Calibri" w:hAnsi="Calibri" w:cs="Calibri"/>
                <w:lang w:eastAsia="en-US"/>
              </w:rPr>
            </w:pPr>
            <w:r w:rsidRPr="00C35ECF">
              <w:rPr>
                <w:rFonts w:ascii="Calibri" w:hAnsi="Calibri" w:cs="Calibri"/>
                <w:lang w:eastAsia="en-US"/>
              </w:rPr>
              <w:t xml:space="preserve">Search Notice (CN </w:t>
            </w:r>
            <w:r w:rsidR="0019378F">
              <w:rPr>
                <w:rFonts w:ascii="Calibri" w:hAnsi="Calibri" w:cs="Calibri"/>
                <w:lang w:eastAsia="en-US"/>
              </w:rPr>
              <w:t xml:space="preserve">or </w:t>
            </w:r>
            <w:r w:rsidR="0019378F" w:rsidRPr="00C35ECF">
              <w:rPr>
                <w:rFonts w:ascii="Calibri" w:hAnsi="Calibri" w:cs="Calibri"/>
                <w:lang w:eastAsia="en-US"/>
              </w:rPr>
              <w:t xml:space="preserve">PIN </w:t>
            </w:r>
            <w:r w:rsidRPr="00C35ECF">
              <w:rPr>
                <w:rFonts w:ascii="Calibri" w:hAnsi="Calibri" w:cs="Calibri"/>
                <w:lang w:eastAsia="en-US"/>
              </w:rPr>
              <w:t>of competition phase)</w:t>
            </w:r>
          </w:p>
        </w:tc>
        <w:tc>
          <w:tcPr>
            <w:tcW w:w="941" w:type="dxa"/>
          </w:tcPr>
          <w:p w14:paraId="7C302324"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PB, EO</w:t>
            </w:r>
          </w:p>
        </w:tc>
        <w:tc>
          <w:tcPr>
            <w:tcW w:w="4110" w:type="dxa"/>
          </w:tcPr>
          <w:p w14:paraId="5DC1281E" w14:textId="6E4CB4E7" w:rsidR="00C15CE2" w:rsidRPr="00C35ECF" w:rsidRDefault="00507D37" w:rsidP="007D526B">
            <w:pPr>
              <w:pStyle w:val="Textkrper"/>
              <w:rPr>
                <w:rFonts w:ascii="Calibri" w:hAnsi="Calibri" w:cs="Calibri"/>
                <w:lang w:eastAsia="en-US"/>
              </w:rPr>
            </w:pPr>
            <w:r w:rsidRPr="00C35ECF">
              <w:rPr>
                <w:rFonts w:ascii="Calibri" w:hAnsi="Calibri" w:cs="Calibri"/>
                <w:lang w:eastAsia="en-US"/>
              </w:rPr>
              <w:t>T</w:t>
            </w:r>
            <w:r w:rsidR="00C15CE2" w:rsidRPr="00C35ECF">
              <w:rPr>
                <w:rFonts w:ascii="Calibri" w:hAnsi="Calibri" w:cs="Calibri"/>
                <w:lang w:eastAsia="en-US"/>
              </w:rPr>
              <w:t xml:space="preserve">he EO is </w:t>
            </w:r>
            <w:r w:rsidRPr="00C35ECF">
              <w:rPr>
                <w:rFonts w:ascii="Calibri" w:hAnsi="Calibri" w:cs="Calibri"/>
                <w:lang w:eastAsia="en-US"/>
              </w:rPr>
              <w:t xml:space="preserve">searching for business opportunities. In case a PIN has been published he may find the corresponding </w:t>
            </w:r>
            <w:r w:rsidR="00C15CE2" w:rsidRPr="00C35ECF">
              <w:rPr>
                <w:rFonts w:ascii="Calibri" w:hAnsi="Calibri" w:cs="Calibri"/>
                <w:lang w:eastAsia="en-US"/>
              </w:rPr>
              <w:t xml:space="preserve">Call for Competition together with other interesting Contract notices (CN). </w:t>
            </w:r>
          </w:p>
          <w:p w14:paraId="562CF378"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The PB will provide all PINs and CNs corresponding to the matching search criteria of the EO.</w:t>
            </w:r>
          </w:p>
        </w:tc>
        <w:tc>
          <w:tcPr>
            <w:tcW w:w="869" w:type="dxa"/>
          </w:tcPr>
          <w:p w14:paraId="15852401"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P006</w:t>
            </w:r>
          </w:p>
        </w:tc>
      </w:tr>
      <w:tr w:rsidR="00C15CE2" w14:paraId="36FCF7D1" w14:textId="77777777" w:rsidTr="00512200">
        <w:trPr>
          <w:cantSplit/>
        </w:trPr>
        <w:tc>
          <w:tcPr>
            <w:tcW w:w="602" w:type="dxa"/>
          </w:tcPr>
          <w:p w14:paraId="64EE99FB" w14:textId="01E2FA89" w:rsidR="00C15CE2" w:rsidRPr="00C35ECF" w:rsidRDefault="00512200" w:rsidP="007D526B">
            <w:pPr>
              <w:pStyle w:val="Textkrper"/>
              <w:rPr>
                <w:rFonts w:ascii="Calibri" w:hAnsi="Calibri" w:cs="Calibri"/>
                <w:lang w:eastAsia="en-US"/>
              </w:rPr>
            </w:pPr>
            <w:r w:rsidRPr="00C35ECF">
              <w:rPr>
                <w:rFonts w:ascii="Calibri" w:hAnsi="Calibri" w:cs="Calibri"/>
                <w:lang w:eastAsia="en-US"/>
              </w:rPr>
              <w:t>9</w:t>
            </w:r>
          </w:p>
        </w:tc>
        <w:tc>
          <w:tcPr>
            <w:tcW w:w="1690" w:type="dxa"/>
          </w:tcPr>
          <w:p w14:paraId="30962640"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Procurement Document Access</w:t>
            </w:r>
          </w:p>
        </w:tc>
        <w:tc>
          <w:tcPr>
            <w:tcW w:w="1700" w:type="dxa"/>
          </w:tcPr>
          <w:p w14:paraId="0B462697" w14:textId="7E26037C" w:rsidR="00C15CE2" w:rsidRPr="00C35ECF" w:rsidRDefault="00C15CE2" w:rsidP="007D526B">
            <w:pPr>
              <w:pStyle w:val="Textkrper"/>
              <w:rPr>
                <w:rFonts w:ascii="Calibri" w:hAnsi="Calibri" w:cs="Calibri"/>
                <w:lang w:eastAsia="en-US"/>
              </w:rPr>
            </w:pPr>
            <w:r w:rsidRPr="00C35ECF">
              <w:rPr>
                <w:rFonts w:ascii="Calibri" w:hAnsi="Calibri" w:cs="Calibri"/>
                <w:lang w:eastAsia="en-US"/>
              </w:rPr>
              <w:t xml:space="preserve">Procurement </w:t>
            </w:r>
            <w:r w:rsidR="0082384E" w:rsidRPr="00C35ECF">
              <w:rPr>
                <w:rFonts w:ascii="Calibri" w:hAnsi="Calibri" w:cs="Calibri"/>
                <w:lang w:eastAsia="en-US"/>
              </w:rPr>
              <w:t>procedure</w:t>
            </w:r>
            <w:r w:rsidRPr="00C35ECF">
              <w:rPr>
                <w:rFonts w:ascii="Calibri" w:hAnsi="Calibri" w:cs="Calibri"/>
                <w:lang w:eastAsia="en-US"/>
              </w:rPr>
              <w:t xml:space="preserve"> subscription</w:t>
            </w:r>
          </w:p>
        </w:tc>
        <w:tc>
          <w:tcPr>
            <w:tcW w:w="941" w:type="dxa"/>
          </w:tcPr>
          <w:p w14:paraId="1D433152"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CA, EO</w:t>
            </w:r>
          </w:p>
        </w:tc>
        <w:tc>
          <w:tcPr>
            <w:tcW w:w="4110" w:type="dxa"/>
          </w:tcPr>
          <w:p w14:paraId="7B924977"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 xml:space="preserve">If the EO is interested in participating in the </w:t>
            </w:r>
            <w:r w:rsidR="00F702CA" w:rsidRPr="00C35ECF">
              <w:rPr>
                <w:rFonts w:ascii="Calibri" w:hAnsi="Calibri" w:cs="Calibri"/>
                <w:lang w:eastAsia="en-US"/>
              </w:rPr>
              <w:t xml:space="preserve">call for </w:t>
            </w:r>
            <w:r w:rsidRPr="00C35ECF">
              <w:rPr>
                <w:rFonts w:ascii="Calibri" w:hAnsi="Calibri" w:cs="Calibri"/>
                <w:lang w:eastAsia="en-US"/>
              </w:rPr>
              <w:t xml:space="preserve">competition, it subscribes to the procedure. The CA </w:t>
            </w:r>
            <w:r w:rsidR="00F702CA" w:rsidRPr="00C35ECF">
              <w:rPr>
                <w:rFonts w:ascii="Calibri" w:hAnsi="Calibri" w:cs="Calibri"/>
                <w:lang w:eastAsia="en-US"/>
              </w:rPr>
              <w:t>registers</w:t>
            </w:r>
            <w:r w:rsidRPr="00C35ECF">
              <w:rPr>
                <w:rFonts w:ascii="Calibri" w:hAnsi="Calibri" w:cs="Calibri"/>
                <w:lang w:eastAsia="en-US"/>
              </w:rPr>
              <w:t xml:space="preserve"> the EO to the procedure and provides a confirmation.</w:t>
            </w:r>
          </w:p>
          <w:p w14:paraId="35C7CEB0" w14:textId="4A1D701C" w:rsidR="0082384E" w:rsidRPr="00C35ECF" w:rsidRDefault="0082384E" w:rsidP="007D526B">
            <w:pPr>
              <w:pStyle w:val="Textkrper"/>
              <w:rPr>
                <w:rFonts w:ascii="Calibri" w:hAnsi="Calibri" w:cs="Calibri"/>
                <w:lang w:eastAsia="en-US"/>
              </w:rPr>
            </w:pPr>
            <w:r w:rsidRPr="00C35ECF">
              <w:rPr>
                <w:rFonts w:ascii="Calibri" w:hAnsi="Calibri" w:cs="Calibri"/>
                <w:lang w:eastAsia="en-US"/>
              </w:rPr>
              <w:t xml:space="preserve">Once subscribed to the procedure, the EO can unsubscribe from the procedure at any time </w:t>
            </w:r>
            <w:r w:rsidR="00722C3D" w:rsidRPr="00C35ECF">
              <w:rPr>
                <w:rFonts w:ascii="Calibri" w:hAnsi="Calibri" w:cs="Calibri"/>
                <w:lang w:eastAsia="en-US"/>
              </w:rPr>
              <w:t xml:space="preserve">before the final tender submission indicated through the catch-link (Unsubscribe) (see section </w:t>
            </w:r>
            <w:r w:rsidR="00722C3D" w:rsidRPr="00C35ECF">
              <w:rPr>
                <w:rFonts w:ascii="Calibri" w:hAnsi="Calibri" w:cs="Calibri"/>
                <w:lang w:eastAsia="en-US"/>
              </w:rPr>
              <w:fldChar w:fldCharType="begin"/>
            </w:r>
            <w:r w:rsidR="00722C3D" w:rsidRPr="00C35ECF">
              <w:rPr>
                <w:rFonts w:ascii="Calibri" w:hAnsi="Calibri" w:cs="Calibri"/>
                <w:lang w:eastAsia="en-US"/>
              </w:rPr>
              <w:instrText xml:space="preserve"> REF _Ref158142193 \r \h </w:instrText>
            </w:r>
            <w:r w:rsidR="00722C3D" w:rsidRPr="00C35ECF">
              <w:rPr>
                <w:rFonts w:ascii="Calibri" w:hAnsi="Calibri" w:cs="Calibri"/>
                <w:lang w:eastAsia="en-US"/>
              </w:rPr>
            </w:r>
            <w:r w:rsidR="00722C3D" w:rsidRPr="00C35ECF">
              <w:rPr>
                <w:rFonts w:ascii="Calibri" w:hAnsi="Calibri" w:cs="Calibri"/>
                <w:lang w:eastAsia="en-US"/>
              </w:rPr>
              <w:fldChar w:fldCharType="separate"/>
            </w:r>
            <w:r w:rsidR="006830CE">
              <w:rPr>
                <w:rFonts w:ascii="Calibri" w:hAnsi="Calibri" w:cs="Calibri"/>
                <w:lang w:eastAsia="en-US"/>
              </w:rPr>
              <w:t>6.5.1</w:t>
            </w:r>
            <w:r w:rsidR="00722C3D" w:rsidRPr="00C35ECF">
              <w:rPr>
                <w:rFonts w:ascii="Calibri" w:hAnsi="Calibri" w:cs="Calibri"/>
                <w:lang w:eastAsia="en-US"/>
              </w:rPr>
              <w:fldChar w:fldCharType="end"/>
            </w:r>
            <w:r w:rsidR="00722C3D" w:rsidRPr="00C35ECF">
              <w:rPr>
                <w:rFonts w:ascii="Calibri" w:hAnsi="Calibri" w:cs="Calibri"/>
                <w:lang w:eastAsia="en-US"/>
              </w:rPr>
              <w:t>).</w:t>
            </w:r>
          </w:p>
        </w:tc>
        <w:tc>
          <w:tcPr>
            <w:tcW w:w="869" w:type="dxa"/>
          </w:tcPr>
          <w:p w14:paraId="4D50FCBF"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P001</w:t>
            </w:r>
          </w:p>
        </w:tc>
      </w:tr>
      <w:tr w:rsidR="00AD1BE9" w14:paraId="74F9B3E2" w14:textId="77777777" w:rsidTr="00512200">
        <w:trPr>
          <w:cantSplit/>
        </w:trPr>
        <w:tc>
          <w:tcPr>
            <w:tcW w:w="602" w:type="dxa"/>
          </w:tcPr>
          <w:p w14:paraId="6A9F8B3A" w14:textId="76EAFD36" w:rsidR="00AD1BE9" w:rsidRPr="00C35ECF" w:rsidRDefault="00AD1BE9" w:rsidP="00AD1BE9">
            <w:pPr>
              <w:pStyle w:val="Textkrper"/>
              <w:rPr>
                <w:rFonts w:ascii="Calibri" w:hAnsi="Calibri" w:cs="Calibri"/>
                <w:lang w:eastAsia="en-US"/>
              </w:rPr>
            </w:pPr>
            <w:r w:rsidRPr="00C35ECF">
              <w:rPr>
                <w:rFonts w:ascii="Calibri" w:hAnsi="Calibri" w:cs="Calibri"/>
                <w:lang w:eastAsia="en-US"/>
              </w:rPr>
              <w:t>10</w:t>
            </w:r>
          </w:p>
        </w:tc>
        <w:tc>
          <w:tcPr>
            <w:tcW w:w="1690" w:type="dxa"/>
          </w:tcPr>
          <w:p w14:paraId="05AD2902" w14:textId="76CDAF3B" w:rsidR="00AD1BE9" w:rsidRPr="00C35ECF" w:rsidRDefault="00AD1BE9" w:rsidP="00AD1BE9">
            <w:pPr>
              <w:pStyle w:val="Textkrper"/>
              <w:rPr>
                <w:rFonts w:ascii="Calibri" w:hAnsi="Calibri" w:cs="Calibri"/>
                <w:lang w:eastAsia="en-US"/>
              </w:rPr>
            </w:pPr>
            <w:r w:rsidRPr="00C35ECF">
              <w:rPr>
                <w:rFonts w:ascii="Calibri" w:hAnsi="Calibri" w:cs="Calibri"/>
                <w:lang w:eastAsia="en-US"/>
              </w:rPr>
              <w:t>Procurement Document Access</w:t>
            </w:r>
          </w:p>
        </w:tc>
        <w:tc>
          <w:tcPr>
            <w:tcW w:w="1700" w:type="dxa"/>
          </w:tcPr>
          <w:p w14:paraId="5F0AEBA5" w14:textId="5A6D6517" w:rsidR="00AD1BE9" w:rsidRPr="00C35ECF" w:rsidRDefault="00AD1BE9" w:rsidP="00AD1BE9">
            <w:pPr>
              <w:pStyle w:val="Textkrper"/>
              <w:rPr>
                <w:rFonts w:ascii="Calibri" w:hAnsi="Calibri" w:cs="Calibri"/>
                <w:lang w:eastAsia="en-US"/>
              </w:rPr>
            </w:pPr>
            <w:r w:rsidRPr="00C35ECF">
              <w:rPr>
                <w:rFonts w:ascii="Calibri" w:hAnsi="Calibri" w:cs="Calibri"/>
                <w:lang w:eastAsia="en-US"/>
              </w:rPr>
              <w:t>Attach Pre-Award Catalogue Request</w:t>
            </w:r>
          </w:p>
        </w:tc>
        <w:tc>
          <w:tcPr>
            <w:tcW w:w="941" w:type="dxa"/>
          </w:tcPr>
          <w:p w14:paraId="40FF0271" w14:textId="5F1DAA16" w:rsidR="00AD1BE9" w:rsidRPr="00C35ECF" w:rsidRDefault="00AD1BE9" w:rsidP="00AD1BE9">
            <w:pPr>
              <w:pStyle w:val="Textkrper"/>
              <w:rPr>
                <w:rFonts w:ascii="Calibri" w:hAnsi="Calibri" w:cs="Calibri"/>
                <w:lang w:eastAsia="en-US"/>
              </w:rPr>
            </w:pPr>
            <w:r w:rsidRPr="00C35ECF">
              <w:rPr>
                <w:rFonts w:ascii="Calibri" w:hAnsi="Calibri" w:cs="Calibri"/>
                <w:lang w:eastAsia="en-US"/>
              </w:rPr>
              <w:t>CA</w:t>
            </w:r>
          </w:p>
        </w:tc>
        <w:tc>
          <w:tcPr>
            <w:tcW w:w="4110" w:type="dxa"/>
          </w:tcPr>
          <w:p w14:paraId="120D794D" w14:textId="1012F47F" w:rsidR="00AD1BE9" w:rsidRPr="00C35ECF" w:rsidRDefault="00AD1BE9" w:rsidP="00AD1BE9">
            <w:pPr>
              <w:pStyle w:val="Textkrper"/>
              <w:rPr>
                <w:rFonts w:ascii="Calibri" w:hAnsi="Calibri" w:cs="Calibri"/>
                <w:lang w:eastAsia="en-US"/>
              </w:rPr>
            </w:pPr>
            <w:r w:rsidRPr="00C35ECF">
              <w:rPr>
                <w:rFonts w:ascii="Calibri" w:hAnsi="Calibri" w:cs="Calibri"/>
                <w:lang w:eastAsia="en-US"/>
              </w:rPr>
              <w:t>The CA prepares the dispatch of the Call for Tenders and attaches the Pre-Award Catalogue Request if a structured product descriptions process is applied.</w:t>
            </w:r>
          </w:p>
        </w:tc>
        <w:tc>
          <w:tcPr>
            <w:tcW w:w="869" w:type="dxa"/>
          </w:tcPr>
          <w:p w14:paraId="29F3470E" w14:textId="756493B6" w:rsidR="00AD1BE9" w:rsidRPr="00C35ECF" w:rsidRDefault="00AD1BE9" w:rsidP="00AD1BE9">
            <w:pPr>
              <w:pStyle w:val="Textkrper"/>
              <w:rPr>
                <w:rFonts w:ascii="Calibri" w:hAnsi="Calibri" w:cs="Calibri"/>
                <w:lang w:eastAsia="en-US"/>
              </w:rPr>
            </w:pPr>
            <w:r w:rsidRPr="00C35ECF">
              <w:rPr>
                <w:rFonts w:ascii="Calibri" w:hAnsi="Calibri" w:cs="Calibri"/>
                <w:lang w:eastAsia="en-US"/>
              </w:rPr>
              <w:t>Internal</w:t>
            </w:r>
          </w:p>
        </w:tc>
      </w:tr>
      <w:tr w:rsidR="00AD1BE9" w14:paraId="198D83CD" w14:textId="77777777" w:rsidTr="00512200">
        <w:trPr>
          <w:cantSplit/>
        </w:trPr>
        <w:tc>
          <w:tcPr>
            <w:tcW w:w="602" w:type="dxa"/>
          </w:tcPr>
          <w:p w14:paraId="2554613A" w14:textId="46D0F0BB" w:rsidR="00AD1BE9" w:rsidRPr="00C35ECF" w:rsidRDefault="00AD1BE9" w:rsidP="00AD1BE9">
            <w:pPr>
              <w:pStyle w:val="Textkrper"/>
              <w:rPr>
                <w:rFonts w:ascii="Calibri" w:hAnsi="Calibri" w:cs="Calibri"/>
                <w:lang w:eastAsia="en-US"/>
              </w:rPr>
            </w:pPr>
            <w:r w:rsidRPr="00C35ECF">
              <w:rPr>
                <w:rFonts w:ascii="Calibri" w:hAnsi="Calibri" w:cs="Calibri"/>
                <w:lang w:eastAsia="en-US"/>
              </w:rPr>
              <w:t>11</w:t>
            </w:r>
          </w:p>
        </w:tc>
        <w:tc>
          <w:tcPr>
            <w:tcW w:w="1690" w:type="dxa"/>
          </w:tcPr>
          <w:p w14:paraId="3122C570" w14:textId="573BBBA2" w:rsidR="00AD1BE9" w:rsidRPr="00C35ECF" w:rsidRDefault="00AD1BE9" w:rsidP="00AD1BE9">
            <w:pPr>
              <w:pStyle w:val="Textkrper"/>
              <w:rPr>
                <w:rFonts w:ascii="Calibri" w:hAnsi="Calibri" w:cs="Calibri"/>
                <w:lang w:eastAsia="en-US"/>
              </w:rPr>
            </w:pPr>
            <w:r w:rsidRPr="00C35ECF">
              <w:rPr>
                <w:rFonts w:ascii="Calibri" w:hAnsi="Calibri" w:cs="Calibri"/>
                <w:lang w:eastAsia="en-US"/>
              </w:rPr>
              <w:t>Procurement Document Access</w:t>
            </w:r>
          </w:p>
        </w:tc>
        <w:tc>
          <w:tcPr>
            <w:tcW w:w="1700" w:type="dxa"/>
          </w:tcPr>
          <w:p w14:paraId="1DFD2B96" w14:textId="7E32657D" w:rsidR="00AD1BE9" w:rsidRPr="00C35ECF" w:rsidRDefault="00AD1BE9" w:rsidP="00AD1BE9">
            <w:pPr>
              <w:pStyle w:val="Textkrper"/>
              <w:rPr>
                <w:rFonts w:ascii="Calibri" w:hAnsi="Calibri" w:cs="Calibri"/>
                <w:lang w:eastAsia="en-US"/>
              </w:rPr>
            </w:pPr>
            <w:r w:rsidRPr="00C35ECF">
              <w:rPr>
                <w:rFonts w:ascii="Calibri" w:hAnsi="Calibri" w:cs="Calibri"/>
                <w:lang w:eastAsia="en-US"/>
              </w:rPr>
              <w:t>Attach ESPD Request</w:t>
            </w:r>
          </w:p>
        </w:tc>
        <w:tc>
          <w:tcPr>
            <w:tcW w:w="941" w:type="dxa"/>
          </w:tcPr>
          <w:p w14:paraId="147DE16D" w14:textId="185873F5" w:rsidR="00AD1BE9" w:rsidRPr="00C35ECF" w:rsidRDefault="00AD1BE9" w:rsidP="00AD1BE9">
            <w:pPr>
              <w:pStyle w:val="Textkrper"/>
              <w:rPr>
                <w:rFonts w:ascii="Calibri" w:hAnsi="Calibri" w:cs="Calibri"/>
                <w:lang w:eastAsia="en-US"/>
              </w:rPr>
            </w:pPr>
            <w:r w:rsidRPr="00C35ECF">
              <w:rPr>
                <w:rFonts w:ascii="Calibri" w:hAnsi="Calibri" w:cs="Calibri"/>
                <w:lang w:eastAsia="en-US"/>
              </w:rPr>
              <w:t>CA</w:t>
            </w:r>
          </w:p>
        </w:tc>
        <w:tc>
          <w:tcPr>
            <w:tcW w:w="4110" w:type="dxa"/>
          </w:tcPr>
          <w:p w14:paraId="3C3DD476" w14:textId="14652C63" w:rsidR="00AD1BE9" w:rsidRPr="00C35ECF" w:rsidRDefault="00AD1BE9" w:rsidP="00AD1BE9">
            <w:pPr>
              <w:pStyle w:val="Textkrper"/>
              <w:rPr>
                <w:rFonts w:ascii="Calibri" w:hAnsi="Calibri" w:cs="Calibri"/>
                <w:lang w:eastAsia="en-US"/>
              </w:rPr>
            </w:pPr>
            <w:r w:rsidRPr="00C35ECF">
              <w:rPr>
                <w:rFonts w:ascii="Calibri" w:hAnsi="Calibri" w:cs="Calibri"/>
                <w:lang w:eastAsia="en-US"/>
              </w:rPr>
              <w:t>The CA prepares the dispatch of the call for tenders and attaches the European Single Procurement Document (ESPD) if a structured qualification process is applied.</w:t>
            </w:r>
          </w:p>
        </w:tc>
        <w:tc>
          <w:tcPr>
            <w:tcW w:w="869" w:type="dxa"/>
          </w:tcPr>
          <w:p w14:paraId="2B0C7FBF" w14:textId="4690B0C1" w:rsidR="00AD1BE9" w:rsidRPr="00C35ECF" w:rsidRDefault="00AD1BE9" w:rsidP="00AD1BE9">
            <w:pPr>
              <w:pStyle w:val="Textkrper"/>
              <w:rPr>
                <w:rFonts w:ascii="Calibri" w:hAnsi="Calibri" w:cs="Calibri"/>
                <w:lang w:eastAsia="en-US"/>
              </w:rPr>
            </w:pPr>
            <w:r w:rsidRPr="00C35ECF">
              <w:rPr>
                <w:rFonts w:ascii="Calibri" w:hAnsi="Calibri" w:cs="Calibri"/>
                <w:lang w:eastAsia="en-US"/>
              </w:rPr>
              <w:t>Internal</w:t>
            </w:r>
          </w:p>
        </w:tc>
      </w:tr>
      <w:tr w:rsidR="00AD1BE9" w14:paraId="1F4BD608" w14:textId="77777777" w:rsidTr="00512200">
        <w:trPr>
          <w:cantSplit/>
        </w:trPr>
        <w:tc>
          <w:tcPr>
            <w:tcW w:w="602" w:type="dxa"/>
          </w:tcPr>
          <w:p w14:paraId="30590A43" w14:textId="368D9EA8" w:rsidR="00AD1BE9" w:rsidRPr="00C35ECF" w:rsidRDefault="00AD1BE9" w:rsidP="00AD1BE9">
            <w:pPr>
              <w:pStyle w:val="Textkrper"/>
              <w:rPr>
                <w:rFonts w:ascii="Calibri" w:hAnsi="Calibri" w:cs="Calibri"/>
                <w:lang w:eastAsia="en-US"/>
              </w:rPr>
            </w:pPr>
            <w:r w:rsidRPr="00C35ECF">
              <w:rPr>
                <w:rFonts w:ascii="Calibri" w:hAnsi="Calibri" w:cs="Calibri"/>
                <w:lang w:eastAsia="en-US"/>
              </w:rPr>
              <w:t>12</w:t>
            </w:r>
          </w:p>
        </w:tc>
        <w:tc>
          <w:tcPr>
            <w:tcW w:w="1690" w:type="dxa"/>
          </w:tcPr>
          <w:p w14:paraId="62EB79D0" w14:textId="21BB60AC" w:rsidR="00AD1BE9" w:rsidRPr="00C35ECF" w:rsidRDefault="00AD1BE9" w:rsidP="00AD1BE9">
            <w:pPr>
              <w:pStyle w:val="Textkrper"/>
              <w:rPr>
                <w:rFonts w:ascii="Calibri" w:hAnsi="Calibri" w:cs="Calibri"/>
                <w:lang w:eastAsia="en-US"/>
              </w:rPr>
            </w:pPr>
            <w:r w:rsidRPr="00C35ECF">
              <w:rPr>
                <w:rFonts w:ascii="Calibri" w:hAnsi="Calibri" w:cs="Calibri"/>
                <w:lang w:eastAsia="en-US"/>
              </w:rPr>
              <w:t>Procurement Document Access</w:t>
            </w:r>
          </w:p>
        </w:tc>
        <w:tc>
          <w:tcPr>
            <w:tcW w:w="1700" w:type="dxa"/>
          </w:tcPr>
          <w:p w14:paraId="7EAD19B8" w14:textId="0400CBFA" w:rsidR="00AD1BE9" w:rsidRPr="00C35ECF" w:rsidRDefault="00AD1BE9" w:rsidP="00AD1BE9">
            <w:pPr>
              <w:pStyle w:val="Textkrper"/>
              <w:rPr>
                <w:rFonts w:ascii="Calibri" w:hAnsi="Calibri" w:cs="Calibri"/>
                <w:lang w:eastAsia="en-US"/>
              </w:rPr>
            </w:pPr>
            <w:r w:rsidRPr="00C35ECF">
              <w:rPr>
                <w:rFonts w:ascii="Calibri" w:hAnsi="Calibri" w:cs="Calibri"/>
                <w:lang w:eastAsia="en-US"/>
              </w:rPr>
              <w:t>Procurement document access</w:t>
            </w:r>
          </w:p>
        </w:tc>
        <w:tc>
          <w:tcPr>
            <w:tcW w:w="941" w:type="dxa"/>
          </w:tcPr>
          <w:p w14:paraId="51C09D08" w14:textId="1FC9C7EC" w:rsidR="00AD1BE9" w:rsidRPr="00C35ECF" w:rsidRDefault="00AD1BE9" w:rsidP="00AD1BE9">
            <w:pPr>
              <w:pStyle w:val="Textkrper"/>
              <w:rPr>
                <w:rFonts w:ascii="Calibri" w:hAnsi="Calibri" w:cs="Calibri"/>
                <w:lang w:eastAsia="en-US"/>
              </w:rPr>
            </w:pPr>
            <w:r w:rsidRPr="00C35ECF">
              <w:rPr>
                <w:rFonts w:ascii="Calibri" w:hAnsi="Calibri" w:cs="Calibri"/>
                <w:lang w:eastAsia="en-US"/>
              </w:rPr>
              <w:t>CA, EO</w:t>
            </w:r>
          </w:p>
        </w:tc>
        <w:tc>
          <w:tcPr>
            <w:tcW w:w="4110" w:type="dxa"/>
          </w:tcPr>
          <w:p w14:paraId="765A5E0C" w14:textId="18E4B924" w:rsidR="00AD1BE9" w:rsidRPr="00C35ECF" w:rsidRDefault="00AD1BE9" w:rsidP="00AD1BE9">
            <w:pPr>
              <w:pStyle w:val="Textkrper"/>
              <w:rPr>
                <w:rFonts w:ascii="Calibri" w:hAnsi="Calibri" w:cs="Calibri"/>
                <w:lang w:eastAsia="en-US"/>
              </w:rPr>
            </w:pPr>
            <w:r w:rsidRPr="00C35ECF">
              <w:rPr>
                <w:rFonts w:ascii="Calibri" w:hAnsi="Calibri" w:cs="Calibri"/>
                <w:lang w:eastAsia="en-US"/>
              </w:rPr>
              <w:t>After the expression of interest, the CA automatically sends the Call for Tenders to the EO that subscribed to the procedure. The Call for Tenders may contain the Pre-Award Catalogue Request and ESPD Request relevant to carry out the qualification.</w:t>
            </w:r>
          </w:p>
          <w:p w14:paraId="6555190A" w14:textId="730D6531" w:rsidR="00AD1BE9" w:rsidRPr="00C35ECF" w:rsidRDefault="00AD1BE9" w:rsidP="00AD1BE9">
            <w:pPr>
              <w:pStyle w:val="Textkrper"/>
              <w:rPr>
                <w:rFonts w:ascii="Calibri" w:hAnsi="Calibri" w:cs="Calibri"/>
                <w:lang w:eastAsia="en-US"/>
              </w:rPr>
            </w:pPr>
            <w:r w:rsidRPr="00C35ECF">
              <w:rPr>
                <w:rFonts w:ascii="Calibri" w:hAnsi="Calibri" w:cs="Calibri"/>
                <w:lang w:eastAsia="en-US"/>
              </w:rPr>
              <w:t xml:space="preserve">After the first retrieval, the EO can send a Tender Status Inquiry at any time before the submission deadline to receive the latest status of the Call for Tenders. This is indicated through the catch-link and throw-link events (Status update) (see </w:t>
            </w:r>
            <w:r w:rsidRPr="00C35ECF">
              <w:rPr>
                <w:rFonts w:ascii="Calibri" w:hAnsi="Calibri" w:cs="Calibri"/>
                <w:lang w:eastAsia="en-US"/>
              </w:rPr>
              <w:fldChar w:fldCharType="begin"/>
            </w:r>
            <w:r w:rsidRPr="00C35ECF">
              <w:rPr>
                <w:rFonts w:ascii="Calibri" w:hAnsi="Calibri" w:cs="Calibri"/>
                <w:lang w:eastAsia="en-US"/>
              </w:rPr>
              <w:instrText xml:space="preserve"> REF _Ref158142369 \r \h </w:instrText>
            </w:r>
            <w:r w:rsidRPr="00C35ECF">
              <w:rPr>
                <w:rFonts w:ascii="Calibri" w:hAnsi="Calibri" w:cs="Calibri"/>
                <w:lang w:eastAsia="en-US"/>
              </w:rPr>
            </w:r>
            <w:r w:rsidRPr="00C35ECF">
              <w:rPr>
                <w:rFonts w:ascii="Calibri" w:hAnsi="Calibri" w:cs="Calibri"/>
                <w:lang w:eastAsia="en-US"/>
              </w:rPr>
              <w:fldChar w:fldCharType="separate"/>
            </w:r>
            <w:r w:rsidR="006830CE">
              <w:rPr>
                <w:rFonts w:ascii="Calibri" w:hAnsi="Calibri" w:cs="Calibri"/>
                <w:lang w:eastAsia="en-US"/>
              </w:rPr>
              <w:t>6.5.2</w:t>
            </w:r>
            <w:r w:rsidRPr="00C35ECF">
              <w:rPr>
                <w:rFonts w:ascii="Calibri" w:hAnsi="Calibri" w:cs="Calibri"/>
                <w:lang w:eastAsia="en-US"/>
              </w:rPr>
              <w:fldChar w:fldCharType="end"/>
            </w:r>
            <w:r w:rsidRPr="00C35ECF">
              <w:rPr>
                <w:rFonts w:ascii="Calibri" w:hAnsi="Calibri" w:cs="Calibri"/>
                <w:lang w:eastAsia="en-US"/>
              </w:rPr>
              <w:t>).</w:t>
            </w:r>
          </w:p>
        </w:tc>
        <w:tc>
          <w:tcPr>
            <w:tcW w:w="869" w:type="dxa"/>
          </w:tcPr>
          <w:p w14:paraId="0CAE8C5F" w14:textId="059FC753" w:rsidR="00AD1BE9" w:rsidRPr="00C35ECF" w:rsidRDefault="00AD1BE9" w:rsidP="00AD1BE9">
            <w:pPr>
              <w:pStyle w:val="Textkrper"/>
              <w:rPr>
                <w:rFonts w:ascii="Calibri" w:hAnsi="Calibri" w:cs="Calibri"/>
                <w:lang w:eastAsia="en-US"/>
              </w:rPr>
            </w:pPr>
            <w:r w:rsidRPr="00C35ECF">
              <w:rPr>
                <w:rFonts w:ascii="Calibri" w:hAnsi="Calibri" w:cs="Calibri"/>
                <w:lang w:eastAsia="en-US"/>
              </w:rPr>
              <w:t>P002</w:t>
            </w:r>
          </w:p>
        </w:tc>
      </w:tr>
      <w:tr w:rsidR="00AD1BE9" w14:paraId="4DE19A20" w14:textId="77777777" w:rsidTr="00512200">
        <w:trPr>
          <w:cantSplit/>
        </w:trPr>
        <w:tc>
          <w:tcPr>
            <w:tcW w:w="602" w:type="dxa"/>
          </w:tcPr>
          <w:p w14:paraId="1CCF7FDC" w14:textId="670938E2" w:rsidR="00AD1BE9" w:rsidRPr="00C35ECF" w:rsidRDefault="00AD1BE9" w:rsidP="00AD1BE9">
            <w:pPr>
              <w:pStyle w:val="Textkrper"/>
              <w:rPr>
                <w:rFonts w:ascii="Calibri" w:hAnsi="Calibri" w:cs="Calibri"/>
                <w:lang w:eastAsia="en-US"/>
              </w:rPr>
            </w:pPr>
            <w:r w:rsidRPr="00C35ECF">
              <w:rPr>
                <w:rFonts w:ascii="Calibri" w:hAnsi="Calibri" w:cs="Calibri"/>
                <w:lang w:eastAsia="en-US"/>
              </w:rPr>
              <w:t>1</w:t>
            </w:r>
            <w:r w:rsidR="00A60921" w:rsidRPr="00C35ECF">
              <w:rPr>
                <w:rFonts w:ascii="Calibri" w:hAnsi="Calibri" w:cs="Calibri"/>
                <w:lang w:eastAsia="en-US"/>
              </w:rPr>
              <w:t>3</w:t>
            </w:r>
          </w:p>
        </w:tc>
        <w:tc>
          <w:tcPr>
            <w:tcW w:w="1690" w:type="dxa"/>
          </w:tcPr>
          <w:p w14:paraId="5F68CF72" w14:textId="5DAE7D76" w:rsidR="00AD1BE9" w:rsidRPr="00C35ECF" w:rsidRDefault="00AD1BE9" w:rsidP="00AD1BE9">
            <w:pPr>
              <w:pStyle w:val="Textkrper"/>
              <w:rPr>
                <w:rFonts w:ascii="Calibri" w:hAnsi="Calibri" w:cs="Calibri"/>
                <w:lang w:eastAsia="en-US"/>
              </w:rPr>
            </w:pPr>
            <w:r w:rsidRPr="00C35ECF">
              <w:rPr>
                <w:rFonts w:ascii="Calibri" w:hAnsi="Calibri" w:cs="Calibri"/>
                <w:lang w:eastAsia="en-US"/>
              </w:rPr>
              <w:t>Procurement Document Access</w:t>
            </w:r>
          </w:p>
        </w:tc>
        <w:tc>
          <w:tcPr>
            <w:tcW w:w="1700" w:type="dxa"/>
          </w:tcPr>
          <w:p w14:paraId="52EB2EEA" w14:textId="3B19833A" w:rsidR="00AD1BE9" w:rsidRPr="00C35ECF" w:rsidRDefault="00AD1BE9" w:rsidP="00AD1BE9">
            <w:pPr>
              <w:pStyle w:val="Textkrper"/>
              <w:rPr>
                <w:rFonts w:ascii="Calibri" w:hAnsi="Calibri" w:cs="Calibri"/>
                <w:lang w:eastAsia="en-US"/>
              </w:rPr>
            </w:pPr>
            <w:r w:rsidRPr="00C35ECF">
              <w:rPr>
                <w:rFonts w:ascii="Calibri" w:hAnsi="Calibri" w:cs="Calibri"/>
                <w:lang w:eastAsia="en-US"/>
              </w:rPr>
              <w:t xml:space="preserve">Qualification Questions and Answers </w:t>
            </w:r>
          </w:p>
        </w:tc>
        <w:tc>
          <w:tcPr>
            <w:tcW w:w="941" w:type="dxa"/>
          </w:tcPr>
          <w:p w14:paraId="2373B36E" w14:textId="250B2CA3" w:rsidR="00AD1BE9" w:rsidRPr="00C35ECF" w:rsidRDefault="00AD1BE9" w:rsidP="00AD1BE9">
            <w:pPr>
              <w:pStyle w:val="Textkrper"/>
              <w:rPr>
                <w:rFonts w:ascii="Calibri" w:hAnsi="Calibri" w:cs="Calibri"/>
                <w:lang w:eastAsia="en-US"/>
              </w:rPr>
            </w:pPr>
            <w:r w:rsidRPr="00C35ECF">
              <w:rPr>
                <w:rFonts w:ascii="Calibri" w:hAnsi="Calibri" w:cs="Calibri"/>
                <w:lang w:eastAsia="en-US"/>
              </w:rPr>
              <w:t>CA, EO</w:t>
            </w:r>
          </w:p>
        </w:tc>
        <w:tc>
          <w:tcPr>
            <w:tcW w:w="4110" w:type="dxa"/>
          </w:tcPr>
          <w:p w14:paraId="10842C78" w14:textId="77777777" w:rsidR="00AD1BE9" w:rsidRPr="00C35ECF" w:rsidRDefault="00AD1BE9" w:rsidP="00AD1BE9">
            <w:pPr>
              <w:pStyle w:val="Textkrper"/>
              <w:rPr>
                <w:rFonts w:ascii="Calibri" w:hAnsi="Calibri" w:cs="Calibri"/>
                <w:lang w:eastAsia="en-US"/>
              </w:rPr>
            </w:pPr>
            <w:r w:rsidRPr="00C35ECF">
              <w:rPr>
                <w:rFonts w:ascii="Calibri" w:hAnsi="Calibri" w:cs="Calibri"/>
                <w:lang w:eastAsia="en-US"/>
              </w:rPr>
              <w:t>The EO may ask questions on the Call for Tenders. The answers given by the CA in the response shall be distributed to all EOs that subscribed to the procedure.</w:t>
            </w:r>
          </w:p>
          <w:p w14:paraId="28B7566F" w14:textId="0A5CBFB3" w:rsidR="00AD1BE9" w:rsidRPr="00C35ECF" w:rsidRDefault="00AD1BE9" w:rsidP="00AD1BE9">
            <w:pPr>
              <w:pStyle w:val="Textkrper"/>
              <w:rPr>
                <w:rFonts w:ascii="Calibri" w:hAnsi="Calibri" w:cs="Calibri"/>
                <w:lang w:eastAsia="en-US"/>
              </w:rPr>
            </w:pPr>
            <w:r w:rsidRPr="00C35ECF">
              <w:rPr>
                <w:rFonts w:ascii="Calibri" w:hAnsi="Calibri" w:cs="Calibri"/>
                <w:lang w:eastAsia="en-US"/>
              </w:rPr>
              <w:t xml:space="preserve">The EO can send a Questions at any time before the submission deadline. This is indicated through the catch-link and throw-link events (Status update) (see </w:t>
            </w:r>
            <w:r w:rsidRPr="00C35ECF">
              <w:rPr>
                <w:rFonts w:ascii="Calibri" w:hAnsi="Calibri" w:cs="Calibri"/>
                <w:lang w:eastAsia="en-US"/>
              </w:rPr>
              <w:fldChar w:fldCharType="begin"/>
            </w:r>
            <w:r w:rsidRPr="00C35ECF">
              <w:rPr>
                <w:rFonts w:ascii="Calibri" w:hAnsi="Calibri" w:cs="Calibri"/>
                <w:lang w:eastAsia="en-US"/>
              </w:rPr>
              <w:instrText xml:space="preserve"> REF _Ref158745713 \r \h </w:instrText>
            </w:r>
            <w:r w:rsidRPr="00C35ECF">
              <w:rPr>
                <w:rFonts w:ascii="Calibri" w:hAnsi="Calibri" w:cs="Calibri"/>
                <w:lang w:eastAsia="en-US"/>
              </w:rPr>
            </w:r>
            <w:r w:rsidRPr="00C35ECF">
              <w:rPr>
                <w:rFonts w:ascii="Calibri" w:hAnsi="Calibri" w:cs="Calibri"/>
                <w:lang w:eastAsia="en-US"/>
              </w:rPr>
              <w:fldChar w:fldCharType="separate"/>
            </w:r>
            <w:r w:rsidR="006830CE">
              <w:rPr>
                <w:rFonts w:ascii="Calibri" w:hAnsi="Calibri" w:cs="Calibri"/>
                <w:lang w:eastAsia="en-US"/>
              </w:rPr>
              <w:t>6.5.3</w:t>
            </w:r>
            <w:r w:rsidRPr="00C35ECF">
              <w:rPr>
                <w:rFonts w:ascii="Calibri" w:hAnsi="Calibri" w:cs="Calibri"/>
                <w:lang w:eastAsia="en-US"/>
              </w:rPr>
              <w:fldChar w:fldCharType="end"/>
            </w:r>
            <w:r w:rsidRPr="00C35ECF">
              <w:rPr>
                <w:rFonts w:ascii="Calibri" w:hAnsi="Calibri" w:cs="Calibri"/>
                <w:lang w:eastAsia="en-US"/>
              </w:rPr>
              <w:t>).</w:t>
            </w:r>
          </w:p>
        </w:tc>
        <w:tc>
          <w:tcPr>
            <w:tcW w:w="869" w:type="dxa"/>
          </w:tcPr>
          <w:p w14:paraId="1C7BA124" w14:textId="2745FA34" w:rsidR="00AD1BE9" w:rsidRPr="00C35ECF" w:rsidRDefault="00AD1BE9" w:rsidP="00AD1BE9">
            <w:pPr>
              <w:pStyle w:val="Textkrper"/>
              <w:rPr>
                <w:rFonts w:ascii="Calibri" w:hAnsi="Calibri" w:cs="Calibri"/>
                <w:lang w:eastAsia="en-US"/>
              </w:rPr>
            </w:pPr>
            <w:r w:rsidRPr="00C35ECF">
              <w:rPr>
                <w:rFonts w:ascii="Calibri" w:hAnsi="Calibri" w:cs="Calibri"/>
                <w:lang w:eastAsia="en-US"/>
              </w:rPr>
              <w:t>P004</w:t>
            </w:r>
          </w:p>
        </w:tc>
      </w:tr>
      <w:tr w:rsidR="00AD1BE9" w14:paraId="368181AB" w14:textId="77777777" w:rsidTr="00512200">
        <w:trPr>
          <w:cantSplit/>
        </w:trPr>
        <w:tc>
          <w:tcPr>
            <w:tcW w:w="602" w:type="dxa"/>
          </w:tcPr>
          <w:p w14:paraId="4254785D" w14:textId="6BC7EA18" w:rsidR="00AD1BE9" w:rsidRPr="00C35ECF" w:rsidRDefault="00A60921" w:rsidP="00AD1BE9">
            <w:pPr>
              <w:pStyle w:val="Textkrper"/>
              <w:rPr>
                <w:rFonts w:ascii="Calibri" w:hAnsi="Calibri" w:cs="Calibri"/>
                <w:lang w:eastAsia="en-US"/>
              </w:rPr>
            </w:pPr>
            <w:r w:rsidRPr="00C35ECF">
              <w:rPr>
                <w:rFonts w:ascii="Calibri" w:hAnsi="Calibri" w:cs="Calibri"/>
                <w:lang w:eastAsia="en-US"/>
              </w:rPr>
              <w:t>14</w:t>
            </w:r>
          </w:p>
        </w:tc>
        <w:tc>
          <w:tcPr>
            <w:tcW w:w="1690" w:type="dxa"/>
          </w:tcPr>
          <w:p w14:paraId="3D9A6466" w14:textId="429C5B88" w:rsidR="00AD1BE9" w:rsidRPr="00C35ECF" w:rsidRDefault="00AD1BE9" w:rsidP="00AD1BE9">
            <w:pPr>
              <w:pStyle w:val="Textkrper"/>
              <w:rPr>
                <w:rFonts w:ascii="Calibri" w:hAnsi="Calibri" w:cs="Calibri"/>
                <w:lang w:eastAsia="en-US"/>
              </w:rPr>
            </w:pPr>
            <w:r w:rsidRPr="00C35ECF">
              <w:rPr>
                <w:rFonts w:ascii="Calibri" w:hAnsi="Calibri" w:cs="Calibri"/>
                <w:lang w:eastAsia="en-US"/>
              </w:rPr>
              <w:t>Procurement Document Access</w:t>
            </w:r>
          </w:p>
        </w:tc>
        <w:tc>
          <w:tcPr>
            <w:tcW w:w="1700" w:type="dxa"/>
          </w:tcPr>
          <w:p w14:paraId="670A6402" w14:textId="0370448E" w:rsidR="00AD1BE9" w:rsidRPr="00C35ECF" w:rsidRDefault="00AD1BE9" w:rsidP="00AD1BE9">
            <w:pPr>
              <w:pStyle w:val="Textkrper"/>
              <w:rPr>
                <w:rFonts w:ascii="Calibri" w:hAnsi="Calibri" w:cs="Calibri"/>
                <w:lang w:eastAsia="en-US"/>
              </w:rPr>
            </w:pPr>
            <w:r w:rsidRPr="00C35ECF">
              <w:rPr>
                <w:rFonts w:ascii="Calibri" w:hAnsi="Calibri" w:cs="Calibri"/>
                <w:lang w:eastAsia="en-US"/>
              </w:rPr>
              <w:t>Send updated Call for Tenders</w:t>
            </w:r>
          </w:p>
        </w:tc>
        <w:tc>
          <w:tcPr>
            <w:tcW w:w="941" w:type="dxa"/>
          </w:tcPr>
          <w:p w14:paraId="14ABA175" w14:textId="0502AE64" w:rsidR="00AD1BE9" w:rsidRPr="00C35ECF" w:rsidRDefault="00AD1BE9" w:rsidP="00AD1BE9">
            <w:pPr>
              <w:pStyle w:val="Textkrper"/>
              <w:rPr>
                <w:rFonts w:ascii="Calibri" w:hAnsi="Calibri" w:cs="Calibri"/>
                <w:lang w:eastAsia="en-US"/>
              </w:rPr>
            </w:pPr>
            <w:r w:rsidRPr="00C35ECF">
              <w:rPr>
                <w:rFonts w:ascii="Calibri" w:hAnsi="Calibri" w:cs="Calibri"/>
                <w:lang w:eastAsia="en-US"/>
              </w:rPr>
              <w:t>CA, EO</w:t>
            </w:r>
          </w:p>
        </w:tc>
        <w:tc>
          <w:tcPr>
            <w:tcW w:w="4110" w:type="dxa"/>
          </w:tcPr>
          <w:p w14:paraId="175DBB3B" w14:textId="0EDC78DB" w:rsidR="00AD1BE9" w:rsidRPr="00C35ECF" w:rsidRDefault="00AD1BE9" w:rsidP="00AD1BE9">
            <w:pPr>
              <w:pStyle w:val="Textkrper"/>
              <w:rPr>
                <w:rFonts w:ascii="Calibri" w:hAnsi="Calibri" w:cs="Calibri"/>
                <w:lang w:eastAsia="en-US"/>
              </w:rPr>
            </w:pPr>
            <w:r w:rsidRPr="00C35ECF">
              <w:rPr>
                <w:rFonts w:ascii="Calibri" w:hAnsi="Calibri" w:cs="Calibri"/>
                <w:lang w:eastAsia="en-US"/>
              </w:rPr>
              <w:t>When the Call for Tenders is or must be updated, it will be sent automatically from the CA to the EO.</w:t>
            </w:r>
          </w:p>
        </w:tc>
        <w:tc>
          <w:tcPr>
            <w:tcW w:w="869" w:type="dxa"/>
          </w:tcPr>
          <w:p w14:paraId="01E482FB" w14:textId="4CA5176B" w:rsidR="00AD1BE9" w:rsidRPr="00C35ECF" w:rsidRDefault="00AD1BE9" w:rsidP="00AD1BE9">
            <w:pPr>
              <w:pStyle w:val="Textkrper"/>
              <w:rPr>
                <w:rFonts w:ascii="Calibri" w:hAnsi="Calibri" w:cs="Calibri"/>
                <w:lang w:eastAsia="en-US"/>
              </w:rPr>
            </w:pPr>
            <w:r w:rsidRPr="00C35ECF">
              <w:rPr>
                <w:rFonts w:ascii="Calibri" w:hAnsi="Calibri" w:cs="Calibri"/>
                <w:lang w:eastAsia="en-US"/>
              </w:rPr>
              <w:t xml:space="preserve">P002 </w:t>
            </w:r>
          </w:p>
        </w:tc>
      </w:tr>
      <w:tr w:rsidR="00AD1BE9" w14:paraId="41230B5E" w14:textId="77777777" w:rsidTr="00512200">
        <w:trPr>
          <w:cantSplit/>
        </w:trPr>
        <w:tc>
          <w:tcPr>
            <w:tcW w:w="602" w:type="dxa"/>
          </w:tcPr>
          <w:p w14:paraId="5523E1C6" w14:textId="30DCCB62" w:rsidR="00AD1BE9" w:rsidRPr="00C35ECF" w:rsidRDefault="00A60921" w:rsidP="00AD1BE9">
            <w:pPr>
              <w:pStyle w:val="Textkrper"/>
              <w:rPr>
                <w:rFonts w:ascii="Calibri" w:hAnsi="Calibri" w:cs="Calibri"/>
                <w:lang w:eastAsia="en-US"/>
              </w:rPr>
            </w:pPr>
            <w:r w:rsidRPr="00C35ECF">
              <w:rPr>
                <w:rFonts w:ascii="Calibri" w:hAnsi="Calibri" w:cs="Calibri"/>
                <w:lang w:eastAsia="en-US"/>
              </w:rPr>
              <w:lastRenderedPageBreak/>
              <w:t>15</w:t>
            </w:r>
          </w:p>
        </w:tc>
        <w:tc>
          <w:tcPr>
            <w:tcW w:w="1690" w:type="dxa"/>
          </w:tcPr>
          <w:p w14:paraId="5C994863" w14:textId="52E30354" w:rsidR="00AD1BE9" w:rsidRPr="00C35ECF" w:rsidRDefault="00AD1BE9" w:rsidP="00AD1BE9">
            <w:pPr>
              <w:pStyle w:val="Textkrper"/>
              <w:rPr>
                <w:rFonts w:ascii="Calibri" w:hAnsi="Calibri" w:cs="Calibri"/>
                <w:lang w:eastAsia="en-US"/>
              </w:rPr>
            </w:pPr>
            <w:r w:rsidRPr="00C35ECF">
              <w:rPr>
                <w:rFonts w:ascii="Calibri" w:hAnsi="Calibri" w:cs="Calibri"/>
                <w:lang w:eastAsia="en-US"/>
              </w:rPr>
              <w:t>Qualification</w:t>
            </w:r>
          </w:p>
        </w:tc>
        <w:tc>
          <w:tcPr>
            <w:tcW w:w="1700" w:type="dxa"/>
          </w:tcPr>
          <w:p w14:paraId="7F7AE789" w14:textId="48CACBC7" w:rsidR="00AD1BE9" w:rsidRPr="00C35ECF" w:rsidRDefault="00AD1BE9" w:rsidP="00AD1BE9">
            <w:pPr>
              <w:pStyle w:val="Textkrper"/>
              <w:rPr>
                <w:rFonts w:ascii="Calibri" w:hAnsi="Calibri" w:cs="Calibri"/>
                <w:lang w:eastAsia="en-US"/>
              </w:rPr>
            </w:pPr>
            <w:r w:rsidRPr="00C35ECF">
              <w:rPr>
                <w:rFonts w:ascii="Calibri" w:hAnsi="Calibri" w:cs="Calibri"/>
                <w:lang w:eastAsia="en-US"/>
              </w:rPr>
              <w:t>Create Qualifications</w:t>
            </w:r>
          </w:p>
        </w:tc>
        <w:tc>
          <w:tcPr>
            <w:tcW w:w="941" w:type="dxa"/>
          </w:tcPr>
          <w:p w14:paraId="2911705A" w14:textId="02DA4C72" w:rsidR="00AD1BE9" w:rsidRPr="00C35ECF" w:rsidRDefault="00AD1BE9" w:rsidP="00AD1BE9">
            <w:pPr>
              <w:pStyle w:val="Textkrper"/>
              <w:rPr>
                <w:rFonts w:ascii="Calibri" w:hAnsi="Calibri" w:cs="Calibri"/>
                <w:lang w:eastAsia="en-US"/>
              </w:rPr>
            </w:pPr>
            <w:r w:rsidRPr="00C35ECF">
              <w:rPr>
                <w:rFonts w:ascii="Calibri" w:hAnsi="Calibri" w:cs="Calibri"/>
                <w:lang w:eastAsia="en-US"/>
              </w:rPr>
              <w:t>EO</w:t>
            </w:r>
          </w:p>
        </w:tc>
        <w:tc>
          <w:tcPr>
            <w:tcW w:w="4110" w:type="dxa"/>
          </w:tcPr>
          <w:p w14:paraId="1D0FF0A8" w14:textId="45CCC555" w:rsidR="00AD1BE9" w:rsidRPr="00C35ECF" w:rsidRDefault="00AD1BE9" w:rsidP="00AD1BE9">
            <w:pPr>
              <w:pStyle w:val="Textkrper"/>
              <w:rPr>
                <w:rFonts w:ascii="Calibri" w:hAnsi="Calibri" w:cs="Calibri"/>
                <w:lang w:eastAsia="en-US"/>
              </w:rPr>
            </w:pPr>
            <w:r w:rsidRPr="00C35ECF">
              <w:rPr>
                <w:rFonts w:ascii="Calibri" w:hAnsi="Calibri" w:cs="Calibri"/>
                <w:lang w:eastAsia="en-US"/>
              </w:rPr>
              <w:t>If the EO decides to participate, it prepares his Qualification documents.</w:t>
            </w:r>
          </w:p>
        </w:tc>
        <w:tc>
          <w:tcPr>
            <w:tcW w:w="869" w:type="dxa"/>
          </w:tcPr>
          <w:p w14:paraId="07902D35" w14:textId="63D8921E" w:rsidR="00AD1BE9" w:rsidRPr="00C35ECF" w:rsidRDefault="00AD1BE9" w:rsidP="00AD1BE9">
            <w:pPr>
              <w:pStyle w:val="Textkrper"/>
              <w:rPr>
                <w:rFonts w:ascii="Calibri" w:hAnsi="Calibri" w:cs="Calibri"/>
                <w:lang w:eastAsia="en-US"/>
              </w:rPr>
            </w:pPr>
            <w:r w:rsidRPr="00C35ECF">
              <w:rPr>
                <w:rFonts w:ascii="Calibri" w:hAnsi="Calibri" w:cs="Calibri"/>
                <w:lang w:eastAsia="en-US"/>
              </w:rPr>
              <w:t>Internal</w:t>
            </w:r>
          </w:p>
        </w:tc>
      </w:tr>
      <w:tr w:rsidR="00AD1BE9" w14:paraId="18E76A96" w14:textId="77777777" w:rsidTr="00512200">
        <w:trPr>
          <w:cantSplit/>
        </w:trPr>
        <w:tc>
          <w:tcPr>
            <w:tcW w:w="602" w:type="dxa"/>
          </w:tcPr>
          <w:p w14:paraId="122B4FD3" w14:textId="4BD5E3E8" w:rsidR="00AD1BE9" w:rsidRPr="00C35ECF" w:rsidRDefault="00A60921" w:rsidP="00AD1BE9">
            <w:pPr>
              <w:pStyle w:val="Textkrper"/>
              <w:rPr>
                <w:rFonts w:ascii="Calibri" w:hAnsi="Calibri" w:cs="Calibri"/>
                <w:lang w:eastAsia="en-US"/>
              </w:rPr>
            </w:pPr>
            <w:r w:rsidRPr="00C35ECF">
              <w:rPr>
                <w:rFonts w:ascii="Calibri" w:hAnsi="Calibri" w:cs="Calibri"/>
                <w:lang w:eastAsia="en-US"/>
              </w:rPr>
              <w:t>16</w:t>
            </w:r>
          </w:p>
        </w:tc>
        <w:tc>
          <w:tcPr>
            <w:tcW w:w="1690" w:type="dxa"/>
          </w:tcPr>
          <w:p w14:paraId="22A20B93" w14:textId="56A37CF8" w:rsidR="00AD1BE9" w:rsidRPr="00C35ECF" w:rsidRDefault="00AD1BE9" w:rsidP="00AD1BE9">
            <w:pPr>
              <w:pStyle w:val="Textkrper"/>
              <w:rPr>
                <w:rFonts w:ascii="Calibri" w:hAnsi="Calibri" w:cs="Calibri"/>
                <w:lang w:eastAsia="en-US"/>
              </w:rPr>
            </w:pPr>
            <w:r w:rsidRPr="00C35ECF">
              <w:rPr>
                <w:rFonts w:ascii="Calibri" w:hAnsi="Calibri" w:cs="Calibri"/>
                <w:lang w:eastAsia="en-US"/>
              </w:rPr>
              <w:t>Qualification</w:t>
            </w:r>
          </w:p>
        </w:tc>
        <w:tc>
          <w:tcPr>
            <w:tcW w:w="1700" w:type="dxa"/>
          </w:tcPr>
          <w:p w14:paraId="3DA2C98A" w14:textId="5FC886A3" w:rsidR="00AD1BE9" w:rsidRPr="00C35ECF" w:rsidRDefault="00AD1BE9" w:rsidP="00AD1BE9">
            <w:pPr>
              <w:pStyle w:val="Textkrper"/>
              <w:rPr>
                <w:rFonts w:ascii="Calibri" w:hAnsi="Calibri" w:cs="Calibri"/>
                <w:lang w:eastAsia="en-US"/>
              </w:rPr>
            </w:pPr>
            <w:r w:rsidRPr="00C35ECF">
              <w:rPr>
                <w:rFonts w:ascii="Calibri" w:hAnsi="Calibri" w:cs="Calibri"/>
                <w:lang w:eastAsia="en-US"/>
              </w:rPr>
              <w:t>Create ESPD</w:t>
            </w:r>
          </w:p>
        </w:tc>
        <w:tc>
          <w:tcPr>
            <w:tcW w:w="941" w:type="dxa"/>
          </w:tcPr>
          <w:p w14:paraId="291A8362" w14:textId="2AE20EAE" w:rsidR="00AD1BE9" w:rsidRPr="00C35ECF" w:rsidRDefault="00AD1BE9" w:rsidP="00AD1BE9">
            <w:pPr>
              <w:pStyle w:val="Textkrper"/>
              <w:rPr>
                <w:rFonts w:ascii="Calibri" w:hAnsi="Calibri" w:cs="Calibri"/>
                <w:lang w:eastAsia="en-US"/>
              </w:rPr>
            </w:pPr>
            <w:r w:rsidRPr="00C35ECF">
              <w:rPr>
                <w:rFonts w:ascii="Calibri" w:hAnsi="Calibri" w:cs="Calibri"/>
                <w:lang w:eastAsia="en-US"/>
              </w:rPr>
              <w:t>EO</w:t>
            </w:r>
          </w:p>
        </w:tc>
        <w:tc>
          <w:tcPr>
            <w:tcW w:w="4110" w:type="dxa"/>
          </w:tcPr>
          <w:p w14:paraId="792F0EAE" w14:textId="65A5CB05" w:rsidR="00AD1BE9" w:rsidRPr="00C35ECF" w:rsidRDefault="00AD1BE9" w:rsidP="00AD1BE9">
            <w:pPr>
              <w:pStyle w:val="Textkrper"/>
              <w:rPr>
                <w:rFonts w:ascii="Calibri" w:hAnsi="Calibri" w:cs="Calibri"/>
                <w:lang w:eastAsia="en-US"/>
              </w:rPr>
            </w:pPr>
            <w:r w:rsidRPr="00C35ECF">
              <w:rPr>
                <w:rFonts w:ascii="Calibri" w:hAnsi="Calibri" w:cs="Calibri"/>
                <w:lang w:eastAsia="en-US"/>
              </w:rPr>
              <w:t>If needed, the EO will create an ESPD Response according to the requirements of the Call for Tender and attach it to the Qualification documents.</w:t>
            </w:r>
          </w:p>
        </w:tc>
        <w:tc>
          <w:tcPr>
            <w:tcW w:w="869" w:type="dxa"/>
          </w:tcPr>
          <w:p w14:paraId="1D531F60" w14:textId="038A80E0" w:rsidR="00AD1BE9" w:rsidRPr="00C35ECF" w:rsidRDefault="00AD1BE9" w:rsidP="00AD1BE9">
            <w:pPr>
              <w:pStyle w:val="Textkrper"/>
              <w:rPr>
                <w:rFonts w:ascii="Calibri" w:hAnsi="Calibri" w:cs="Calibri"/>
                <w:lang w:eastAsia="en-US"/>
              </w:rPr>
            </w:pPr>
            <w:r w:rsidRPr="00C35ECF">
              <w:rPr>
                <w:rFonts w:ascii="Calibri" w:hAnsi="Calibri" w:cs="Calibri"/>
                <w:lang w:eastAsia="en-US"/>
              </w:rPr>
              <w:t>Internal</w:t>
            </w:r>
          </w:p>
        </w:tc>
      </w:tr>
      <w:tr w:rsidR="00AD1BE9" w14:paraId="5C5897ED" w14:textId="77777777" w:rsidTr="00512200">
        <w:trPr>
          <w:cantSplit/>
        </w:trPr>
        <w:tc>
          <w:tcPr>
            <w:tcW w:w="602" w:type="dxa"/>
          </w:tcPr>
          <w:p w14:paraId="21BBCAE5" w14:textId="074BDEBF" w:rsidR="00AD1BE9" w:rsidRPr="00C35ECF" w:rsidRDefault="00A60921" w:rsidP="00AD1BE9">
            <w:pPr>
              <w:pStyle w:val="Textkrper"/>
              <w:rPr>
                <w:rFonts w:ascii="Calibri" w:hAnsi="Calibri" w:cs="Calibri"/>
                <w:lang w:eastAsia="en-US"/>
              </w:rPr>
            </w:pPr>
            <w:r w:rsidRPr="00C35ECF">
              <w:rPr>
                <w:rFonts w:ascii="Calibri" w:hAnsi="Calibri" w:cs="Calibri"/>
                <w:lang w:eastAsia="en-US"/>
              </w:rPr>
              <w:t>17</w:t>
            </w:r>
          </w:p>
        </w:tc>
        <w:tc>
          <w:tcPr>
            <w:tcW w:w="1690" w:type="dxa"/>
          </w:tcPr>
          <w:p w14:paraId="3C636EFC" w14:textId="7A41BB52" w:rsidR="00AD1BE9" w:rsidRPr="00C35ECF" w:rsidRDefault="00795FC1" w:rsidP="00AD1BE9">
            <w:pPr>
              <w:pStyle w:val="Textkrper"/>
              <w:rPr>
                <w:rFonts w:ascii="Calibri" w:hAnsi="Calibri" w:cs="Calibri"/>
                <w:lang w:eastAsia="en-US"/>
              </w:rPr>
            </w:pPr>
            <w:r w:rsidRPr="00C35ECF">
              <w:rPr>
                <w:rFonts w:ascii="Calibri" w:hAnsi="Calibri" w:cs="Calibri"/>
                <w:lang w:eastAsia="en-US"/>
              </w:rPr>
              <w:t>Qualification</w:t>
            </w:r>
          </w:p>
        </w:tc>
        <w:tc>
          <w:tcPr>
            <w:tcW w:w="1700" w:type="dxa"/>
          </w:tcPr>
          <w:p w14:paraId="4DA59170" w14:textId="05B01AE6" w:rsidR="00AD1BE9" w:rsidRPr="00C35ECF" w:rsidRDefault="00AD1BE9" w:rsidP="00AD1BE9">
            <w:pPr>
              <w:pStyle w:val="Textkrper"/>
              <w:rPr>
                <w:rFonts w:ascii="Calibri" w:hAnsi="Calibri" w:cs="Calibri"/>
                <w:lang w:eastAsia="en-US"/>
              </w:rPr>
            </w:pPr>
            <w:r w:rsidRPr="00C35ECF">
              <w:rPr>
                <w:rFonts w:ascii="Calibri" w:hAnsi="Calibri" w:cs="Calibri"/>
                <w:lang w:eastAsia="en-US"/>
              </w:rPr>
              <w:t>Qualification Submission</w:t>
            </w:r>
          </w:p>
        </w:tc>
        <w:tc>
          <w:tcPr>
            <w:tcW w:w="941" w:type="dxa"/>
          </w:tcPr>
          <w:p w14:paraId="63C951FF" w14:textId="0FA442D2" w:rsidR="00AD1BE9" w:rsidRPr="00C35ECF" w:rsidRDefault="00AD1BE9" w:rsidP="00AD1BE9">
            <w:pPr>
              <w:pStyle w:val="Textkrper"/>
              <w:rPr>
                <w:rFonts w:ascii="Calibri" w:hAnsi="Calibri" w:cs="Calibri"/>
                <w:lang w:eastAsia="en-US"/>
              </w:rPr>
            </w:pPr>
            <w:r w:rsidRPr="00C35ECF">
              <w:rPr>
                <w:rFonts w:ascii="Calibri" w:hAnsi="Calibri" w:cs="Calibri"/>
                <w:lang w:eastAsia="en-US"/>
              </w:rPr>
              <w:t>EO</w:t>
            </w:r>
            <w:r w:rsidR="00795FC1" w:rsidRPr="00C35ECF">
              <w:rPr>
                <w:rFonts w:ascii="Calibri" w:hAnsi="Calibri" w:cs="Calibri"/>
                <w:lang w:eastAsia="en-US"/>
              </w:rPr>
              <w:t>, CA</w:t>
            </w:r>
          </w:p>
        </w:tc>
        <w:tc>
          <w:tcPr>
            <w:tcW w:w="4110" w:type="dxa"/>
          </w:tcPr>
          <w:p w14:paraId="3D5B9B73" w14:textId="7A431E2B" w:rsidR="00AD1BE9" w:rsidRPr="00C35ECF" w:rsidRDefault="00AD1BE9" w:rsidP="00AD1BE9">
            <w:pPr>
              <w:pStyle w:val="Textkrper"/>
              <w:rPr>
                <w:rFonts w:ascii="Calibri" w:hAnsi="Calibri" w:cs="Calibri"/>
                <w:lang w:eastAsia="en-US"/>
              </w:rPr>
            </w:pPr>
            <w:r w:rsidRPr="00C35ECF">
              <w:rPr>
                <w:rFonts w:ascii="Calibri" w:hAnsi="Calibri" w:cs="Calibri"/>
                <w:lang w:eastAsia="en-US"/>
              </w:rPr>
              <w:t>The EO submits all required qualification documents and links to authorized qualification bodies to the CA.</w:t>
            </w:r>
            <w:r w:rsidR="00795FC1" w:rsidRPr="00C35ECF">
              <w:rPr>
                <w:rFonts w:ascii="Calibri" w:hAnsi="Calibri" w:cs="Calibri"/>
                <w:lang w:eastAsia="en-US"/>
              </w:rPr>
              <w:t xml:space="preserve"> The CA confirms the reception of the qualification documents. </w:t>
            </w:r>
          </w:p>
        </w:tc>
        <w:tc>
          <w:tcPr>
            <w:tcW w:w="869" w:type="dxa"/>
          </w:tcPr>
          <w:p w14:paraId="7E674F42" w14:textId="77777777" w:rsidR="00AD1BE9" w:rsidRPr="00C35ECF" w:rsidRDefault="00AD1BE9" w:rsidP="00AD1BE9">
            <w:pPr>
              <w:pStyle w:val="Textkrper"/>
              <w:rPr>
                <w:rFonts w:ascii="Calibri" w:hAnsi="Calibri" w:cs="Calibri"/>
                <w:lang w:eastAsia="en-US"/>
              </w:rPr>
            </w:pPr>
            <w:r w:rsidRPr="00C35ECF">
              <w:rPr>
                <w:rFonts w:ascii="Calibri" w:hAnsi="Calibri" w:cs="Calibri"/>
                <w:lang w:eastAsia="en-US"/>
              </w:rPr>
              <w:t>P011</w:t>
            </w:r>
          </w:p>
        </w:tc>
      </w:tr>
      <w:tr w:rsidR="00795FC1" w14:paraId="44E94171" w14:textId="77777777" w:rsidTr="00512200">
        <w:trPr>
          <w:cantSplit/>
        </w:trPr>
        <w:tc>
          <w:tcPr>
            <w:tcW w:w="602" w:type="dxa"/>
          </w:tcPr>
          <w:p w14:paraId="346D68D9" w14:textId="7661F80E" w:rsidR="00795FC1" w:rsidRPr="00C35ECF" w:rsidRDefault="00A60921" w:rsidP="00795FC1">
            <w:pPr>
              <w:pStyle w:val="Textkrper"/>
              <w:rPr>
                <w:rFonts w:ascii="Calibri" w:hAnsi="Calibri" w:cs="Calibri"/>
                <w:lang w:eastAsia="en-US"/>
              </w:rPr>
            </w:pPr>
            <w:r w:rsidRPr="00C35ECF">
              <w:rPr>
                <w:rFonts w:ascii="Calibri" w:hAnsi="Calibri" w:cs="Calibri"/>
                <w:lang w:eastAsia="en-US"/>
              </w:rPr>
              <w:t>18</w:t>
            </w:r>
          </w:p>
        </w:tc>
        <w:tc>
          <w:tcPr>
            <w:tcW w:w="1690" w:type="dxa"/>
          </w:tcPr>
          <w:p w14:paraId="645C1416" w14:textId="64B40CC7" w:rsidR="00795FC1" w:rsidRPr="00C35ECF" w:rsidRDefault="00795FC1" w:rsidP="00795FC1">
            <w:pPr>
              <w:pStyle w:val="Textkrper"/>
              <w:rPr>
                <w:rFonts w:ascii="Calibri" w:hAnsi="Calibri" w:cs="Calibri"/>
                <w:lang w:eastAsia="en-US"/>
              </w:rPr>
            </w:pPr>
            <w:r w:rsidRPr="00C35ECF">
              <w:rPr>
                <w:rFonts w:ascii="Calibri" w:hAnsi="Calibri" w:cs="Calibri"/>
                <w:lang w:eastAsia="en-US"/>
              </w:rPr>
              <w:t>Qualification</w:t>
            </w:r>
          </w:p>
        </w:tc>
        <w:tc>
          <w:tcPr>
            <w:tcW w:w="1700" w:type="dxa"/>
          </w:tcPr>
          <w:p w14:paraId="3B7B863B" w14:textId="00FB73BF" w:rsidR="00795FC1" w:rsidRPr="00C35ECF" w:rsidRDefault="00795FC1" w:rsidP="00795FC1">
            <w:pPr>
              <w:pStyle w:val="Textkrper"/>
              <w:rPr>
                <w:rFonts w:ascii="Calibri" w:hAnsi="Calibri" w:cs="Calibri"/>
                <w:lang w:eastAsia="en-US"/>
              </w:rPr>
            </w:pPr>
            <w:r w:rsidRPr="00C35ECF">
              <w:rPr>
                <w:rFonts w:ascii="Calibri" w:hAnsi="Calibri" w:cs="Calibri"/>
                <w:lang w:eastAsia="en-US"/>
              </w:rPr>
              <w:t>Tender Withdrawal (Qualification)</w:t>
            </w:r>
          </w:p>
        </w:tc>
        <w:tc>
          <w:tcPr>
            <w:tcW w:w="941" w:type="dxa"/>
          </w:tcPr>
          <w:p w14:paraId="0CD9510A" w14:textId="6E1B6D94" w:rsidR="00795FC1" w:rsidRPr="00C35ECF" w:rsidRDefault="00795FC1" w:rsidP="00795FC1">
            <w:pPr>
              <w:pStyle w:val="Textkrper"/>
              <w:rPr>
                <w:rFonts w:ascii="Calibri" w:hAnsi="Calibri" w:cs="Calibri"/>
                <w:lang w:eastAsia="en-US"/>
              </w:rPr>
            </w:pPr>
            <w:r w:rsidRPr="00C35ECF">
              <w:rPr>
                <w:rFonts w:ascii="Calibri" w:hAnsi="Calibri" w:cs="Calibri"/>
                <w:lang w:eastAsia="en-US"/>
              </w:rPr>
              <w:t>CA, EO</w:t>
            </w:r>
          </w:p>
        </w:tc>
        <w:tc>
          <w:tcPr>
            <w:tcW w:w="4110" w:type="dxa"/>
          </w:tcPr>
          <w:p w14:paraId="0806AAAD" w14:textId="3459E2A6" w:rsidR="00795FC1" w:rsidRPr="00C35ECF" w:rsidRDefault="00795FC1" w:rsidP="00795FC1">
            <w:pPr>
              <w:pStyle w:val="Textkrper"/>
              <w:rPr>
                <w:rFonts w:ascii="Calibri" w:hAnsi="Calibri" w:cs="Calibri"/>
                <w:lang w:eastAsia="en-US"/>
              </w:rPr>
            </w:pPr>
            <w:r w:rsidRPr="00C35ECF">
              <w:rPr>
                <w:rFonts w:ascii="Calibri" w:hAnsi="Calibri" w:cs="Calibri"/>
                <w:lang w:eastAsia="en-US"/>
              </w:rPr>
              <w:t xml:space="preserve">The EO may withdraw his submitted Qualification documents and later resubmit a new one (or not). After the Tender Withdrawal the EO receives a Tender Withdrawal Reception Notification from the CA </w:t>
            </w:r>
          </w:p>
        </w:tc>
        <w:tc>
          <w:tcPr>
            <w:tcW w:w="869" w:type="dxa"/>
          </w:tcPr>
          <w:p w14:paraId="02CE719D" w14:textId="344759AC" w:rsidR="00795FC1" w:rsidRPr="00C35ECF" w:rsidRDefault="00795FC1" w:rsidP="00795FC1">
            <w:pPr>
              <w:pStyle w:val="Textkrper"/>
              <w:rPr>
                <w:rFonts w:ascii="Calibri" w:hAnsi="Calibri" w:cs="Calibri"/>
                <w:lang w:eastAsia="en-US"/>
              </w:rPr>
            </w:pPr>
            <w:r w:rsidRPr="00C35ECF">
              <w:rPr>
                <w:rFonts w:ascii="Calibri" w:hAnsi="Calibri" w:cs="Calibri"/>
                <w:lang w:eastAsia="en-US"/>
              </w:rPr>
              <w:t>P007</w:t>
            </w:r>
          </w:p>
        </w:tc>
      </w:tr>
      <w:tr w:rsidR="00795FC1" w14:paraId="5BBCCAFA" w14:textId="77777777" w:rsidTr="00512200">
        <w:trPr>
          <w:cantSplit/>
        </w:trPr>
        <w:tc>
          <w:tcPr>
            <w:tcW w:w="602" w:type="dxa"/>
          </w:tcPr>
          <w:p w14:paraId="20FF4F55" w14:textId="789C0040" w:rsidR="00795FC1" w:rsidRPr="00C35ECF" w:rsidRDefault="00795FC1" w:rsidP="00795FC1">
            <w:pPr>
              <w:pStyle w:val="Textkrper"/>
              <w:rPr>
                <w:rFonts w:ascii="Calibri" w:hAnsi="Calibri" w:cs="Calibri"/>
                <w:lang w:eastAsia="en-US"/>
              </w:rPr>
            </w:pPr>
            <w:r w:rsidRPr="00C35ECF">
              <w:rPr>
                <w:rFonts w:ascii="Calibri" w:hAnsi="Calibri" w:cs="Calibri"/>
                <w:lang w:eastAsia="en-US"/>
              </w:rPr>
              <w:t>1</w:t>
            </w:r>
            <w:r w:rsidR="00A60921" w:rsidRPr="00C35ECF">
              <w:rPr>
                <w:rFonts w:ascii="Calibri" w:hAnsi="Calibri" w:cs="Calibri"/>
                <w:lang w:eastAsia="en-US"/>
              </w:rPr>
              <w:t>9</w:t>
            </w:r>
          </w:p>
        </w:tc>
        <w:tc>
          <w:tcPr>
            <w:tcW w:w="1690" w:type="dxa"/>
          </w:tcPr>
          <w:p w14:paraId="7D93388E" w14:textId="5764D6B4" w:rsidR="00795FC1" w:rsidRPr="00C35ECF" w:rsidRDefault="00795FC1" w:rsidP="00795FC1">
            <w:pPr>
              <w:pStyle w:val="Textkrper"/>
              <w:rPr>
                <w:rFonts w:ascii="Calibri" w:hAnsi="Calibri" w:cs="Calibri"/>
                <w:lang w:eastAsia="en-US"/>
              </w:rPr>
            </w:pPr>
            <w:r w:rsidRPr="00C35ECF">
              <w:rPr>
                <w:rFonts w:ascii="Calibri" w:hAnsi="Calibri" w:cs="Calibri"/>
                <w:lang w:eastAsia="en-US"/>
              </w:rPr>
              <w:t>Qualification</w:t>
            </w:r>
          </w:p>
        </w:tc>
        <w:tc>
          <w:tcPr>
            <w:tcW w:w="1700" w:type="dxa"/>
          </w:tcPr>
          <w:p w14:paraId="13EDA722"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 xml:space="preserve">Evaluate qualifications </w:t>
            </w:r>
          </w:p>
        </w:tc>
        <w:tc>
          <w:tcPr>
            <w:tcW w:w="941" w:type="dxa"/>
          </w:tcPr>
          <w:p w14:paraId="1F318D75"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CA</w:t>
            </w:r>
          </w:p>
        </w:tc>
        <w:tc>
          <w:tcPr>
            <w:tcW w:w="4110" w:type="dxa"/>
          </w:tcPr>
          <w:p w14:paraId="4B0C8DA1" w14:textId="09C2348D" w:rsidR="00795FC1" w:rsidRPr="00C35ECF" w:rsidRDefault="00795FC1" w:rsidP="00795FC1">
            <w:pPr>
              <w:pStyle w:val="Textkrper"/>
              <w:rPr>
                <w:rFonts w:ascii="Calibri" w:hAnsi="Calibri" w:cs="Calibri"/>
                <w:lang w:eastAsia="en-US"/>
              </w:rPr>
            </w:pPr>
            <w:r w:rsidRPr="00C35ECF">
              <w:rPr>
                <w:rFonts w:ascii="Calibri" w:hAnsi="Calibri" w:cs="Calibri"/>
                <w:lang w:eastAsia="en-US"/>
              </w:rPr>
              <w:t>The EO evaluates all incoming qualification documents.</w:t>
            </w:r>
          </w:p>
        </w:tc>
        <w:tc>
          <w:tcPr>
            <w:tcW w:w="869" w:type="dxa"/>
          </w:tcPr>
          <w:p w14:paraId="3BA2484F" w14:textId="7B0E4D72" w:rsidR="00795FC1" w:rsidRPr="00C35ECF" w:rsidRDefault="00795FC1" w:rsidP="00795FC1">
            <w:pPr>
              <w:pStyle w:val="Textkrper"/>
              <w:rPr>
                <w:rFonts w:ascii="Calibri" w:hAnsi="Calibri" w:cs="Calibri"/>
                <w:lang w:eastAsia="en-US"/>
              </w:rPr>
            </w:pPr>
            <w:r w:rsidRPr="00C35ECF">
              <w:rPr>
                <w:rFonts w:ascii="Calibri" w:hAnsi="Calibri" w:cs="Calibri"/>
                <w:lang w:eastAsia="en-US"/>
              </w:rPr>
              <w:t>Internal</w:t>
            </w:r>
          </w:p>
        </w:tc>
      </w:tr>
      <w:tr w:rsidR="00795FC1" w14:paraId="742B43A5" w14:textId="77777777" w:rsidTr="00512200">
        <w:trPr>
          <w:cantSplit/>
        </w:trPr>
        <w:tc>
          <w:tcPr>
            <w:tcW w:w="602" w:type="dxa"/>
          </w:tcPr>
          <w:p w14:paraId="74C3AF36" w14:textId="5AA874D0" w:rsidR="00795FC1" w:rsidRPr="00C35ECF" w:rsidRDefault="00A60921" w:rsidP="00795FC1">
            <w:pPr>
              <w:pStyle w:val="Textkrper"/>
              <w:rPr>
                <w:rFonts w:ascii="Calibri" w:hAnsi="Calibri" w:cs="Calibri"/>
                <w:lang w:eastAsia="en-US"/>
              </w:rPr>
            </w:pPr>
            <w:r w:rsidRPr="00C35ECF">
              <w:rPr>
                <w:rFonts w:ascii="Calibri" w:hAnsi="Calibri" w:cs="Calibri"/>
                <w:lang w:eastAsia="en-US"/>
              </w:rPr>
              <w:t>20</w:t>
            </w:r>
          </w:p>
        </w:tc>
        <w:tc>
          <w:tcPr>
            <w:tcW w:w="1690" w:type="dxa"/>
          </w:tcPr>
          <w:p w14:paraId="12259505" w14:textId="1F117331" w:rsidR="00795FC1" w:rsidRPr="00C35ECF" w:rsidRDefault="00795FC1" w:rsidP="00795FC1">
            <w:pPr>
              <w:pStyle w:val="Textkrper"/>
              <w:rPr>
                <w:rFonts w:ascii="Calibri" w:hAnsi="Calibri" w:cs="Calibri"/>
                <w:lang w:eastAsia="en-US"/>
              </w:rPr>
            </w:pPr>
            <w:r w:rsidRPr="00C35ECF">
              <w:rPr>
                <w:rFonts w:ascii="Calibri" w:hAnsi="Calibri" w:cs="Calibri"/>
                <w:lang w:eastAsia="en-US"/>
              </w:rPr>
              <w:t>Qualification</w:t>
            </w:r>
          </w:p>
        </w:tc>
        <w:tc>
          <w:tcPr>
            <w:tcW w:w="1700" w:type="dxa"/>
          </w:tcPr>
          <w:p w14:paraId="46D29198" w14:textId="5BAC5619" w:rsidR="00795FC1" w:rsidRPr="00C35ECF" w:rsidRDefault="00795FC1" w:rsidP="00795FC1">
            <w:pPr>
              <w:pStyle w:val="Textkrper"/>
              <w:rPr>
                <w:rFonts w:ascii="Calibri" w:hAnsi="Calibri" w:cs="Calibri"/>
                <w:lang w:eastAsia="en-US"/>
              </w:rPr>
            </w:pPr>
            <w:r w:rsidRPr="00C35ECF">
              <w:rPr>
                <w:rFonts w:ascii="Calibri" w:hAnsi="Calibri" w:cs="Calibri"/>
                <w:lang w:eastAsia="en-US"/>
              </w:rPr>
              <w:t>Qualification Clarification</w:t>
            </w:r>
          </w:p>
        </w:tc>
        <w:tc>
          <w:tcPr>
            <w:tcW w:w="941" w:type="dxa"/>
          </w:tcPr>
          <w:p w14:paraId="17285794"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CA, EO</w:t>
            </w:r>
          </w:p>
        </w:tc>
        <w:tc>
          <w:tcPr>
            <w:tcW w:w="4110" w:type="dxa"/>
          </w:tcPr>
          <w:p w14:paraId="28D8924E" w14:textId="38D8E5FD" w:rsidR="00795FC1" w:rsidRPr="00C35ECF" w:rsidRDefault="00795FC1" w:rsidP="00795FC1">
            <w:pPr>
              <w:pStyle w:val="Textkrper"/>
              <w:rPr>
                <w:rFonts w:ascii="Calibri" w:hAnsi="Calibri" w:cs="Calibri"/>
                <w:lang w:eastAsia="en-US"/>
              </w:rPr>
            </w:pPr>
            <w:r w:rsidRPr="00C35ECF">
              <w:rPr>
                <w:rFonts w:ascii="Calibri" w:hAnsi="Calibri" w:cs="Calibri"/>
                <w:lang w:eastAsia="en-US"/>
              </w:rPr>
              <w:t>The CA may require the EO to clarify his Qualification documents or the ESPD Response and sends a Clarification Request to the EO. The EO answers the pending questions and provides a clarification.</w:t>
            </w:r>
          </w:p>
          <w:p w14:paraId="773DC2D5" w14:textId="77777777" w:rsidR="00795FC1" w:rsidRPr="00C35ECF" w:rsidRDefault="00795FC1" w:rsidP="00795FC1">
            <w:pPr>
              <w:pStyle w:val="Textkrper"/>
              <w:rPr>
                <w:rFonts w:ascii="Calibri" w:hAnsi="Calibri" w:cs="Calibri"/>
                <w:lang w:eastAsia="en-US"/>
              </w:rPr>
            </w:pPr>
          </w:p>
          <w:p w14:paraId="01B476B3" w14:textId="1771790E" w:rsidR="00795FC1" w:rsidRPr="00C35ECF" w:rsidRDefault="00795FC1" w:rsidP="00795FC1">
            <w:pPr>
              <w:pStyle w:val="Textkrper"/>
              <w:rPr>
                <w:rFonts w:ascii="Calibri" w:hAnsi="Calibri" w:cs="Calibri"/>
                <w:lang w:eastAsia="en-US"/>
              </w:rPr>
            </w:pPr>
            <w:r w:rsidRPr="00C35ECF">
              <w:rPr>
                <w:rFonts w:ascii="Calibri" w:hAnsi="Calibri" w:cs="Calibri"/>
                <w:lang w:eastAsia="en-US"/>
              </w:rPr>
              <w:t>The CA sends out qualification rejection statements to those EOs that will not be allowed taking part in the next step. The Tendering process is stopped for all Eos having received a qualification rejection.</w:t>
            </w:r>
          </w:p>
        </w:tc>
        <w:tc>
          <w:tcPr>
            <w:tcW w:w="869" w:type="dxa"/>
          </w:tcPr>
          <w:p w14:paraId="033A71C5"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P012</w:t>
            </w:r>
          </w:p>
        </w:tc>
      </w:tr>
      <w:tr w:rsidR="00795FC1" w14:paraId="2D02813E" w14:textId="77777777" w:rsidTr="00512200">
        <w:trPr>
          <w:cantSplit/>
        </w:trPr>
        <w:tc>
          <w:tcPr>
            <w:tcW w:w="602" w:type="dxa"/>
          </w:tcPr>
          <w:p w14:paraId="4BC9E8B4" w14:textId="1B1E01D3" w:rsidR="00795FC1" w:rsidRPr="00C35ECF" w:rsidRDefault="00A60921" w:rsidP="00795FC1">
            <w:pPr>
              <w:pStyle w:val="Textkrper"/>
              <w:rPr>
                <w:rFonts w:ascii="Calibri" w:hAnsi="Calibri" w:cs="Calibri"/>
                <w:lang w:eastAsia="en-US"/>
              </w:rPr>
            </w:pPr>
            <w:r w:rsidRPr="00C35ECF">
              <w:rPr>
                <w:rFonts w:ascii="Calibri" w:hAnsi="Calibri" w:cs="Calibri"/>
                <w:lang w:eastAsia="en-US"/>
              </w:rPr>
              <w:t>21</w:t>
            </w:r>
          </w:p>
        </w:tc>
        <w:tc>
          <w:tcPr>
            <w:tcW w:w="1690" w:type="dxa"/>
          </w:tcPr>
          <w:p w14:paraId="1BF1238D" w14:textId="0891199D" w:rsidR="00795FC1" w:rsidRPr="00C35ECF" w:rsidRDefault="00795FC1" w:rsidP="00795FC1">
            <w:pPr>
              <w:pStyle w:val="Textkrper"/>
              <w:rPr>
                <w:rFonts w:ascii="Calibri" w:hAnsi="Calibri" w:cs="Calibri"/>
                <w:lang w:eastAsia="en-US"/>
              </w:rPr>
            </w:pPr>
            <w:r w:rsidRPr="00C35ECF">
              <w:rPr>
                <w:rFonts w:ascii="Calibri" w:hAnsi="Calibri" w:cs="Calibri"/>
                <w:lang w:eastAsia="en-US"/>
              </w:rPr>
              <w:t>Invitation to Tender</w:t>
            </w:r>
          </w:p>
        </w:tc>
        <w:tc>
          <w:tcPr>
            <w:tcW w:w="1700" w:type="dxa"/>
          </w:tcPr>
          <w:p w14:paraId="0CED89C1" w14:textId="5A3B4FC2" w:rsidR="00795FC1" w:rsidRPr="00C35ECF" w:rsidRDefault="00795FC1" w:rsidP="00795FC1">
            <w:pPr>
              <w:pStyle w:val="Textkrper"/>
              <w:rPr>
                <w:rFonts w:ascii="Calibri" w:hAnsi="Calibri" w:cs="Calibri"/>
                <w:lang w:eastAsia="en-US"/>
              </w:rPr>
            </w:pPr>
            <w:r w:rsidRPr="00C35ECF">
              <w:rPr>
                <w:rFonts w:ascii="Calibri" w:hAnsi="Calibri" w:cs="Calibri"/>
                <w:lang w:eastAsia="en-US"/>
              </w:rPr>
              <w:t>Qualification Response</w:t>
            </w:r>
          </w:p>
        </w:tc>
        <w:tc>
          <w:tcPr>
            <w:tcW w:w="941" w:type="dxa"/>
          </w:tcPr>
          <w:p w14:paraId="0FCA6711" w14:textId="09C6062C" w:rsidR="00795FC1" w:rsidRPr="00C35ECF" w:rsidRDefault="00795FC1" w:rsidP="00795FC1">
            <w:pPr>
              <w:pStyle w:val="Textkrper"/>
              <w:rPr>
                <w:rFonts w:ascii="Calibri" w:hAnsi="Calibri" w:cs="Calibri"/>
                <w:lang w:eastAsia="en-US"/>
              </w:rPr>
            </w:pPr>
            <w:r w:rsidRPr="00C35ECF">
              <w:rPr>
                <w:rFonts w:ascii="Calibri" w:hAnsi="Calibri" w:cs="Calibri"/>
                <w:lang w:eastAsia="en-US"/>
              </w:rPr>
              <w:t>CA, EO</w:t>
            </w:r>
          </w:p>
        </w:tc>
        <w:tc>
          <w:tcPr>
            <w:tcW w:w="4110" w:type="dxa"/>
          </w:tcPr>
          <w:p w14:paraId="62E0A242" w14:textId="3ECC7423" w:rsidR="00795FC1" w:rsidRPr="00C35ECF" w:rsidRDefault="00795FC1" w:rsidP="00795FC1">
            <w:pPr>
              <w:pStyle w:val="Textkrper"/>
              <w:rPr>
                <w:rFonts w:ascii="Calibri" w:hAnsi="Calibri" w:cs="Calibri"/>
                <w:lang w:eastAsia="en-US"/>
              </w:rPr>
            </w:pPr>
            <w:r w:rsidRPr="00C35ECF">
              <w:rPr>
                <w:rFonts w:ascii="Calibri" w:hAnsi="Calibri" w:cs="Calibri"/>
                <w:lang w:eastAsia="en-US"/>
              </w:rPr>
              <w:t xml:space="preserve">The CA decides about which EO will be invited to follow the next steps and who will excluded form the next steps. It therefore provides a positive or negative </w:t>
            </w:r>
            <w:r w:rsidR="00A60921" w:rsidRPr="00C35ECF">
              <w:rPr>
                <w:rFonts w:ascii="Calibri" w:hAnsi="Calibri" w:cs="Calibri"/>
                <w:lang w:eastAsia="en-US"/>
              </w:rPr>
              <w:t>Q</w:t>
            </w:r>
            <w:r w:rsidRPr="00C35ECF">
              <w:rPr>
                <w:rFonts w:ascii="Calibri" w:hAnsi="Calibri" w:cs="Calibri"/>
                <w:lang w:eastAsia="en-US"/>
              </w:rPr>
              <w:t xml:space="preserve">ualification </w:t>
            </w:r>
            <w:r w:rsidR="00A60921" w:rsidRPr="00C35ECF">
              <w:rPr>
                <w:rFonts w:ascii="Calibri" w:hAnsi="Calibri" w:cs="Calibri"/>
                <w:lang w:eastAsia="en-US"/>
              </w:rPr>
              <w:t>R</w:t>
            </w:r>
            <w:r w:rsidRPr="00C35ECF">
              <w:rPr>
                <w:rFonts w:ascii="Calibri" w:hAnsi="Calibri" w:cs="Calibri"/>
                <w:lang w:eastAsia="en-US"/>
              </w:rPr>
              <w:t>esponse to all EOs that submitted qualification documents.</w:t>
            </w:r>
          </w:p>
        </w:tc>
        <w:tc>
          <w:tcPr>
            <w:tcW w:w="869" w:type="dxa"/>
          </w:tcPr>
          <w:p w14:paraId="5EBDA8D3" w14:textId="3569DAE1" w:rsidR="00795FC1" w:rsidRPr="00C35ECF" w:rsidRDefault="00795FC1" w:rsidP="00795FC1">
            <w:pPr>
              <w:pStyle w:val="Textkrper"/>
              <w:rPr>
                <w:rFonts w:ascii="Calibri" w:hAnsi="Calibri" w:cs="Calibri"/>
                <w:lang w:eastAsia="en-US"/>
              </w:rPr>
            </w:pPr>
            <w:r w:rsidRPr="00C35ECF">
              <w:rPr>
                <w:rFonts w:ascii="Calibri" w:hAnsi="Calibri" w:cs="Calibri"/>
                <w:lang w:eastAsia="en-US"/>
              </w:rPr>
              <w:t>P012</w:t>
            </w:r>
          </w:p>
        </w:tc>
      </w:tr>
      <w:tr w:rsidR="00795FC1" w14:paraId="28B80B4A" w14:textId="77777777" w:rsidTr="00512200">
        <w:trPr>
          <w:cantSplit/>
        </w:trPr>
        <w:tc>
          <w:tcPr>
            <w:tcW w:w="602" w:type="dxa"/>
          </w:tcPr>
          <w:p w14:paraId="6649FFC1" w14:textId="412FD94E" w:rsidR="00795FC1" w:rsidRPr="00C35ECF" w:rsidRDefault="00A60921" w:rsidP="00795FC1">
            <w:pPr>
              <w:pStyle w:val="Textkrper"/>
              <w:rPr>
                <w:rFonts w:ascii="Calibri" w:hAnsi="Calibri" w:cs="Calibri"/>
                <w:lang w:eastAsia="en-US"/>
              </w:rPr>
            </w:pPr>
            <w:r w:rsidRPr="00C35ECF">
              <w:rPr>
                <w:rFonts w:ascii="Calibri" w:hAnsi="Calibri" w:cs="Calibri"/>
                <w:lang w:eastAsia="en-US"/>
              </w:rPr>
              <w:t>22</w:t>
            </w:r>
          </w:p>
        </w:tc>
        <w:tc>
          <w:tcPr>
            <w:tcW w:w="1690" w:type="dxa"/>
          </w:tcPr>
          <w:p w14:paraId="3FE57CA9" w14:textId="3E23BAB5" w:rsidR="00795FC1" w:rsidRPr="00C35ECF" w:rsidRDefault="00795FC1" w:rsidP="00795FC1">
            <w:pPr>
              <w:pStyle w:val="Textkrper"/>
              <w:rPr>
                <w:rFonts w:ascii="Calibri" w:hAnsi="Calibri" w:cs="Calibri"/>
                <w:lang w:eastAsia="en-US"/>
              </w:rPr>
            </w:pPr>
            <w:r w:rsidRPr="00C35ECF">
              <w:rPr>
                <w:rFonts w:ascii="Calibri" w:hAnsi="Calibri" w:cs="Calibri"/>
                <w:lang w:eastAsia="en-US"/>
              </w:rPr>
              <w:t>Invitation to Tender</w:t>
            </w:r>
          </w:p>
        </w:tc>
        <w:tc>
          <w:tcPr>
            <w:tcW w:w="1700" w:type="dxa"/>
          </w:tcPr>
          <w:p w14:paraId="61EC284C" w14:textId="4F925EB2" w:rsidR="00795FC1" w:rsidRPr="00C35ECF" w:rsidRDefault="00795FC1" w:rsidP="00795FC1">
            <w:pPr>
              <w:pStyle w:val="Textkrper"/>
              <w:rPr>
                <w:rFonts w:ascii="Calibri" w:hAnsi="Calibri" w:cs="Calibri"/>
                <w:lang w:eastAsia="en-US"/>
              </w:rPr>
            </w:pPr>
            <w:r w:rsidRPr="00C35ECF">
              <w:rPr>
                <w:rFonts w:ascii="Calibri" w:hAnsi="Calibri" w:cs="Calibri"/>
                <w:lang w:eastAsia="en-US"/>
              </w:rPr>
              <w:t>Attach Pre-Award Catalogue Request</w:t>
            </w:r>
          </w:p>
        </w:tc>
        <w:tc>
          <w:tcPr>
            <w:tcW w:w="941" w:type="dxa"/>
          </w:tcPr>
          <w:p w14:paraId="3BD2E1B2" w14:textId="00C02D67" w:rsidR="00795FC1" w:rsidRPr="00C35ECF" w:rsidRDefault="00795FC1" w:rsidP="00795FC1">
            <w:pPr>
              <w:pStyle w:val="Textkrper"/>
              <w:rPr>
                <w:rFonts w:ascii="Calibri" w:hAnsi="Calibri" w:cs="Calibri"/>
                <w:lang w:eastAsia="en-US"/>
              </w:rPr>
            </w:pPr>
            <w:r w:rsidRPr="00C35ECF">
              <w:rPr>
                <w:rFonts w:ascii="Calibri" w:hAnsi="Calibri" w:cs="Calibri"/>
                <w:lang w:eastAsia="en-US"/>
              </w:rPr>
              <w:t>CA</w:t>
            </w:r>
          </w:p>
        </w:tc>
        <w:tc>
          <w:tcPr>
            <w:tcW w:w="4110" w:type="dxa"/>
          </w:tcPr>
          <w:p w14:paraId="24294DB2" w14:textId="1C3E34C5" w:rsidR="00795FC1" w:rsidRPr="00C35ECF" w:rsidRDefault="00795FC1" w:rsidP="00795FC1">
            <w:pPr>
              <w:pStyle w:val="Textkrper"/>
              <w:rPr>
                <w:rFonts w:ascii="Calibri" w:hAnsi="Calibri" w:cs="Calibri"/>
                <w:lang w:eastAsia="en-US"/>
              </w:rPr>
            </w:pPr>
            <w:r w:rsidRPr="00C35ECF">
              <w:rPr>
                <w:rFonts w:ascii="Calibri" w:hAnsi="Calibri" w:cs="Calibri"/>
                <w:lang w:eastAsia="en-US"/>
              </w:rPr>
              <w:t>The CA prepares the dispatch of the Invitation to Tender and attaches the Pre-Award Catalogue Request if a structured product descriptions process is applied.</w:t>
            </w:r>
          </w:p>
        </w:tc>
        <w:tc>
          <w:tcPr>
            <w:tcW w:w="869" w:type="dxa"/>
          </w:tcPr>
          <w:p w14:paraId="5F966BF2" w14:textId="75E87D89" w:rsidR="00795FC1" w:rsidRPr="00C35ECF" w:rsidRDefault="00795FC1" w:rsidP="00795FC1">
            <w:pPr>
              <w:pStyle w:val="Textkrper"/>
              <w:rPr>
                <w:rFonts w:ascii="Calibri" w:hAnsi="Calibri" w:cs="Calibri"/>
                <w:lang w:eastAsia="en-US"/>
              </w:rPr>
            </w:pPr>
            <w:r w:rsidRPr="00C35ECF">
              <w:rPr>
                <w:rFonts w:ascii="Calibri" w:hAnsi="Calibri" w:cs="Calibri"/>
                <w:lang w:eastAsia="en-US"/>
              </w:rPr>
              <w:t>Internal</w:t>
            </w:r>
          </w:p>
        </w:tc>
      </w:tr>
      <w:tr w:rsidR="00795FC1" w14:paraId="4DEF576E" w14:textId="77777777" w:rsidTr="00512200">
        <w:trPr>
          <w:cantSplit/>
        </w:trPr>
        <w:tc>
          <w:tcPr>
            <w:tcW w:w="602" w:type="dxa"/>
          </w:tcPr>
          <w:p w14:paraId="3ACF00CE" w14:textId="038DA679" w:rsidR="00795FC1" w:rsidRPr="00C35ECF" w:rsidRDefault="00A60921" w:rsidP="00795FC1">
            <w:pPr>
              <w:pStyle w:val="Textkrper"/>
              <w:rPr>
                <w:rFonts w:ascii="Calibri" w:hAnsi="Calibri" w:cs="Calibri"/>
                <w:lang w:eastAsia="en-US"/>
              </w:rPr>
            </w:pPr>
            <w:r w:rsidRPr="00C35ECF">
              <w:rPr>
                <w:rFonts w:ascii="Calibri" w:hAnsi="Calibri" w:cs="Calibri"/>
                <w:lang w:eastAsia="en-US"/>
              </w:rPr>
              <w:t>23</w:t>
            </w:r>
          </w:p>
        </w:tc>
        <w:tc>
          <w:tcPr>
            <w:tcW w:w="1690" w:type="dxa"/>
          </w:tcPr>
          <w:p w14:paraId="325EB860" w14:textId="10985B18" w:rsidR="00795FC1" w:rsidRPr="00C35ECF" w:rsidRDefault="00795FC1" w:rsidP="00795FC1">
            <w:pPr>
              <w:pStyle w:val="Textkrper"/>
              <w:rPr>
                <w:rFonts w:ascii="Calibri" w:hAnsi="Calibri" w:cs="Calibri"/>
                <w:lang w:eastAsia="en-US"/>
              </w:rPr>
            </w:pPr>
            <w:r w:rsidRPr="00C35ECF">
              <w:rPr>
                <w:rFonts w:ascii="Calibri" w:hAnsi="Calibri" w:cs="Calibri"/>
                <w:lang w:eastAsia="en-US"/>
              </w:rPr>
              <w:t>Invitation to Tender</w:t>
            </w:r>
          </w:p>
        </w:tc>
        <w:tc>
          <w:tcPr>
            <w:tcW w:w="1700" w:type="dxa"/>
          </w:tcPr>
          <w:p w14:paraId="76D41709"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Prepare and submit tendering documents</w:t>
            </w:r>
          </w:p>
        </w:tc>
        <w:tc>
          <w:tcPr>
            <w:tcW w:w="941" w:type="dxa"/>
          </w:tcPr>
          <w:p w14:paraId="41849E25"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CA</w:t>
            </w:r>
          </w:p>
        </w:tc>
        <w:tc>
          <w:tcPr>
            <w:tcW w:w="4110" w:type="dxa"/>
          </w:tcPr>
          <w:p w14:paraId="17B3BE3F" w14:textId="243B8159" w:rsidR="00795FC1" w:rsidRPr="00C35ECF" w:rsidRDefault="00795FC1" w:rsidP="00795FC1">
            <w:pPr>
              <w:pStyle w:val="Textkrper"/>
              <w:rPr>
                <w:rFonts w:ascii="Calibri" w:hAnsi="Calibri" w:cs="Calibri"/>
                <w:lang w:eastAsia="en-US"/>
              </w:rPr>
            </w:pPr>
            <w:r w:rsidRPr="00C35ECF">
              <w:rPr>
                <w:rFonts w:ascii="Calibri" w:hAnsi="Calibri" w:cs="Calibri"/>
                <w:lang w:eastAsia="en-US"/>
              </w:rPr>
              <w:t xml:space="preserve">The CA sends </w:t>
            </w:r>
            <w:r w:rsidR="00A60921" w:rsidRPr="00C35ECF">
              <w:rPr>
                <w:rFonts w:ascii="Calibri" w:hAnsi="Calibri" w:cs="Calibri"/>
                <w:lang w:eastAsia="en-US"/>
              </w:rPr>
              <w:t>the</w:t>
            </w:r>
            <w:r w:rsidRPr="00C35ECF">
              <w:rPr>
                <w:rFonts w:ascii="Calibri" w:hAnsi="Calibri" w:cs="Calibri"/>
                <w:lang w:eastAsia="en-US"/>
              </w:rPr>
              <w:t xml:space="preserve"> </w:t>
            </w:r>
            <w:r w:rsidR="00A60921" w:rsidRPr="00C35ECF">
              <w:rPr>
                <w:rFonts w:ascii="Calibri" w:hAnsi="Calibri" w:cs="Calibri"/>
                <w:lang w:eastAsia="en-US"/>
              </w:rPr>
              <w:t>I</w:t>
            </w:r>
            <w:r w:rsidRPr="00C35ECF">
              <w:rPr>
                <w:rFonts w:ascii="Calibri" w:hAnsi="Calibri" w:cs="Calibri"/>
                <w:lang w:eastAsia="en-US"/>
              </w:rPr>
              <w:t xml:space="preserve">nvitation to </w:t>
            </w:r>
            <w:r w:rsidR="00A60921" w:rsidRPr="00C35ECF">
              <w:rPr>
                <w:rFonts w:ascii="Calibri" w:hAnsi="Calibri" w:cs="Calibri"/>
                <w:lang w:eastAsia="en-US"/>
              </w:rPr>
              <w:t>T</w:t>
            </w:r>
            <w:r w:rsidRPr="00C35ECF">
              <w:rPr>
                <w:rFonts w:ascii="Calibri" w:hAnsi="Calibri" w:cs="Calibri"/>
                <w:lang w:eastAsia="en-US"/>
              </w:rPr>
              <w:t>ender to the EOs</w:t>
            </w:r>
            <w:r w:rsidR="00A60921" w:rsidRPr="00C35ECF">
              <w:rPr>
                <w:rFonts w:ascii="Calibri" w:hAnsi="Calibri" w:cs="Calibri"/>
                <w:lang w:eastAsia="en-US"/>
              </w:rPr>
              <w:t xml:space="preserve"> that have passed the qualification phase</w:t>
            </w:r>
            <w:r w:rsidRPr="00C35ECF">
              <w:rPr>
                <w:rFonts w:ascii="Calibri" w:hAnsi="Calibri" w:cs="Calibri"/>
                <w:lang w:eastAsia="en-US"/>
              </w:rPr>
              <w:t xml:space="preserve">. The </w:t>
            </w:r>
            <w:r w:rsidR="00A60921" w:rsidRPr="00C35ECF">
              <w:rPr>
                <w:rFonts w:ascii="Calibri" w:hAnsi="Calibri" w:cs="Calibri"/>
                <w:lang w:eastAsia="en-US"/>
              </w:rPr>
              <w:t>I</w:t>
            </w:r>
            <w:r w:rsidRPr="00C35ECF">
              <w:rPr>
                <w:rFonts w:ascii="Calibri" w:hAnsi="Calibri" w:cs="Calibri"/>
                <w:lang w:eastAsia="en-US"/>
              </w:rPr>
              <w:t xml:space="preserve">nvitation to </w:t>
            </w:r>
            <w:r w:rsidR="00A60921" w:rsidRPr="00C35ECF">
              <w:rPr>
                <w:rFonts w:ascii="Calibri" w:hAnsi="Calibri" w:cs="Calibri"/>
                <w:lang w:eastAsia="en-US"/>
              </w:rPr>
              <w:t>T</w:t>
            </w:r>
            <w:r w:rsidRPr="00C35ECF">
              <w:rPr>
                <w:rFonts w:ascii="Calibri" w:hAnsi="Calibri" w:cs="Calibri"/>
                <w:lang w:eastAsia="en-US"/>
              </w:rPr>
              <w:t>ender contains the relevant procurement documents</w:t>
            </w:r>
            <w:r w:rsidR="00A60921" w:rsidRPr="00C35ECF">
              <w:rPr>
                <w:rFonts w:ascii="Calibri" w:hAnsi="Calibri" w:cs="Calibri"/>
                <w:lang w:eastAsia="en-US"/>
              </w:rPr>
              <w:t xml:space="preserve"> and product description. If applicable, a Pre-Award Catalogue Request can be attached to the Invitation to Tender</w:t>
            </w:r>
            <w:r w:rsidRPr="00C35ECF">
              <w:rPr>
                <w:rFonts w:ascii="Calibri" w:hAnsi="Calibri" w:cs="Calibri"/>
                <w:lang w:eastAsia="en-US"/>
              </w:rPr>
              <w:t>.</w:t>
            </w:r>
          </w:p>
        </w:tc>
        <w:tc>
          <w:tcPr>
            <w:tcW w:w="869" w:type="dxa"/>
          </w:tcPr>
          <w:p w14:paraId="65963154"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P013</w:t>
            </w:r>
          </w:p>
        </w:tc>
      </w:tr>
      <w:tr w:rsidR="00795FC1" w14:paraId="232D0DA0" w14:textId="77777777" w:rsidTr="00512200">
        <w:trPr>
          <w:cantSplit/>
        </w:trPr>
        <w:tc>
          <w:tcPr>
            <w:tcW w:w="602" w:type="dxa"/>
          </w:tcPr>
          <w:p w14:paraId="08E457B0" w14:textId="27524E79" w:rsidR="00795FC1" w:rsidRPr="00C35ECF" w:rsidRDefault="00A60921" w:rsidP="00795FC1">
            <w:pPr>
              <w:pStyle w:val="Textkrper"/>
              <w:rPr>
                <w:rFonts w:ascii="Calibri" w:hAnsi="Calibri" w:cs="Calibri"/>
                <w:lang w:eastAsia="en-US"/>
              </w:rPr>
            </w:pPr>
            <w:r w:rsidRPr="00C35ECF">
              <w:rPr>
                <w:rFonts w:ascii="Calibri" w:hAnsi="Calibri" w:cs="Calibri"/>
                <w:lang w:eastAsia="en-US"/>
              </w:rPr>
              <w:lastRenderedPageBreak/>
              <w:t>24</w:t>
            </w:r>
          </w:p>
        </w:tc>
        <w:tc>
          <w:tcPr>
            <w:tcW w:w="1690" w:type="dxa"/>
          </w:tcPr>
          <w:p w14:paraId="3B04B53B" w14:textId="57CAD07B" w:rsidR="00795FC1" w:rsidRPr="00C35ECF" w:rsidRDefault="00A60921" w:rsidP="00795FC1">
            <w:pPr>
              <w:pStyle w:val="Textkrper"/>
              <w:rPr>
                <w:rFonts w:ascii="Calibri" w:hAnsi="Calibri" w:cs="Calibri"/>
                <w:lang w:eastAsia="en-US"/>
              </w:rPr>
            </w:pPr>
            <w:r w:rsidRPr="00C35ECF">
              <w:rPr>
                <w:rFonts w:ascii="Calibri" w:hAnsi="Calibri" w:cs="Calibri"/>
                <w:lang w:eastAsia="en-US"/>
              </w:rPr>
              <w:t>Invitation to Tender</w:t>
            </w:r>
          </w:p>
        </w:tc>
        <w:tc>
          <w:tcPr>
            <w:tcW w:w="1700" w:type="dxa"/>
          </w:tcPr>
          <w:p w14:paraId="3EA97E69" w14:textId="54FBC9CA" w:rsidR="00795FC1" w:rsidRPr="00C35ECF" w:rsidRDefault="00A60921" w:rsidP="00795FC1">
            <w:pPr>
              <w:pStyle w:val="Textkrper"/>
              <w:rPr>
                <w:rFonts w:ascii="Calibri" w:hAnsi="Calibri" w:cs="Calibri"/>
                <w:lang w:eastAsia="en-US"/>
              </w:rPr>
            </w:pPr>
            <w:r w:rsidRPr="00C35ECF">
              <w:rPr>
                <w:rFonts w:ascii="Calibri" w:hAnsi="Calibri" w:cs="Calibri"/>
                <w:lang w:eastAsia="en-US"/>
              </w:rPr>
              <w:t>Call for Tenders</w:t>
            </w:r>
            <w:r w:rsidR="00795FC1" w:rsidRPr="00C35ECF">
              <w:rPr>
                <w:rFonts w:ascii="Calibri" w:hAnsi="Calibri" w:cs="Calibri"/>
                <w:lang w:eastAsia="en-US"/>
              </w:rPr>
              <w:t xml:space="preserve"> </w:t>
            </w:r>
            <w:r w:rsidRPr="00C35ECF">
              <w:rPr>
                <w:rFonts w:ascii="Calibri" w:hAnsi="Calibri" w:cs="Calibri"/>
                <w:lang w:eastAsia="en-US"/>
              </w:rPr>
              <w:t>Q</w:t>
            </w:r>
            <w:r w:rsidR="00795FC1" w:rsidRPr="00C35ECF">
              <w:rPr>
                <w:rFonts w:ascii="Calibri" w:hAnsi="Calibri" w:cs="Calibri"/>
                <w:lang w:eastAsia="en-US"/>
              </w:rPr>
              <w:t xml:space="preserve">uestions and </w:t>
            </w:r>
            <w:r w:rsidRPr="00C35ECF">
              <w:rPr>
                <w:rFonts w:ascii="Calibri" w:hAnsi="Calibri" w:cs="Calibri"/>
                <w:lang w:eastAsia="en-US"/>
              </w:rPr>
              <w:t>A</w:t>
            </w:r>
            <w:r w:rsidR="00795FC1" w:rsidRPr="00C35ECF">
              <w:rPr>
                <w:rFonts w:ascii="Calibri" w:hAnsi="Calibri" w:cs="Calibri"/>
                <w:lang w:eastAsia="en-US"/>
              </w:rPr>
              <w:t>nswers</w:t>
            </w:r>
          </w:p>
        </w:tc>
        <w:tc>
          <w:tcPr>
            <w:tcW w:w="941" w:type="dxa"/>
          </w:tcPr>
          <w:p w14:paraId="07636428"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CA, EO</w:t>
            </w:r>
          </w:p>
        </w:tc>
        <w:tc>
          <w:tcPr>
            <w:tcW w:w="4110" w:type="dxa"/>
          </w:tcPr>
          <w:p w14:paraId="73D29BDF"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The EO may ask questions on the Invitation to Tender. The answers given by the CA are distributed to all invited EOs.</w:t>
            </w:r>
          </w:p>
          <w:p w14:paraId="0B05F620" w14:textId="75095674" w:rsidR="00A60921" w:rsidRPr="00C35ECF" w:rsidRDefault="00A60921" w:rsidP="00795FC1">
            <w:pPr>
              <w:pStyle w:val="Textkrper"/>
              <w:rPr>
                <w:rFonts w:ascii="Calibri" w:hAnsi="Calibri" w:cs="Calibri"/>
                <w:lang w:eastAsia="en-US"/>
              </w:rPr>
            </w:pPr>
            <w:r w:rsidRPr="00C35ECF">
              <w:rPr>
                <w:rFonts w:ascii="Calibri" w:hAnsi="Calibri" w:cs="Calibri"/>
                <w:lang w:eastAsia="en-US"/>
              </w:rPr>
              <w:t xml:space="preserve">The EO can send a Questions at any time before the submission deadline. This is indicated through the catch-link and throw-link events (Status update) (see </w:t>
            </w:r>
            <w:r w:rsidRPr="00C35ECF">
              <w:rPr>
                <w:rFonts w:ascii="Calibri" w:hAnsi="Calibri" w:cs="Calibri"/>
                <w:lang w:eastAsia="en-US"/>
              </w:rPr>
              <w:fldChar w:fldCharType="begin"/>
            </w:r>
            <w:r w:rsidRPr="00C35ECF">
              <w:rPr>
                <w:rFonts w:ascii="Calibri" w:hAnsi="Calibri" w:cs="Calibri"/>
                <w:lang w:eastAsia="en-US"/>
              </w:rPr>
              <w:instrText xml:space="preserve"> REF _Ref158745713 \r \h </w:instrText>
            </w:r>
            <w:r w:rsidRPr="00C35ECF">
              <w:rPr>
                <w:rFonts w:ascii="Calibri" w:hAnsi="Calibri" w:cs="Calibri"/>
                <w:lang w:eastAsia="en-US"/>
              </w:rPr>
            </w:r>
            <w:r w:rsidRPr="00C35ECF">
              <w:rPr>
                <w:rFonts w:ascii="Calibri" w:hAnsi="Calibri" w:cs="Calibri"/>
                <w:lang w:eastAsia="en-US"/>
              </w:rPr>
              <w:fldChar w:fldCharType="separate"/>
            </w:r>
            <w:r w:rsidR="006830CE">
              <w:rPr>
                <w:rFonts w:ascii="Calibri" w:hAnsi="Calibri" w:cs="Calibri"/>
                <w:lang w:eastAsia="en-US"/>
              </w:rPr>
              <w:t>6.5.3</w:t>
            </w:r>
            <w:r w:rsidRPr="00C35ECF">
              <w:rPr>
                <w:rFonts w:ascii="Calibri" w:hAnsi="Calibri" w:cs="Calibri"/>
                <w:lang w:eastAsia="en-US"/>
              </w:rPr>
              <w:fldChar w:fldCharType="end"/>
            </w:r>
            <w:r w:rsidRPr="00C35ECF">
              <w:rPr>
                <w:rFonts w:ascii="Calibri" w:hAnsi="Calibri" w:cs="Calibri"/>
                <w:lang w:eastAsia="en-US"/>
              </w:rPr>
              <w:t>).</w:t>
            </w:r>
          </w:p>
        </w:tc>
        <w:tc>
          <w:tcPr>
            <w:tcW w:w="869" w:type="dxa"/>
          </w:tcPr>
          <w:p w14:paraId="7EBFE7D0"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P013</w:t>
            </w:r>
          </w:p>
        </w:tc>
      </w:tr>
      <w:tr w:rsidR="00795FC1" w14:paraId="4182AD0B" w14:textId="77777777" w:rsidTr="00512200">
        <w:trPr>
          <w:cantSplit/>
        </w:trPr>
        <w:tc>
          <w:tcPr>
            <w:tcW w:w="602" w:type="dxa"/>
          </w:tcPr>
          <w:p w14:paraId="12707EBB" w14:textId="7C6040F1" w:rsidR="00795FC1" w:rsidRPr="00C35ECF" w:rsidRDefault="00A60921" w:rsidP="00795FC1">
            <w:pPr>
              <w:pStyle w:val="Textkrper"/>
              <w:rPr>
                <w:rFonts w:ascii="Calibri" w:hAnsi="Calibri" w:cs="Calibri"/>
                <w:lang w:eastAsia="en-US"/>
              </w:rPr>
            </w:pPr>
            <w:r w:rsidRPr="00C35ECF">
              <w:rPr>
                <w:rFonts w:ascii="Calibri" w:hAnsi="Calibri" w:cs="Calibri"/>
                <w:lang w:eastAsia="en-US"/>
              </w:rPr>
              <w:t>25</w:t>
            </w:r>
          </w:p>
        </w:tc>
        <w:tc>
          <w:tcPr>
            <w:tcW w:w="1690" w:type="dxa"/>
          </w:tcPr>
          <w:p w14:paraId="00BA89FA" w14:textId="5BE44237" w:rsidR="00795FC1" w:rsidRPr="00C35ECF" w:rsidRDefault="00A60921" w:rsidP="00795FC1">
            <w:pPr>
              <w:pStyle w:val="Textkrper"/>
              <w:rPr>
                <w:rFonts w:ascii="Calibri" w:hAnsi="Calibri" w:cs="Calibri"/>
                <w:lang w:eastAsia="en-US"/>
              </w:rPr>
            </w:pPr>
            <w:r w:rsidRPr="00C35ECF">
              <w:rPr>
                <w:rFonts w:ascii="Calibri" w:hAnsi="Calibri" w:cs="Calibri"/>
                <w:lang w:eastAsia="en-US"/>
              </w:rPr>
              <w:t>Invitation to Tender</w:t>
            </w:r>
          </w:p>
        </w:tc>
        <w:tc>
          <w:tcPr>
            <w:tcW w:w="1700" w:type="dxa"/>
          </w:tcPr>
          <w:p w14:paraId="0F4BFE96" w14:textId="4C808A36" w:rsidR="00795FC1" w:rsidRPr="00C35ECF" w:rsidRDefault="00795FC1" w:rsidP="00795FC1">
            <w:pPr>
              <w:pStyle w:val="Textkrper"/>
              <w:rPr>
                <w:rFonts w:ascii="Calibri" w:hAnsi="Calibri" w:cs="Calibri"/>
                <w:lang w:eastAsia="en-US"/>
              </w:rPr>
            </w:pPr>
            <w:r w:rsidRPr="00C35ECF">
              <w:rPr>
                <w:rFonts w:ascii="Calibri" w:hAnsi="Calibri" w:cs="Calibri"/>
                <w:lang w:eastAsia="en-US"/>
              </w:rPr>
              <w:t xml:space="preserve">Send </w:t>
            </w:r>
            <w:r w:rsidR="00A60921" w:rsidRPr="00C35ECF">
              <w:rPr>
                <w:rFonts w:ascii="Calibri" w:hAnsi="Calibri" w:cs="Calibri"/>
                <w:lang w:eastAsia="en-US"/>
              </w:rPr>
              <w:t>Invitation to Tender Update</w:t>
            </w:r>
          </w:p>
        </w:tc>
        <w:tc>
          <w:tcPr>
            <w:tcW w:w="941" w:type="dxa"/>
          </w:tcPr>
          <w:p w14:paraId="71726DE6"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CA, EO</w:t>
            </w:r>
          </w:p>
        </w:tc>
        <w:tc>
          <w:tcPr>
            <w:tcW w:w="4110" w:type="dxa"/>
          </w:tcPr>
          <w:p w14:paraId="4DEEF8BE" w14:textId="0C36D200" w:rsidR="00A60921" w:rsidRPr="00C35ECF" w:rsidRDefault="00A60921" w:rsidP="00795FC1">
            <w:pPr>
              <w:pStyle w:val="Textkrper"/>
              <w:rPr>
                <w:rFonts w:ascii="Calibri" w:hAnsi="Calibri" w:cs="Calibri"/>
                <w:lang w:eastAsia="en-US"/>
              </w:rPr>
            </w:pPr>
            <w:r w:rsidRPr="00C35ECF">
              <w:rPr>
                <w:rFonts w:ascii="Calibri" w:hAnsi="Calibri" w:cs="Calibri"/>
                <w:lang w:eastAsia="en-US"/>
              </w:rPr>
              <w:t>When the Invitation to Tender is or must be updated, it will be sent automatically from the CA to the EO.</w:t>
            </w:r>
          </w:p>
        </w:tc>
        <w:tc>
          <w:tcPr>
            <w:tcW w:w="869" w:type="dxa"/>
          </w:tcPr>
          <w:p w14:paraId="63C96DB5"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 xml:space="preserve">P002 </w:t>
            </w:r>
          </w:p>
        </w:tc>
      </w:tr>
      <w:tr w:rsidR="00795FC1" w14:paraId="29808DE2" w14:textId="77777777" w:rsidTr="00512200">
        <w:trPr>
          <w:cantSplit/>
        </w:trPr>
        <w:tc>
          <w:tcPr>
            <w:tcW w:w="602" w:type="dxa"/>
          </w:tcPr>
          <w:p w14:paraId="4D35553D" w14:textId="65470D89" w:rsidR="00795FC1" w:rsidRPr="00C35ECF" w:rsidRDefault="00A60921" w:rsidP="00795FC1">
            <w:pPr>
              <w:pStyle w:val="Textkrper"/>
              <w:rPr>
                <w:rFonts w:ascii="Calibri" w:hAnsi="Calibri" w:cs="Calibri"/>
                <w:lang w:eastAsia="en-US"/>
              </w:rPr>
            </w:pPr>
            <w:r w:rsidRPr="00C35ECF">
              <w:rPr>
                <w:rFonts w:ascii="Calibri" w:hAnsi="Calibri" w:cs="Calibri"/>
                <w:lang w:eastAsia="en-US"/>
              </w:rPr>
              <w:t>26</w:t>
            </w:r>
          </w:p>
        </w:tc>
        <w:tc>
          <w:tcPr>
            <w:tcW w:w="1690" w:type="dxa"/>
          </w:tcPr>
          <w:p w14:paraId="1213E1A0"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Tender Submission</w:t>
            </w:r>
          </w:p>
        </w:tc>
        <w:tc>
          <w:tcPr>
            <w:tcW w:w="1700" w:type="dxa"/>
          </w:tcPr>
          <w:p w14:paraId="1FC37026"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Create Tender</w:t>
            </w:r>
          </w:p>
        </w:tc>
        <w:tc>
          <w:tcPr>
            <w:tcW w:w="941" w:type="dxa"/>
          </w:tcPr>
          <w:p w14:paraId="27B21E0D"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EO</w:t>
            </w:r>
          </w:p>
        </w:tc>
        <w:tc>
          <w:tcPr>
            <w:tcW w:w="4110" w:type="dxa"/>
          </w:tcPr>
          <w:p w14:paraId="77378DB2"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If the EO decides to participate, it prepares his Tender documents.</w:t>
            </w:r>
          </w:p>
        </w:tc>
        <w:tc>
          <w:tcPr>
            <w:tcW w:w="869" w:type="dxa"/>
          </w:tcPr>
          <w:p w14:paraId="2943CF9D" w14:textId="6C693483" w:rsidR="00795FC1" w:rsidRPr="00C35ECF" w:rsidRDefault="00A60921" w:rsidP="00795FC1">
            <w:pPr>
              <w:pStyle w:val="Textkrper"/>
              <w:rPr>
                <w:rFonts w:ascii="Calibri" w:hAnsi="Calibri" w:cs="Calibri"/>
                <w:lang w:eastAsia="en-US"/>
              </w:rPr>
            </w:pPr>
            <w:r w:rsidRPr="00C35ECF">
              <w:rPr>
                <w:rFonts w:ascii="Calibri" w:hAnsi="Calibri" w:cs="Calibri"/>
                <w:lang w:eastAsia="en-US"/>
              </w:rPr>
              <w:t>Internal</w:t>
            </w:r>
          </w:p>
        </w:tc>
      </w:tr>
      <w:tr w:rsidR="00795FC1" w14:paraId="387ECEF9" w14:textId="77777777" w:rsidTr="00512200">
        <w:trPr>
          <w:cantSplit/>
        </w:trPr>
        <w:tc>
          <w:tcPr>
            <w:tcW w:w="602" w:type="dxa"/>
          </w:tcPr>
          <w:p w14:paraId="43CFD465" w14:textId="5C28901F" w:rsidR="00795FC1" w:rsidRPr="00C35ECF" w:rsidRDefault="00A60921" w:rsidP="00795FC1">
            <w:pPr>
              <w:pStyle w:val="Textkrper"/>
              <w:rPr>
                <w:rFonts w:ascii="Calibri" w:hAnsi="Calibri" w:cs="Calibri"/>
                <w:lang w:eastAsia="en-US"/>
              </w:rPr>
            </w:pPr>
            <w:r w:rsidRPr="00C35ECF">
              <w:rPr>
                <w:rFonts w:ascii="Calibri" w:hAnsi="Calibri" w:cs="Calibri"/>
                <w:lang w:eastAsia="en-US"/>
              </w:rPr>
              <w:t>27</w:t>
            </w:r>
          </w:p>
        </w:tc>
        <w:tc>
          <w:tcPr>
            <w:tcW w:w="1690" w:type="dxa"/>
          </w:tcPr>
          <w:p w14:paraId="1713F080"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Tender Submission</w:t>
            </w:r>
          </w:p>
        </w:tc>
        <w:tc>
          <w:tcPr>
            <w:tcW w:w="1700" w:type="dxa"/>
          </w:tcPr>
          <w:p w14:paraId="72FE0EC0" w14:textId="2854AFFE" w:rsidR="00795FC1" w:rsidRPr="00C35ECF" w:rsidRDefault="00795FC1" w:rsidP="00795FC1">
            <w:pPr>
              <w:pStyle w:val="Textkrper"/>
              <w:rPr>
                <w:rFonts w:ascii="Calibri" w:hAnsi="Calibri" w:cs="Calibri"/>
                <w:lang w:eastAsia="en-US"/>
              </w:rPr>
            </w:pPr>
            <w:r w:rsidRPr="00C35ECF">
              <w:rPr>
                <w:rFonts w:ascii="Calibri" w:hAnsi="Calibri" w:cs="Calibri"/>
                <w:lang w:eastAsia="en-US"/>
              </w:rPr>
              <w:t xml:space="preserve">Fill out </w:t>
            </w:r>
            <w:r w:rsidR="00A60921" w:rsidRPr="00C35ECF">
              <w:rPr>
                <w:rFonts w:ascii="Calibri" w:hAnsi="Calibri" w:cs="Calibri"/>
                <w:lang w:eastAsia="en-US"/>
              </w:rPr>
              <w:t>P</w:t>
            </w:r>
            <w:r w:rsidRPr="00C35ECF">
              <w:rPr>
                <w:rFonts w:ascii="Calibri" w:hAnsi="Calibri" w:cs="Calibri"/>
                <w:lang w:eastAsia="en-US"/>
              </w:rPr>
              <w:t>re-Award Catalogue</w:t>
            </w:r>
            <w:r w:rsidR="00A60921" w:rsidRPr="00C35ECF">
              <w:rPr>
                <w:rFonts w:ascii="Calibri" w:hAnsi="Calibri" w:cs="Calibri"/>
                <w:lang w:eastAsia="en-US"/>
              </w:rPr>
              <w:t xml:space="preserve"> Request</w:t>
            </w:r>
          </w:p>
        </w:tc>
        <w:tc>
          <w:tcPr>
            <w:tcW w:w="941" w:type="dxa"/>
          </w:tcPr>
          <w:p w14:paraId="1788DB0E"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EO</w:t>
            </w:r>
          </w:p>
        </w:tc>
        <w:tc>
          <w:tcPr>
            <w:tcW w:w="4110" w:type="dxa"/>
          </w:tcPr>
          <w:p w14:paraId="784872F0" w14:textId="4A78BDE8" w:rsidR="00795FC1" w:rsidRPr="00C35ECF" w:rsidRDefault="00A60921" w:rsidP="00795FC1">
            <w:pPr>
              <w:pStyle w:val="Textkrper"/>
              <w:rPr>
                <w:rFonts w:ascii="Calibri" w:hAnsi="Calibri" w:cs="Calibri"/>
                <w:lang w:eastAsia="en-US"/>
              </w:rPr>
            </w:pPr>
            <w:r w:rsidRPr="00C35ECF">
              <w:rPr>
                <w:rFonts w:ascii="Calibri" w:hAnsi="Calibri" w:cs="Calibri"/>
                <w:lang w:eastAsia="en-US"/>
              </w:rPr>
              <w:t>If requested by the Invitation to Tender, t</w:t>
            </w:r>
            <w:r w:rsidR="00795FC1" w:rsidRPr="00C35ECF">
              <w:rPr>
                <w:rFonts w:ascii="Calibri" w:hAnsi="Calibri" w:cs="Calibri"/>
                <w:lang w:eastAsia="en-US"/>
              </w:rPr>
              <w:t xml:space="preserve">he EO will create a Pre-Award Catalogue Response according to the requirements of the </w:t>
            </w:r>
            <w:r w:rsidRPr="00C35ECF">
              <w:rPr>
                <w:rFonts w:ascii="Calibri" w:hAnsi="Calibri" w:cs="Calibri"/>
                <w:lang w:eastAsia="en-US"/>
              </w:rPr>
              <w:t xml:space="preserve">Invitation to Tender </w:t>
            </w:r>
            <w:r w:rsidR="00795FC1" w:rsidRPr="00C35ECF">
              <w:rPr>
                <w:rFonts w:ascii="Calibri" w:hAnsi="Calibri" w:cs="Calibri"/>
                <w:lang w:eastAsia="en-US"/>
              </w:rPr>
              <w:t xml:space="preserve">and attach it to the Tender. </w:t>
            </w:r>
          </w:p>
        </w:tc>
        <w:tc>
          <w:tcPr>
            <w:tcW w:w="869" w:type="dxa"/>
          </w:tcPr>
          <w:p w14:paraId="0E6E4CA3" w14:textId="42721F97" w:rsidR="00795FC1" w:rsidRPr="00C35ECF" w:rsidRDefault="00A60921" w:rsidP="00795FC1">
            <w:pPr>
              <w:pStyle w:val="Textkrper"/>
              <w:rPr>
                <w:rFonts w:ascii="Calibri" w:hAnsi="Calibri" w:cs="Calibri"/>
                <w:lang w:eastAsia="en-US"/>
              </w:rPr>
            </w:pPr>
            <w:r w:rsidRPr="00C35ECF">
              <w:rPr>
                <w:rFonts w:ascii="Calibri" w:hAnsi="Calibri" w:cs="Calibri"/>
                <w:lang w:eastAsia="en-US"/>
              </w:rPr>
              <w:t>Internal</w:t>
            </w:r>
          </w:p>
        </w:tc>
      </w:tr>
      <w:tr w:rsidR="00795FC1" w14:paraId="07F019F9" w14:textId="77777777" w:rsidTr="00512200">
        <w:trPr>
          <w:cantSplit/>
        </w:trPr>
        <w:tc>
          <w:tcPr>
            <w:tcW w:w="602" w:type="dxa"/>
          </w:tcPr>
          <w:p w14:paraId="6E6F1151" w14:textId="4597A192" w:rsidR="00795FC1" w:rsidRPr="00C35ECF" w:rsidRDefault="00A60921" w:rsidP="00795FC1">
            <w:pPr>
              <w:pStyle w:val="Textkrper"/>
              <w:rPr>
                <w:rFonts w:ascii="Calibri" w:hAnsi="Calibri" w:cs="Calibri"/>
                <w:lang w:eastAsia="en-US"/>
              </w:rPr>
            </w:pPr>
            <w:r w:rsidRPr="00C35ECF">
              <w:rPr>
                <w:rFonts w:ascii="Calibri" w:hAnsi="Calibri" w:cs="Calibri"/>
                <w:lang w:eastAsia="en-US"/>
              </w:rPr>
              <w:t>28</w:t>
            </w:r>
          </w:p>
        </w:tc>
        <w:tc>
          <w:tcPr>
            <w:tcW w:w="1690" w:type="dxa"/>
          </w:tcPr>
          <w:p w14:paraId="35F83342"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Tender Submission</w:t>
            </w:r>
          </w:p>
        </w:tc>
        <w:tc>
          <w:tcPr>
            <w:tcW w:w="1700" w:type="dxa"/>
          </w:tcPr>
          <w:p w14:paraId="0DD334EF"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Tender Submission</w:t>
            </w:r>
          </w:p>
        </w:tc>
        <w:tc>
          <w:tcPr>
            <w:tcW w:w="941" w:type="dxa"/>
          </w:tcPr>
          <w:p w14:paraId="7AA27303"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CA, EO</w:t>
            </w:r>
          </w:p>
        </w:tc>
        <w:tc>
          <w:tcPr>
            <w:tcW w:w="4110" w:type="dxa"/>
          </w:tcPr>
          <w:p w14:paraId="45233127"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The EO submits its Tender documents and receives a Tender Reception Notification from the CA.</w:t>
            </w:r>
          </w:p>
        </w:tc>
        <w:tc>
          <w:tcPr>
            <w:tcW w:w="869" w:type="dxa"/>
          </w:tcPr>
          <w:p w14:paraId="722170C5"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P003</w:t>
            </w:r>
          </w:p>
        </w:tc>
      </w:tr>
      <w:tr w:rsidR="00795FC1" w14:paraId="4904C718" w14:textId="77777777" w:rsidTr="00512200">
        <w:trPr>
          <w:cantSplit/>
        </w:trPr>
        <w:tc>
          <w:tcPr>
            <w:tcW w:w="602" w:type="dxa"/>
          </w:tcPr>
          <w:p w14:paraId="21212838" w14:textId="12A2FEBC" w:rsidR="00795FC1" w:rsidRPr="00C35ECF" w:rsidRDefault="00A60921" w:rsidP="00795FC1">
            <w:pPr>
              <w:pStyle w:val="Textkrper"/>
              <w:rPr>
                <w:rFonts w:ascii="Calibri" w:hAnsi="Calibri" w:cs="Calibri"/>
                <w:lang w:eastAsia="en-US"/>
              </w:rPr>
            </w:pPr>
            <w:r w:rsidRPr="00C35ECF">
              <w:rPr>
                <w:rFonts w:ascii="Calibri" w:hAnsi="Calibri" w:cs="Calibri"/>
                <w:lang w:eastAsia="en-US"/>
              </w:rPr>
              <w:t>29</w:t>
            </w:r>
          </w:p>
        </w:tc>
        <w:tc>
          <w:tcPr>
            <w:tcW w:w="1690" w:type="dxa"/>
          </w:tcPr>
          <w:p w14:paraId="1010C01E"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Tender Submission</w:t>
            </w:r>
          </w:p>
        </w:tc>
        <w:tc>
          <w:tcPr>
            <w:tcW w:w="1700" w:type="dxa"/>
          </w:tcPr>
          <w:p w14:paraId="6DA6F538"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Tender Withdrawal</w:t>
            </w:r>
          </w:p>
        </w:tc>
        <w:tc>
          <w:tcPr>
            <w:tcW w:w="941" w:type="dxa"/>
          </w:tcPr>
          <w:p w14:paraId="391A59A2"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CA, EO</w:t>
            </w:r>
          </w:p>
        </w:tc>
        <w:tc>
          <w:tcPr>
            <w:tcW w:w="4110" w:type="dxa"/>
          </w:tcPr>
          <w:p w14:paraId="42ED7218"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 xml:space="preserve">The EO may withdraw his submitted Tender and later resubmit a new one (or not). After the Tender Withdrawal the EO receives a Tender Withdrawal Reception Notification from the CA </w:t>
            </w:r>
          </w:p>
        </w:tc>
        <w:tc>
          <w:tcPr>
            <w:tcW w:w="869" w:type="dxa"/>
          </w:tcPr>
          <w:p w14:paraId="2A3EDF2F"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P007</w:t>
            </w:r>
          </w:p>
        </w:tc>
      </w:tr>
      <w:tr w:rsidR="00795FC1" w14:paraId="5D168D48" w14:textId="77777777" w:rsidTr="00512200">
        <w:trPr>
          <w:cantSplit/>
        </w:trPr>
        <w:tc>
          <w:tcPr>
            <w:tcW w:w="602" w:type="dxa"/>
          </w:tcPr>
          <w:p w14:paraId="5756C653" w14:textId="7CD2BFE1" w:rsidR="00795FC1" w:rsidRPr="00C35ECF" w:rsidRDefault="00A60921" w:rsidP="00795FC1">
            <w:pPr>
              <w:pStyle w:val="Textkrper"/>
              <w:rPr>
                <w:rFonts w:ascii="Calibri" w:hAnsi="Calibri" w:cs="Calibri"/>
                <w:lang w:eastAsia="en-US"/>
              </w:rPr>
            </w:pPr>
            <w:r w:rsidRPr="00C35ECF">
              <w:rPr>
                <w:rFonts w:ascii="Calibri" w:hAnsi="Calibri" w:cs="Calibri"/>
                <w:lang w:eastAsia="en-US"/>
              </w:rPr>
              <w:t>30</w:t>
            </w:r>
          </w:p>
        </w:tc>
        <w:tc>
          <w:tcPr>
            <w:tcW w:w="1690" w:type="dxa"/>
          </w:tcPr>
          <w:p w14:paraId="3703397E"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Tender Submission</w:t>
            </w:r>
          </w:p>
        </w:tc>
        <w:tc>
          <w:tcPr>
            <w:tcW w:w="1700" w:type="dxa"/>
          </w:tcPr>
          <w:p w14:paraId="11C15A5D"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Open Tenders</w:t>
            </w:r>
          </w:p>
        </w:tc>
        <w:tc>
          <w:tcPr>
            <w:tcW w:w="941" w:type="dxa"/>
          </w:tcPr>
          <w:p w14:paraId="41B44F1E"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CA</w:t>
            </w:r>
          </w:p>
        </w:tc>
        <w:tc>
          <w:tcPr>
            <w:tcW w:w="4110" w:type="dxa"/>
          </w:tcPr>
          <w:p w14:paraId="3D4C079E"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The CA opens the received Tenders at a previously set opening date.</w:t>
            </w:r>
          </w:p>
        </w:tc>
        <w:tc>
          <w:tcPr>
            <w:tcW w:w="869" w:type="dxa"/>
          </w:tcPr>
          <w:p w14:paraId="28CD0A72" w14:textId="7A5A7DAA" w:rsidR="00795FC1" w:rsidRPr="00C35ECF" w:rsidRDefault="00A60921" w:rsidP="00795FC1">
            <w:pPr>
              <w:pStyle w:val="Textkrper"/>
              <w:rPr>
                <w:rFonts w:ascii="Calibri" w:hAnsi="Calibri" w:cs="Calibri"/>
                <w:lang w:eastAsia="en-US"/>
              </w:rPr>
            </w:pPr>
            <w:r w:rsidRPr="00C35ECF">
              <w:rPr>
                <w:rFonts w:ascii="Calibri" w:hAnsi="Calibri" w:cs="Calibri"/>
                <w:lang w:eastAsia="en-US"/>
              </w:rPr>
              <w:t>Internal</w:t>
            </w:r>
          </w:p>
        </w:tc>
      </w:tr>
      <w:tr w:rsidR="00795FC1" w14:paraId="72DE59D0" w14:textId="77777777" w:rsidTr="00512200">
        <w:trPr>
          <w:cantSplit/>
        </w:trPr>
        <w:tc>
          <w:tcPr>
            <w:tcW w:w="602" w:type="dxa"/>
          </w:tcPr>
          <w:p w14:paraId="4536E324" w14:textId="3556AE64" w:rsidR="00795FC1" w:rsidRPr="00C35ECF" w:rsidRDefault="00A60921" w:rsidP="00795FC1">
            <w:pPr>
              <w:pStyle w:val="Textkrper"/>
              <w:rPr>
                <w:rFonts w:ascii="Calibri" w:hAnsi="Calibri" w:cs="Calibri"/>
                <w:lang w:eastAsia="en-US"/>
              </w:rPr>
            </w:pPr>
            <w:r w:rsidRPr="00C35ECF">
              <w:rPr>
                <w:rFonts w:ascii="Calibri" w:hAnsi="Calibri" w:cs="Calibri"/>
                <w:lang w:eastAsia="en-US"/>
              </w:rPr>
              <w:t>31</w:t>
            </w:r>
          </w:p>
        </w:tc>
        <w:tc>
          <w:tcPr>
            <w:tcW w:w="1690" w:type="dxa"/>
          </w:tcPr>
          <w:p w14:paraId="65B4A9B4"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Tender Submission</w:t>
            </w:r>
          </w:p>
        </w:tc>
        <w:tc>
          <w:tcPr>
            <w:tcW w:w="1700" w:type="dxa"/>
          </w:tcPr>
          <w:p w14:paraId="5EDF3F1F"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Tender Clarification</w:t>
            </w:r>
          </w:p>
        </w:tc>
        <w:tc>
          <w:tcPr>
            <w:tcW w:w="941" w:type="dxa"/>
          </w:tcPr>
          <w:p w14:paraId="35857535"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CA, EO</w:t>
            </w:r>
          </w:p>
        </w:tc>
        <w:tc>
          <w:tcPr>
            <w:tcW w:w="4110" w:type="dxa"/>
          </w:tcPr>
          <w:p w14:paraId="5BEE5023" w14:textId="73CD55A7" w:rsidR="00795FC1" w:rsidRPr="00C35ECF" w:rsidRDefault="00795FC1" w:rsidP="00795FC1">
            <w:pPr>
              <w:pStyle w:val="Textkrper"/>
              <w:rPr>
                <w:rFonts w:ascii="Calibri" w:hAnsi="Calibri" w:cs="Calibri"/>
                <w:lang w:eastAsia="en-US"/>
              </w:rPr>
            </w:pPr>
            <w:r w:rsidRPr="00C35ECF">
              <w:rPr>
                <w:rFonts w:ascii="Calibri" w:hAnsi="Calibri" w:cs="Calibri"/>
                <w:lang w:eastAsia="en-US"/>
              </w:rPr>
              <w:t xml:space="preserve">The CA may require the EO to clarify his Tender or the </w:t>
            </w:r>
            <w:r w:rsidR="00A60921" w:rsidRPr="00C35ECF">
              <w:rPr>
                <w:rFonts w:ascii="Calibri" w:hAnsi="Calibri" w:cs="Calibri"/>
                <w:lang w:eastAsia="en-US"/>
              </w:rPr>
              <w:t xml:space="preserve">attached </w:t>
            </w:r>
            <w:r w:rsidRPr="00C35ECF">
              <w:rPr>
                <w:rFonts w:ascii="Calibri" w:hAnsi="Calibri" w:cs="Calibri"/>
                <w:lang w:eastAsia="en-US"/>
              </w:rPr>
              <w:t>Pre-Award Catalogue Response and sends a Tender Clarification Request to the EO. The EO answers the pending questions and provides a Tender Clarification.</w:t>
            </w:r>
          </w:p>
        </w:tc>
        <w:tc>
          <w:tcPr>
            <w:tcW w:w="869" w:type="dxa"/>
          </w:tcPr>
          <w:p w14:paraId="60853F68"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P005</w:t>
            </w:r>
          </w:p>
        </w:tc>
      </w:tr>
      <w:tr w:rsidR="00795FC1" w14:paraId="5ED963E1" w14:textId="77777777" w:rsidTr="00512200">
        <w:trPr>
          <w:cantSplit/>
        </w:trPr>
        <w:tc>
          <w:tcPr>
            <w:tcW w:w="602" w:type="dxa"/>
          </w:tcPr>
          <w:p w14:paraId="57286304" w14:textId="57D57C22" w:rsidR="00795FC1" w:rsidRPr="00C35ECF" w:rsidRDefault="00A60921" w:rsidP="00795FC1">
            <w:pPr>
              <w:pStyle w:val="Textkrper"/>
              <w:rPr>
                <w:rFonts w:ascii="Calibri" w:hAnsi="Calibri" w:cs="Calibri"/>
                <w:lang w:eastAsia="en-US"/>
              </w:rPr>
            </w:pPr>
            <w:r w:rsidRPr="00C35ECF">
              <w:rPr>
                <w:rFonts w:ascii="Calibri" w:hAnsi="Calibri" w:cs="Calibri"/>
                <w:lang w:eastAsia="en-US"/>
              </w:rPr>
              <w:t>32</w:t>
            </w:r>
          </w:p>
        </w:tc>
        <w:tc>
          <w:tcPr>
            <w:tcW w:w="1690" w:type="dxa"/>
          </w:tcPr>
          <w:p w14:paraId="436B845E"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Awarding</w:t>
            </w:r>
          </w:p>
        </w:tc>
        <w:tc>
          <w:tcPr>
            <w:tcW w:w="1700" w:type="dxa"/>
          </w:tcPr>
          <w:p w14:paraId="0EC1E3EA"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Evaluate Tenders</w:t>
            </w:r>
          </w:p>
        </w:tc>
        <w:tc>
          <w:tcPr>
            <w:tcW w:w="941" w:type="dxa"/>
          </w:tcPr>
          <w:p w14:paraId="3F5152B6"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CA</w:t>
            </w:r>
          </w:p>
        </w:tc>
        <w:tc>
          <w:tcPr>
            <w:tcW w:w="4110" w:type="dxa"/>
          </w:tcPr>
          <w:p w14:paraId="2DDEEDA1"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 xml:space="preserve">The CA evaluates all received tenders and selects the winning EO. </w:t>
            </w:r>
          </w:p>
        </w:tc>
        <w:tc>
          <w:tcPr>
            <w:tcW w:w="869" w:type="dxa"/>
          </w:tcPr>
          <w:p w14:paraId="5C4F0756" w14:textId="38335779" w:rsidR="00795FC1" w:rsidRPr="00C35ECF" w:rsidRDefault="00A60921" w:rsidP="00795FC1">
            <w:pPr>
              <w:pStyle w:val="Textkrper"/>
              <w:rPr>
                <w:rFonts w:ascii="Calibri" w:hAnsi="Calibri" w:cs="Calibri"/>
                <w:lang w:eastAsia="en-US"/>
              </w:rPr>
            </w:pPr>
            <w:r w:rsidRPr="00C35ECF">
              <w:rPr>
                <w:rFonts w:ascii="Calibri" w:hAnsi="Calibri" w:cs="Calibri"/>
                <w:lang w:eastAsia="en-US"/>
              </w:rPr>
              <w:t>Internal</w:t>
            </w:r>
          </w:p>
        </w:tc>
      </w:tr>
      <w:tr w:rsidR="00795FC1" w14:paraId="5E392C99" w14:textId="77777777" w:rsidTr="00512200">
        <w:trPr>
          <w:cantSplit/>
        </w:trPr>
        <w:tc>
          <w:tcPr>
            <w:tcW w:w="602" w:type="dxa"/>
          </w:tcPr>
          <w:p w14:paraId="54D98F52" w14:textId="69FA92DA" w:rsidR="00795FC1" w:rsidRDefault="00A60921" w:rsidP="00795FC1">
            <w:pPr>
              <w:pStyle w:val="Textkrper"/>
              <w:rPr>
                <w:rFonts w:ascii="Calibri" w:hAnsi="Calibri" w:cs="Calibri"/>
                <w:lang w:eastAsia="en-US"/>
              </w:rPr>
            </w:pPr>
            <w:r>
              <w:rPr>
                <w:rFonts w:ascii="Calibri" w:hAnsi="Calibri" w:cs="Calibri"/>
                <w:lang w:eastAsia="en-US"/>
              </w:rPr>
              <w:t>33</w:t>
            </w:r>
          </w:p>
        </w:tc>
        <w:tc>
          <w:tcPr>
            <w:tcW w:w="1690" w:type="dxa"/>
          </w:tcPr>
          <w:p w14:paraId="395C1BCD" w14:textId="77777777" w:rsidR="00795FC1" w:rsidRDefault="00795FC1" w:rsidP="00795FC1">
            <w:pPr>
              <w:pStyle w:val="Textkrper"/>
              <w:rPr>
                <w:rFonts w:ascii="Calibri" w:hAnsi="Calibri" w:cs="Calibri"/>
                <w:lang w:eastAsia="en-US"/>
              </w:rPr>
            </w:pPr>
            <w:r>
              <w:rPr>
                <w:rFonts w:ascii="Calibri" w:hAnsi="Calibri" w:cs="Calibri"/>
                <w:lang w:eastAsia="en-US"/>
              </w:rPr>
              <w:t>Awarding</w:t>
            </w:r>
          </w:p>
        </w:tc>
        <w:tc>
          <w:tcPr>
            <w:tcW w:w="1700" w:type="dxa"/>
          </w:tcPr>
          <w:p w14:paraId="1DA3473D" w14:textId="77777777" w:rsidR="00795FC1" w:rsidRDefault="00795FC1" w:rsidP="00795FC1">
            <w:pPr>
              <w:pStyle w:val="Textkrper"/>
              <w:rPr>
                <w:rFonts w:ascii="Calibri" w:hAnsi="Calibri" w:cs="Calibri"/>
                <w:lang w:eastAsia="en-US"/>
              </w:rPr>
            </w:pPr>
            <w:r>
              <w:rPr>
                <w:rFonts w:ascii="Calibri" w:hAnsi="Calibri" w:cs="Calibri"/>
                <w:lang w:eastAsia="en-US"/>
              </w:rPr>
              <w:t>Notify Awarding</w:t>
            </w:r>
          </w:p>
        </w:tc>
        <w:tc>
          <w:tcPr>
            <w:tcW w:w="941" w:type="dxa"/>
          </w:tcPr>
          <w:p w14:paraId="1BF0B8BE" w14:textId="77777777" w:rsidR="00795FC1" w:rsidRDefault="00795FC1" w:rsidP="00795FC1">
            <w:pPr>
              <w:pStyle w:val="Textkrper"/>
              <w:rPr>
                <w:rFonts w:ascii="Calibri" w:hAnsi="Calibri" w:cs="Calibri"/>
                <w:lang w:eastAsia="en-US"/>
              </w:rPr>
            </w:pPr>
            <w:r>
              <w:rPr>
                <w:rFonts w:ascii="Calibri" w:hAnsi="Calibri" w:cs="Calibri"/>
                <w:lang w:eastAsia="en-US"/>
              </w:rPr>
              <w:t xml:space="preserve">CA, EO </w:t>
            </w:r>
          </w:p>
        </w:tc>
        <w:tc>
          <w:tcPr>
            <w:tcW w:w="4110" w:type="dxa"/>
          </w:tcPr>
          <w:p w14:paraId="7CEC12BB" w14:textId="77777777" w:rsidR="00795FC1" w:rsidRDefault="00795FC1" w:rsidP="00795FC1">
            <w:pPr>
              <w:pStyle w:val="Textkrper"/>
              <w:rPr>
                <w:rFonts w:ascii="Calibri" w:hAnsi="Calibri" w:cs="Calibri"/>
                <w:lang w:eastAsia="en-US"/>
              </w:rPr>
            </w:pPr>
            <w:r>
              <w:rPr>
                <w:rFonts w:ascii="Calibri" w:hAnsi="Calibri" w:cs="Calibri"/>
                <w:lang w:eastAsia="en-US"/>
              </w:rPr>
              <w:t>All EOs that submitted Tenders are informed about the individual evaluation result and the winning EO. The winner may receive a draft contract as attachment of the Awarding Notification.</w:t>
            </w:r>
          </w:p>
        </w:tc>
        <w:tc>
          <w:tcPr>
            <w:tcW w:w="869" w:type="dxa"/>
          </w:tcPr>
          <w:p w14:paraId="07979B9B" w14:textId="77777777" w:rsidR="00795FC1" w:rsidRDefault="00795FC1" w:rsidP="00795FC1">
            <w:pPr>
              <w:pStyle w:val="Textkrper"/>
              <w:rPr>
                <w:rFonts w:ascii="Calibri" w:hAnsi="Calibri" w:cs="Calibri"/>
                <w:lang w:eastAsia="en-US"/>
              </w:rPr>
            </w:pPr>
            <w:r>
              <w:rPr>
                <w:rFonts w:ascii="Calibri" w:hAnsi="Calibri" w:cs="Calibri"/>
                <w:lang w:eastAsia="en-US"/>
              </w:rPr>
              <w:t>P009</w:t>
            </w:r>
          </w:p>
        </w:tc>
      </w:tr>
      <w:tr w:rsidR="00795FC1" w14:paraId="7EAA4980" w14:textId="77777777" w:rsidTr="00512200">
        <w:trPr>
          <w:cantSplit/>
        </w:trPr>
        <w:tc>
          <w:tcPr>
            <w:tcW w:w="602" w:type="dxa"/>
          </w:tcPr>
          <w:p w14:paraId="5270D8A0" w14:textId="63357B58" w:rsidR="00795FC1" w:rsidRDefault="00A60921" w:rsidP="00795FC1">
            <w:pPr>
              <w:pStyle w:val="Textkrper"/>
              <w:rPr>
                <w:rFonts w:ascii="Calibri" w:hAnsi="Calibri" w:cs="Calibri"/>
                <w:lang w:eastAsia="en-US"/>
              </w:rPr>
            </w:pPr>
            <w:r>
              <w:rPr>
                <w:rFonts w:ascii="Calibri" w:hAnsi="Calibri" w:cs="Calibri"/>
                <w:lang w:eastAsia="en-US"/>
              </w:rPr>
              <w:t>34</w:t>
            </w:r>
          </w:p>
        </w:tc>
        <w:tc>
          <w:tcPr>
            <w:tcW w:w="1690" w:type="dxa"/>
          </w:tcPr>
          <w:p w14:paraId="4E33534E" w14:textId="77777777" w:rsidR="00795FC1" w:rsidRDefault="00795FC1" w:rsidP="00795FC1">
            <w:pPr>
              <w:pStyle w:val="Textkrper"/>
              <w:rPr>
                <w:rFonts w:ascii="Calibri" w:hAnsi="Calibri" w:cs="Calibri"/>
                <w:lang w:eastAsia="en-US"/>
              </w:rPr>
            </w:pPr>
            <w:r>
              <w:rPr>
                <w:rFonts w:ascii="Calibri" w:hAnsi="Calibri" w:cs="Calibri"/>
                <w:lang w:eastAsia="en-US"/>
              </w:rPr>
              <w:t>Awarding</w:t>
            </w:r>
          </w:p>
        </w:tc>
        <w:tc>
          <w:tcPr>
            <w:tcW w:w="1700" w:type="dxa"/>
          </w:tcPr>
          <w:p w14:paraId="220FC7BB" w14:textId="77777777" w:rsidR="00795FC1" w:rsidRDefault="00795FC1" w:rsidP="00795FC1">
            <w:pPr>
              <w:pStyle w:val="Textkrper"/>
              <w:rPr>
                <w:rFonts w:ascii="Calibri" w:hAnsi="Calibri" w:cs="Calibri"/>
                <w:lang w:eastAsia="en-US"/>
              </w:rPr>
            </w:pPr>
            <w:r>
              <w:rPr>
                <w:rFonts w:ascii="Calibri" w:hAnsi="Calibri" w:cs="Calibri"/>
                <w:lang w:eastAsia="en-US"/>
              </w:rPr>
              <w:t>Prepare Contract Award Notice</w:t>
            </w:r>
          </w:p>
        </w:tc>
        <w:tc>
          <w:tcPr>
            <w:tcW w:w="941" w:type="dxa"/>
          </w:tcPr>
          <w:p w14:paraId="526E1617" w14:textId="77777777" w:rsidR="00795FC1" w:rsidRDefault="00795FC1" w:rsidP="00795FC1">
            <w:pPr>
              <w:pStyle w:val="Textkrper"/>
              <w:rPr>
                <w:rFonts w:ascii="Calibri" w:hAnsi="Calibri" w:cs="Calibri"/>
                <w:lang w:eastAsia="en-US"/>
              </w:rPr>
            </w:pPr>
            <w:r>
              <w:rPr>
                <w:rFonts w:ascii="Calibri" w:hAnsi="Calibri" w:cs="Calibri"/>
                <w:lang w:eastAsia="en-US"/>
              </w:rPr>
              <w:t>CA</w:t>
            </w:r>
          </w:p>
        </w:tc>
        <w:tc>
          <w:tcPr>
            <w:tcW w:w="4110" w:type="dxa"/>
          </w:tcPr>
          <w:p w14:paraId="6452634B" w14:textId="77777777" w:rsidR="00795FC1" w:rsidRDefault="00795FC1" w:rsidP="00795FC1">
            <w:pPr>
              <w:pStyle w:val="Textkrper"/>
              <w:rPr>
                <w:rFonts w:ascii="Calibri" w:hAnsi="Calibri" w:cs="Calibri"/>
                <w:lang w:eastAsia="en-US"/>
              </w:rPr>
            </w:pPr>
            <w:r>
              <w:rPr>
                <w:rFonts w:ascii="Calibri" w:hAnsi="Calibri" w:cs="Calibri"/>
                <w:lang w:eastAsia="en-US"/>
              </w:rPr>
              <w:t>The CA prepares the Contract Award Notice.</w:t>
            </w:r>
          </w:p>
        </w:tc>
        <w:tc>
          <w:tcPr>
            <w:tcW w:w="869" w:type="dxa"/>
          </w:tcPr>
          <w:p w14:paraId="47B82683" w14:textId="2833DF86" w:rsidR="00795FC1" w:rsidRDefault="00A60921" w:rsidP="00795FC1">
            <w:pPr>
              <w:pStyle w:val="Textkrper"/>
              <w:rPr>
                <w:rFonts w:ascii="Calibri" w:hAnsi="Calibri" w:cs="Calibri"/>
                <w:lang w:eastAsia="en-US"/>
              </w:rPr>
            </w:pPr>
            <w:r>
              <w:rPr>
                <w:rFonts w:ascii="Calibri" w:hAnsi="Calibri" w:cs="Calibri"/>
                <w:lang w:eastAsia="en-US"/>
              </w:rPr>
              <w:t>Internal</w:t>
            </w:r>
          </w:p>
        </w:tc>
      </w:tr>
      <w:tr w:rsidR="00795FC1" w14:paraId="33071543" w14:textId="77777777" w:rsidTr="00512200">
        <w:trPr>
          <w:cantSplit/>
        </w:trPr>
        <w:tc>
          <w:tcPr>
            <w:tcW w:w="602" w:type="dxa"/>
          </w:tcPr>
          <w:p w14:paraId="65D2B280" w14:textId="17CB9174" w:rsidR="00795FC1" w:rsidRDefault="00A60921" w:rsidP="00795FC1">
            <w:pPr>
              <w:pStyle w:val="Textkrper"/>
              <w:rPr>
                <w:rFonts w:ascii="Calibri" w:hAnsi="Calibri" w:cs="Calibri"/>
                <w:lang w:eastAsia="en-US"/>
              </w:rPr>
            </w:pPr>
            <w:r>
              <w:rPr>
                <w:rFonts w:ascii="Calibri" w:hAnsi="Calibri" w:cs="Calibri"/>
                <w:lang w:eastAsia="en-US"/>
              </w:rPr>
              <w:t>35</w:t>
            </w:r>
          </w:p>
        </w:tc>
        <w:tc>
          <w:tcPr>
            <w:tcW w:w="1690" w:type="dxa"/>
          </w:tcPr>
          <w:p w14:paraId="5F16D434" w14:textId="77777777" w:rsidR="00795FC1" w:rsidRDefault="00795FC1" w:rsidP="00795FC1">
            <w:pPr>
              <w:pStyle w:val="Textkrper"/>
              <w:rPr>
                <w:rFonts w:ascii="Calibri" w:hAnsi="Calibri" w:cs="Calibri"/>
                <w:lang w:eastAsia="en-US"/>
              </w:rPr>
            </w:pPr>
            <w:r>
              <w:rPr>
                <w:rFonts w:ascii="Calibri" w:hAnsi="Calibri" w:cs="Calibri"/>
                <w:lang w:eastAsia="en-US"/>
              </w:rPr>
              <w:t>Awarding</w:t>
            </w:r>
          </w:p>
        </w:tc>
        <w:tc>
          <w:tcPr>
            <w:tcW w:w="1700" w:type="dxa"/>
          </w:tcPr>
          <w:p w14:paraId="09D7CAD3" w14:textId="77777777" w:rsidR="00795FC1" w:rsidRDefault="00795FC1" w:rsidP="00795FC1">
            <w:pPr>
              <w:pStyle w:val="Textkrper"/>
              <w:rPr>
                <w:rFonts w:ascii="Calibri" w:hAnsi="Calibri" w:cs="Calibri"/>
                <w:lang w:eastAsia="en-US"/>
              </w:rPr>
            </w:pPr>
            <w:r>
              <w:rPr>
                <w:rFonts w:ascii="Calibri" w:hAnsi="Calibri" w:cs="Calibri"/>
                <w:lang w:eastAsia="en-US"/>
              </w:rPr>
              <w:t>Publish Notice (CAN)</w:t>
            </w:r>
          </w:p>
        </w:tc>
        <w:tc>
          <w:tcPr>
            <w:tcW w:w="941" w:type="dxa"/>
          </w:tcPr>
          <w:p w14:paraId="368CC4C3" w14:textId="77777777" w:rsidR="00795FC1" w:rsidRDefault="00795FC1" w:rsidP="00795FC1">
            <w:pPr>
              <w:pStyle w:val="Textkrper"/>
              <w:rPr>
                <w:rFonts w:ascii="Calibri" w:hAnsi="Calibri" w:cs="Calibri"/>
                <w:lang w:eastAsia="en-US"/>
              </w:rPr>
            </w:pPr>
            <w:r>
              <w:rPr>
                <w:rFonts w:ascii="Calibri" w:hAnsi="Calibri" w:cs="Calibri"/>
                <w:lang w:eastAsia="en-US"/>
              </w:rPr>
              <w:t>CA, PB</w:t>
            </w:r>
          </w:p>
        </w:tc>
        <w:tc>
          <w:tcPr>
            <w:tcW w:w="4110" w:type="dxa"/>
          </w:tcPr>
          <w:p w14:paraId="51654AF3" w14:textId="77777777" w:rsidR="00795FC1" w:rsidRDefault="00795FC1" w:rsidP="00795FC1">
            <w:pPr>
              <w:pStyle w:val="Textkrper"/>
              <w:rPr>
                <w:rFonts w:ascii="Calibri" w:hAnsi="Calibri" w:cs="Calibri"/>
                <w:lang w:eastAsia="en-US"/>
              </w:rPr>
            </w:pPr>
            <w:r>
              <w:rPr>
                <w:rFonts w:ascii="Calibri" w:hAnsi="Calibri" w:cs="Calibri"/>
                <w:lang w:eastAsia="en-US"/>
              </w:rPr>
              <w:t>After the stand-still period, the CA sends the Contract Award Notice (CAN) to the PB. The PB confirms the receipt and sends a Notice Publication Response.</w:t>
            </w:r>
          </w:p>
        </w:tc>
        <w:tc>
          <w:tcPr>
            <w:tcW w:w="869" w:type="dxa"/>
          </w:tcPr>
          <w:p w14:paraId="35F92B83" w14:textId="77777777" w:rsidR="00795FC1" w:rsidRDefault="00795FC1" w:rsidP="00795FC1">
            <w:pPr>
              <w:pStyle w:val="Textkrper"/>
              <w:rPr>
                <w:rFonts w:ascii="Calibri" w:hAnsi="Calibri" w:cs="Calibri"/>
                <w:lang w:eastAsia="en-US"/>
              </w:rPr>
            </w:pPr>
            <w:r>
              <w:rPr>
                <w:rFonts w:ascii="Calibri" w:hAnsi="Calibri" w:cs="Calibri"/>
                <w:lang w:eastAsia="en-US"/>
              </w:rPr>
              <w:t>P008</w:t>
            </w:r>
          </w:p>
        </w:tc>
      </w:tr>
      <w:tr w:rsidR="00795FC1" w14:paraId="31008285" w14:textId="77777777" w:rsidTr="00512200">
        <w:trPr>
          <w:cantSplit/>
        </w:trPr>
        <w:tc>
          <w:tcPr>
            <w:tcW w:w="602" w:type="dxa"/>
          </w:tcPr>
          <w:p w14:paraId="31C7688F" w14:textId="4F7AB3A2" w:rsidR="00795FC1" w:rsidRDefault="00A60921" w:rsidP="00795FC1">
            <w:pPr>
              <w:pStyle w:val="Textkrper"/>
              <w:rPr>
                <w:rFonts w:ascii="Calibri" w:hAnsi="Calibri" w:cs="Calibri"/>
                <w:lang w:eastAsia="en-US"/>
              </w:rPr>
            </w:pPr>
            <w:r>
              <w:rPr>
                <w:rFonts w:ascii="Calibri" w:hAnsi="Calibri" w:cs="Calibri"/>
                <w:lang w:eastAsia="en-US"/>
              </w:rPr>
              <w:t>36</w:t>
            </w:r>
          </w:p>
        </w:tc>
        <w:tc>
          <w:tcPr>
            <w:tcW w:w="1690" w:type="dxa"/>
          </w:tcPr>
          <w:p w14:paraId="4A02F8C9" w14:textId="77777777" w:rsidR="00795FC1" w:rsidRDefault="00795FC1" w:rsidP="00795FC1">
            <w:pPr>
              <w:pStyle w:val="Textkrper"/>
              <w:rPr>
                <w:rFonts w:ascii="Calibri" w:hAnsi="Calibri" w:cs="Calibri"/>
                <w:lang w:eastAsia="en-US"/>
              </w:rPr>
            </w:pPr>
            <w:r>
              <w:rPr>
                <w:rFonts w:ascii="Calibri" w:hAnsi="Calibri" w:cs="Calibri"/>
                <w:lang w:eastAsia="en-US"/>
              </w:rPr>
              <w:t>Awarding</w:t>
            </w:r>
          </w:p>
        </w:tc>
        <w:tc>
          <w:tcPr>
            <w:tcW w:w="1700" w:type="dxa"/>
          </w:tcPr>
          <w:p w14:paraId="6F0F11C1" w14:textId="77777777" w:rsidR="00795FC1" w:rsidRDefault="00795FC1" w:rsidP="00795FC1">
            <w:pPr>
              <w:pStyle w:val="Textkrper"/>
              <w:rPr>
                <w:rFonts w:ascii="Calibri" w:hAnsi="Calibri" w:cs="Calibri"/>
                <w:lang w:eastAsia="en-US"/>
              </w:rPr>
            </w:pPr>
            <w:r>
              <w:rPr>
                <w:rFonts w:ascii="Calibri" w:hAnsi="Calibri" w:cs="Calibri"/>
                <w:lang w:eastAsia="en-US"/>
              </w:rPr>
              <w:t>Publish CAN</w:t>
            </w:r>
          </w:p>
        </w:tc>
        <w:tc>
          <w:tcPr>
            <w:tcW w:w="941" w:type="dxa"/>
          </w:tcPr>
          <w:p w14:paraId="3029180B" w14:textId="77777777" w:rsidR="00795FC1" w:rsidRDefault="00795FC1" w:rsidP="00795FC1">
            <w:pPr>
              <w:pStyle w:val="Textkrper"/>
              <w:rPr>
                <w:rFonts w:ascii="Calibri" w:hAnsi="Calibri" w:cs="Calibri"/>
                <w:lang w:eastAsia="en-US"/>
              </w:rPr>
            </w:pPr>
            <w:r>
              <w:rPr>
                <w:rFonts w:ascii="Calibri" w:hAnsi="Calibri" w:cs="Calibri"/>
                <w:lang w:eastAsia="en-US"/>
              </w:rPr>
              <w:t>PB</w:t>
            </w:r>
          </w:p>
        </w:tc>
        <w:tc>
          <w:tcPr>
            <w:tcW w:w="4110" w:type="dxa"/>
          </w:tcPr>
          <w:p w14:paraId="338C2C72" w14:textId="77777777" w:rsidR="00795FC1" w:rsidRDefault="00795FC1" w:rsidP="00795FC1">
            <w:pPr>
              <w:pStyle w:val="Textkrper"/>
              <w:rPr>
                <w:rFonts w:ascii="Calibri" w:hAnsi="Calibri" w:cs="Calibri"/>
                <w:lang w:eastAsia="en-US"/>
              </w:rPr>
            </w:pPr>
            <w:r>
              <w:rPr>
                <w:rFonts w:ascii="Calibri" w:hAnsi="Calibri" w:cs="Calibri"/>
                <w:lang w:eastAsia="en-US"/>
              </w:rPr>
              <w:t>The PB publishes the CAN.</w:t>
            </w:r>
          </w:p>
        </w:tc>
        <w:tc>
          <w:tcPr>
            <w:tcW w:w="869" w:type="dxa"/>
          </w:tcPr>
          <w:p w14:paraId="2391F213" w14:textId="565C2B61" w:rsidR="00795FC1" w:rsidRDefault="00A60921" w:rsidP="00795FC1">
            <w:pPr>
              <w:pStyle w:val="Textkrper"/>
              <w:rPr>
                <w:rFonts w:ascii="Calibri" w:hAnsi="Calibri" w:cs="Calibri"/>
                <w:lang w:eastAsia="en-US"/>
              </w:rPr>
            </w:pPr>
            <w:r>
              <w:rPr>
                <w:rFonts w:ascii="Calibri" w:hAnsi="Calibri" w:cs="Calibri"/>
                <w:lang w:eastAsia="en-US"/>
              </w:rPr>
              <w:t>Internal</w:t>
            </w:r>
          </w:p>
        </w:tc>
      </w:tr>
      <w:tr w:rsidR="00795FC1" w14:paraId="438E1746" w14:textId="77777777" w:rsidTr="00512200">
        <w:trPr>
          <w:cantSplit/>
        </w:trPr>
        <w:tc>
          <w:tcPr>
            <w:tcW w:w="602" w:type="dxa"/>
          </w:tcPr>
          <w:p w14:paraId="7B9BE3F5" w14:textId="4A1FA9BA" w:rsidR="00795FC1" w:rsidRDefault="00A60921" w:rsidP="00795FC1">
            <w:pPr>
              <w:pStyle w:val="Textkrper"/>
              <w:rPr>
                <w:rFonts w:ascii="Calibri" w:hAnsi="Calibri" w:cs="Calibri"/>
                <w:lang w:eastAsia="en-US"/>
              </w:rPr>
            </w:pPr>
            <w:r>
              <w:rPr>
                <w:rFonts w:ascii="Calibri" w:hAnsi="Calibri" w:cs="Calibri"/>
                <w:lang w:eastAsia="en-US"/>
              </w:rPr>
              <w:lastRenderedPageBreak/>
              <w:t>37</w:t>
            </w:r>
          </w:p>
        </w:tc>
        <w:tc>
          <w:tcPr>
            <w:tcW w:w="1690" w:type="dxa"/>
          </w:tcPr>
          <w:p w14:paraId="26851E53" w14:textId="77777777" w:rsidR="00795FC1" w:rsidRDefault="00795FC1" w:rsidP="00795FC1">
            <w:pPr>
              <w:pStyle w:val="Textkrper"/>
              <w:rPr>
                <w:rFonts w:ascii="Calibri" w:hAnsi="Calibri" w:cs="Calibri"/>
                <w:lang w:eastAsia="en-US"/>
              </w:rPr>
            </w:pPr>
            <w:r>
              <w:rPr>
                <w:rFonts w:ascii="Calibri" w:hAnsi="Calibri" w:cs="Calibri"/>
                <w:lang w:eastAsia="en-US"/>
              </w:rPr>
              <w:t>Awarding</w:t>
            </w:r>
          </w:p>
        </w:tc>
        <w:tc>
          <w:tcPr>
            <w:tcW w:w="1700" w:type="dxa"/>
          </w:tcPr>
          <w:p w14:paraId="5BE9146B" w14:textId="77777777" w:rsidR="00795FC1" w:rsidRDefault="00795FC1" w:rsidP="00795FC1">
            <w:pPr>
              <w:pStyle w:val="Textkrper"/>
              <w:rPr>
                <w:rFonts w:ascii="Calibri" w:hAnsi="Calibri" w:cs="Calibri"/>
                <w:lang w:eastAsia="en-US"/>
              </w:rPr>
            </w:pPr>
            <w:r>
              <w:rPr>
                <w:rFonts w:ascii="Calibri" w:hAnsi="Calibri" w:cs="Calibri"/>
                <w:lang w:eastAsia="en-US"/>
              </w:rPr>
              <w:t>Search Notice (CAN)</w:t>
            </w:r>
          </w:p>
        </w:tc>
        <w:tc>
          <w:tcPr>
            <w:tcW w:w="941" w:type="dxa"/>
          </w:tcPr>
          <w:p w14:paraId="17C1248A" w14:textId="77777777" w:rsidR="00795FC1" w:rsidRDefault="00795FC1" w:rsidP="00795FC1">
            <w:pPr>
              <w:pStyle w:val="Textkrper"/>
              <w:rPr>
                <w:rFonts w:ascii="Calibri" w:hAnsi="Calibri" w:cs="Calibri"/>
                <w:lang w:eastAsia="en-US"/>
              </w:rPr>
            </w:pPr>
            <w:r>
              <w:rPr>
                <w:rFonts w:ascii="Calibri" w:hAnsi="Calibri" w:cs="Calibri"/>
                <w:lang w:eastAsia="en-US"/>
              </w:rPr>
              <w:t>PB, EO</w:t>
            </w:r>
          </w:p>
        </w:tc>
        <w:tc>
          <w:tcPr>
            <w:tcW w:w="4110" w:type="dxa"/>
          </w:tcPr>
          <w:p w14:paraId="67A3898A" w14:textId="77777777" w:rsidR="00795FC1" w:rsidRDefault="00795FC1" w:rsidP="00795FC1">
            <w:pPr>
              <w:pStyle w:val="Textkrper"/>
              <w:rPr>
                <w:rFonts w:ascii="Calibri" w:hAnsi="Calibri" w:cs="Calibri"/>
                <w:lang w:eastAsia="en-US"/>
              </w:rPr>
            </w:pPr>
            <w:r>
              <w:rPr>
                <w:rFonts w:ascii="Calibri" w:hAnsi="Calibri" w:cs="Calibri"/>
                <w:lang w:eastAsia="en-US"/>
              </w:rPr>
              <w:t xml:space="preserve">EOs may send a Search Notice Request to the PB looking for the published CAN. The PB provides all matching results for the query and provides the CANs matching the search parameter. </w:t>
            </w:r>
          </w:p>
        </w:tc>
        <w:tc>
          <w:tcPr>
            <w:tcW w:w="869" w:type="dxa"/>
          </w:tcPr>
          <w:p w14:paraId="07E050F2" w14:textId="77777777" w:rsidR="00795FC1" w:rsidRDefault="00795FC1" w:rsidP="00795FC1">
            <w:pPr>
              <w:pStyle w:val="Textkrper"/>
              <w:rPr>
                <w:rFonts w:ascii="Calibri" w:hAnsi="Calibri" w:cs="Calibri"/>
                <w:lang w:eastAsia="en-US"/>
              </w:rPr>
            </w:pPr>
            <w:r>
              <w:rPr>
                <w:rFonts w:ascii="Calibri" w:hAnsi="Calibri" w:cs="Calibri"/>
                <w:lang w:eastAsia="en-US"/>
              </w:rPr>
              <w:t>P006</w:t>
            </w:r>
          </w:p>
        </w:tc>
      </w:tr>
      <w:tr w:rsidR="00795FC1" w14:paraId="17D9D84F" w14:textId="77777777" w:rsidTr="00512200">
        <w:trPr>
          <w:cantSplit/>
        </w:trPr>
        <w:tc>
          <w:tcPr>
            <w:tcW w:w="602" w:type="dxa"/>
          </w:tcPr>
          <w:p w14:paraId="3D1FBD95" w14:textId="09FF27C9" w:rsidR="00795FC1" w:rsidRDefault="00A60921" w:rsidP="00795FC1">
            <w:pPr>
              <w:pStyle w:val="Textkrper"/>
              <w:rPr>
                <w:rFonts w:ascii="Calibri" w:hAnsi="Calibri" w:cs="Calibri"/>
                <w:lang w:eastAsia="en-US"/>
              </w:rPr>
            </w:pPr>
            <w:r>
              <w:rPr>
                <w:rFonts w:ascii="Calibri" w:hAnsi="Calibri" w:cs="Calibri"/>
                <w:lang w:eastAsia="en-US"/>
              </w:rPr>
              <w:t>38</w:t>
            </w:r>
          </w:p>
        </w:tc>
        <w:tc>
          <w:tcPr>
            <w:tcW w:w="1690" w:type="dxa"/>
          </w:tcPr>
          <w:p w14:paraId="05B8DF37" w14:textId="77777777" w:rsidR="00795FC1" w:rsidRDefault="00795FC1" w:rsidP="00795FC1">
            <w:pPr>
              <w:pStyle w:val="Textkrper"/>
              <w:rPr>
                <w:rFonts w:ascii="Calibri" w:hAnsi="Calibri" w:cs="Calibri"/>
                <w:lang w:eastAsia="en-US"/>
              </w:rPr>
            </w:pPr>
            <w:r>
              <w:rPr>
                <w:rFonts w:ascii="Calibri" w:hAnsi="Calibri" w:cs="Calibri"/>
                <w:lang w:eastAsia="en-US"/>
              </w:rPr>
              <w:t>Awarding</w:t>
            </w:r>
          </w:p>
        </w:tc>
        <w:tc>
          <w:tcPr>
            <w:tcW w:w="1700" w:type="dxa"/>
          </w:tcPr>
          <w:p w14:paraId="2057EB8B" w14:textId="77777777" w:rsidR="00795FC1" w:rsidRDefault="00795FC1" w:rsidP="00795FC1">
            <w:pPr>
              <w:pStyle w:val="Textkrper"/>
              <w:rPr>
                <w:rFonts w:ascii="Calibri" w:hAnsi="Calibri" w:cs="Calibri"/>
                <w:lang w:eastAsia="en-US"/>
              </w:rPr>
            </w:pPr>
            <w:r>
              <w:rPr>
                <w:rFonts w:ascii="Calibri" w:hAnsi="Calibri" w:cs="Calibri"/>
                <w:lang w:eastAsia="en-US"/>
              </w:rPr>
              <w:t>Contracting</w:t>
            </w:r>
          </w:p>
        </w:tc>
        <w:tc>
          <w:tcPr>
            <w:tcW w:w="941" w:type="dxa"/>
          </w:tcPr>
          <w:p w14:paraId="67F3ED90" w14:textId="77777777" w:rsidR="00795FC1" w:rsidRDefault="00795FC1" w:rsidP="00795FC1">
            <w:pPr>
              <w:pStyle w:val="Textkrper"/>
              <w:rPr>
                <w:rFonts w:ascii="Calibri" w:hAnsi="Calibri" w:cs="Calibri"/>
                <w:lang w:eastAsia="en-US"/>
              </w:rPr>
            </w:pPr>
            <w:r>
              <w:rPr>
                <w:rFonts w:ascii="Calibri" w:hAnsi="Calibri" w:cs="Calibri"/>
                <w:lang w:eastAsia="en-US"/>
              </w:rPr>
              <w:t>CA, EO</w:t>
            </w:r>
          </w:p>
        </w:tc>
        <w:tc>
          <w:tcPr>
            <w:tcW w:w="4110" w:type="dxa"/>
          </w:tcPr>
          <w:p w14:paraId="13EDA4C0" w14:textId="77777777" w:rsidR="00795FC1" w:rsidRDefault="00795FC1" w:rsidP="00795FC1">
            <w:pPr>
              <w:pStyle w:val="Textkrper"/>
              <w:rPr>
                <w:rFonts w:ascii="Calibri" w:hAnsi="Calibri" w:cs="Calibri"/>
                <w:lang w:eastAsia="en-US"/>
              </w:rPr>
            </w:pPr>
            <w:r>
              <w:rPr>
                <w:rFonts w:ascii="Calibri" w:hAnsi="Calibri" w:cs="Calibri"/>
                <w:lang w:eastAsia="en-US"/>
              </w:rPr>
              <w:t xml:space="preserve">The CA and EO finalize the contract for the procedure. </w:t>
            </w:r>
          </w:p>
        </w:tc>
        <w:tc>
          <w:tcPr>
            <w:tcW w:w="869" w:type="dxa"/>
          </w:tcPr>
          <w:p w14:paraId="1ED621C2" w14:textId="53B79DFB" w:rsidR="00795FC1" w:rsidRDefault="00A60921" w:rsidP="00795FC1">
            <w:pPr>
              <w:pStyle w:val="Textkrper"/>
              <w:keepNext/>
              <w:rPr>
                <w:rFonts w:ascii="Calibri" w:hAnsi="Calibri" w:cs="Calibri"/>
                <w:lang w:eastAsia="en-US"/>
              </w:rPr>
            </w:pPr>
            <w:r>
              <w:rPr>
                <w:rFonts w:ascii="Calibri" w:hAnsi="Calibri" w:cs="Calibri"/>
                <w:lang w:eastAsia="en-US"/>
              </w:rPr>
              <w:t>No Peppol BIS available yet</w:t>
            </w:r>
          </w:p>
        </w:tc>
      </w:tr>
    </w:tbl>
    <w:p w14:paraId="6541EF1E" w14:textId="06918E7F" w:rsidR="009E786C" w:rsidRDefault="009E786C" w:rsidP="00C15CE2"/>
    <w:p w14:paraId="19144C38" w14:textId="77777777" w:rsidR="009E786C" w:rsidRDefault="009E786C">
      <w:r>
        <w:br w:type="page"/>
      </w:r>
    </w:p>
    <w:p w14:paraId="2CD8420E" w14:textId="77777777" w:rsidR="00C15CE2" w:rsidRDefault="00C15CE2" w:rsidP="00C15CE2">
      <w:pPr>
        <w:pStyle w:val="berschrift2"/>
      </w:pPr>
      <w:bookmarkStart w:id="317" w:name="_Ref159312832"/>
      <w:bookmarkStart w:id="318" w:name="_Toc162022378"/>
      <w:r>
        <w:lastRenderedPageBreak/>
        <w:t>Process Control: Tendering Message Response (TMR)</w:t>
      </w:r>
      <w:bookmarkEnd w:id="317"/>
      <w:bookmarkEnd w:id="318"/>
    </w:p>
    <w:p w14:paraId="4124B365" w14:textId="2E34C36B" w:rsidR="00C15CE2" w:rsidRDefault="00C15CE2" w:rsidP="00C15CE2">
      <w:r>
        <w:t xml:space="preserve">The PEPPOL BIS “P010 - Tendering Message Response” (TMR) is a generic support profile that may occur as a response to any business transaction of the Notification &amp; </w:t>
      </w:r>
      <w:r w:rsidR="00D2363D">
        <w:t>Two-Stage</w:t>
      </w:r>
      <w:r>
        <w:t xml:space="preserve"> Procedure Business Process. </w:t>
      </w:r>
      <w:r w:rsidR="00D2363D">
        <w:t xml:space="preserve">It is inspired by the </w:t>
      </w:r>
      <w:r w:rsidR="00167525">
        <w:t xml:space="preserve">Peppol BIS </w:t>
      </w:r>
      <w:r w:rsidR="00D2363D" w:rsidRPr="00D2363D">
        <w:t xml:space="preserve">Message Level Response </w:t>
      </w:r>
      <w:r w:rsidR="00167525">
        <w:t>[PEPPOL MLR] and the corresponding CEN BII 3 guideline [</w:t>
      </w:r>
      <w:hyperlink r:id="rId100" w:history="1">
        <w:r w:rsidR="00167525" w:rsidRPr="00167525">
          <w:rPr>
            <w:rStyle w:val="Hyperlink"/>
          </w:rPr>
          <w:t>BII107</w:t>
        </w:r>
      </w:hyperlink>
      <w:r w:rsidR="00167525">
        <w:t xml:space="preserve">] but adds further business processing features beyond the messaging level- </w:t>
      </w:r>
      <w:r>
        <w:t xml:space="preserve">The following table illustrates the principal conditions under which a TMR is executed. </w:t>
      </w:r>
    </w:p>
    <w:p w14:paraId="38030089" w14:textId="77777777" w:rsidR="00C15CE2" w:rsidRDefault="00C15CE2" w:rsidP="00C15CE2"/>
    <w:p w14:paraId="66384F40" w14:textId="37DF6FEE" w:rsidR="00C15CE2" w:rsidRDefault="00C15CE2" w:rsidP="00C15CE2">
      <w:pPr>
        <w:pStyle w:val="Beschriftung"/>
        <w:keepNext/>
        <w:jc w:val="center"/>
      </w:pPr>
      <w:bookmarkStart w:id="319" w:name="_Toc162022428"/>
      <w:r>
        <w:t xml:space="preserve">Table </w:t>
      </w:r>
      <w:r>
        <w:fldChar w:fldCharType="begin"/>
      </w:r>
      <w:r>
        <w:instrText xml:space="preserve"> SEQ Table \* ARABIC </w:instrText>
      </w:r>
      <w:r>
        <w:fldChar w:fldCharType="separate"/>
      </w:r>
      <w:r w:rsidR="00AD0F80">
        <w:rPr>
          <w:noProof/>
        </w:rPr>
        <w:t>9</w:t>
      </w:r>
      <w:r>
        <w:fldChar w:fldCharType="end"/>
      </w:r>
      <w:r>
        <w:t>: Conditions of the Tendering Message Response</w:t>
      </w:r>
      <w:bookmarkEnd w:id="319"/>
    </w:p>
    <w:tbl>
      <w:tblPr>
        <w:tblStyle w:val="Tabellenraster"/>
        <w:tblW w:w="0" w:type="auto"/>
        <w:tblLook w:val="04A0" w:firstRow="1" w:lastRow="0" w:firstColumn="1" w:lastColumn="0" w:noHBand="0" w:noVBand="1"/>
      </w:tblPr>
      <w:tblGrid>
        <w:gridCol w:w="1696"/>
        <w:gridCol w:w="8331"/>
      </w:tblGrid>
      <w:tr w:rsidR="00C15CE2" w14:paraId="7D1441F7" w14:textId="77777777" w:rsidTr="007D526B">
        <w:tc>
          <w:tcPr>
            <w:tcW w:w="1696" w:type="dxa"/>
            <w:shd w:val="clear" w:color="auto" w:fill="D9D9D9" w:themeFill="background1" w:themeFillShade="D9"/>
          </w:tcPr>
          <w:p w14:paraId="19452F08" w14:textId="77777777" w:rsidR="00C15CE2" w:rsidRPr="004D1134" w:rsidRDefault="00C15CE2" w:rsidP="007D526B">
            <w:pPr>
              <w:pStyle w:val="Textkrper"/>
              <w:jc w:val="center"/>
              <w:rPr>
                <w:rFonts w:ascii="Calibri" w:hAnsi="Calibri" w:cs="Calibri"/>
                <w:b/>
                <w:bCs/>
                <w:lang w:eastAsia="en-US"/>
              </w:rPr>
            </w:pPr>
            <w:r>
              <w:rPr>
                <w:rFonts w:ascii="Calibri" w:hAnsi="Calibri" w:cs="Calibri"/>
                <w:b/>
                <w:bCs/>
                <w:lang w:eastAsia="en-US"/>
              </w:rPr>
              <w:t>Category</w:t>
            </w:r>
          </w:p>
        </w:tc>
        <w:tc>
          <w:tcPr>
            <w:tcW w:w="8331" w:type="dxa"/>
            <w:shd w:val="clear" w:color="auto" w:fill="D9D9D9" w:themeFill="background1" w:themeFillShade="D9"/>
          </w:tcPr>
          <w:p w14:paraId="0E2A0526" w14:textId="77777777" w:rsidR="00C15CE2" w:rsidRPr="004D1134" w:rsidRDefault="00C15CE2" w:rsidP="007D526B">
            <w:pPr>
              <w:pStyle w:val="Textkrper"/>
              <w:jc w:val="center"/>
              <w:rPr>
                <w:rFonts w:ascii="Calibri" w:hAnsi="Calibri" w:cs="Calibri"/>
                <w:b/>
                <w:bCs/>
                <w:lang w:eastAsia="en-US"/>
              </w:rPr>
            </w:pPr>
            <w:r>
              <w:rPr>
                <w:rFonts w:ascii="Calibri" w:hAnsi="Calibri" w:cs="Calibri"/>
                <w:b/>
                <w:bCs/>
                <w:lang w:eastAsia="en-US"/>
              </w:rPr>
              <w:t>Description</w:t>
            </w:r>
          </w:p>
        </w:tc>
      </w:tr>
      <w:tr w:rsidR="00C15CE2" w14:paraId="31D92A61" w14:textId="77777777" w:rsidTr="007D526B">
        <w:tc>
          <w:tcPr>
            <w:tcW w:w="1696" w:type="dxa"/>
          </w:tcPr>
          <w:p w14:paraId="0D33A5A8" w14:textId="77777777" w:rsidR="00C15CE2" w:rsidRPr="005074AB" w:rsidRDefault="00C15CE2" w:rsidP="007D526B">
            <w:pPr>
              <w:pStyle w:val="Textkrper"/>
              <w:rPr>
                <w:rFonts w:ascii="Calibri" w:hAnsi="Calibri" w:cs="Calibri"/>
                <w:lang w:eastAsia="en-US"/>
              </w:rPr>
            </w:pPr>
            <w:r w:rsidRPr="005074AB">
              <w:rPr>
                <w:rFonts w:ascii="Calibri" w:hAnsi="Calibri" w:cs="Calibri"/>
                <w:lang w:eastAsia="en-US"/>
              </w:rPr>
              <w:t>Description</w:t>
            </w:r>
          </w:p>
        </w:tc>
        <w:tc>
          <w:tcPr>
            <w:tcW w:w="8331" w:type="dxa"/>
          </w:tcPr>
          <w:p w14:paraId="1166DA80" w14:textId="77777777" w:rsidR="00C15CE2" w:rsidRPr="005074AB" w:rsidRDefault="00C15CE2" w:rsidP="007D526B">
            <w:pPr>
              <w:pStyle w:val="Textkrper"/>
              <w:rPr>
                <w:rFonts w:ascii="Calibri" w:hAnsi="Calibri" w:cs="Calibri"/>
                <w:lang w:eastAsia="en-US"/>
              </w:rPr>
            </w:pPr>
            <w:r w:rsidRPr="005074AB">
              <w:rPr>
                <w:rFonts w:ascii="Calibri" w:hAnsi="Calibri" w:cs="Calibri"/>
                <w:lang w:eastAsia="en-US"/>
              </w:rPr>
              <w:t>A receiver of a business document sends a TMR if the sender of the business document supports the TMR.</w:t>
            </w:r>
          </w:p>
        </w:tc>
      </w:tr>
      <w:tr w:rsidR="00C15CE2" w14:paraId="53B2BF21" w14:textId="77777777" w:rsidTr="007D526B">
        <w:tc>
          <w:tcPr>
            <w:tcW w:w="1696" w:type="dxa"/>
          </w:tcPr>
          <w:p w14:paraId="733BA8D2" w14:textId="77777777" w:rsidR="00C15CE2" w:rsidRPr="005074AB" w:rsidRDefault="00C15CE2" w:rsidP="007D526B">
            <w:pPr>
              <w:pStyle w:val="Textkrper"/>
              <w:rPr>
                <w:rFonts w:ascii="Calibri" w:hAnsi="Calibri" w:cs="Calibri"/>
                <w:lang w:eastAsia="en-US"/>
              </w:rPr>
            </w:pPr>
            <w:r w:rsidRPr="005074AB">
              <w:rPr>
                <w:rFonts w:ascii="Calibri" w:hAnsi="Calibri" w:cs="Calibri"/>
                <w:lang w:eastAsia="en-US"/>
              </w:rPr>
              <w:t>Pre-conditions</w:t>
            </w:r>
          </w:p>
        </w:tc>
        <w:tc>
          <w:tcPr>
            <w:tcW w:w="8331" w:type="dxa"/>
          </w:tcPr>
          <w:p w14:paraId="52C87B78" w14:textId="77777777" w:rsidR="00C15CE2" w:rsidRPr="005074AB" w:rsidRDefault="00C15CE2" w:rsidP="007D526B">
            <w:pPr>
              <w:pStyle w:val="Textkrper"/>
              <w:rPr>
                <w:rFonts w:ascii="Calibri" w:hAnsi="Calibri" w:cs="Calibri"/>
                <w:lang w:eastAsia="en-US"/>
              </w:rPr>
            </w:pPr>
            <w:r w:rsidRPr="005074AB">
              <w:rPr>
                <w:rFonts w:ascii="Calibri" w:hAnsi="Calibri" w:cs="Calibri"/>
                <w:lang w:eastAsia="en-US"/>
              </w:rPr>
              <w:t>(1) A faulty business document was received by the Receiver</w:t>
            </w:r>
          </w:p>
          <w:p w14:paraId="70359C1C" w14:textId="77777777" w:rsidR="00C15CE2" w:rsidRPr="005074AB" w:rsidRDefault="00C15CE2" w:rsidP="007D526B">
            <w:pPr>
              <w:pStyle w:val="Textkrper"/>
              <w:rPr>
                <w:rFonts w:ascii="Calibri" w:hAnsi="Calibri" w:cs="Calibri"/>
                <w:lang w:eastAsia="en-US"/>
              </w:rPr>
            </w:pPr>
            <w:r w:rsidRPr="005074AB">
              <w:rPr>
                <w:rFonts w:ascii="Calibri" w:hAnsi="Calibri" w:cs="Calibri"/>
                <w:lang w:eastAsia="en-US"/>
              </w:rPr>
              <w:t>(2) A correct business document was received by the Receiver</w:t>
            </w:r>
          </w:p>
        </w:tc>
      </w:tr>
      <w:tr w:rsidR="00C15CE2" w14:paraId="236E4A9C" w14:textId="77777777" w:rsidTr="007D526B">
        <w:tc>
          <w:tcPr>
            <w:tcW w:w="1696" w:type="dxa"/>
          </w:tcPr>
          <w:p w14:paraId="0B5B30A1" w14:textId="77777777" w:rsidR="00C15CE2" w:rsidRPr="005074AB" w:rsidRDefault="00C15CE2" w:rsidP="007D526B">
            <w:pPr>
              <w:pStyle w:val="Textkrper"/>
              <w:rPr>
                <w:rFonts w:ascii="Calibri" w:hAnsi="Calibri" w:cs="Calibri"/>
                <w:lang w:eastAsia="en-US"/>
              </w:rPr>
            </w:pPr>
            <w:r w:rsidRPr="005074AB">
              <w:rPr>
                <w:rFonts w:ascii="Calibri" w:hAnsi="Calibri" w:cs="Calibri"/>
                <w:lang w:eastAsia="en-US"/>
              </w:rPr>
              <w:t>Post-conditions</w:t>
            </w:r>
          </w:p>
        </w:tc>
        <w:tc>
          <w:tcPr>
            <w:tcW w:w="8331" w:type="dxa"/>
          </w:tcPr>
          <w:p w14:paraId="44654995" w14:textId="77777777" w:rsidR="00C15CE2" w:rsidRPr="005074AB" w:rsidRDefault="00C15CE2" w:rsidP="007D526B">
            <w:pPr>
              <w:pStyle w:val="Textkrper"/>
              <w:rPr>
                <w:rFonts w:ascii="Calibri" w:hAnsi="Calibri" w:cs="Calibri"/>
                <w:lang w:eastAsia="en-US"/>
              </w:rPr>
            </w:pPr>
            <w:r w:rsidRPr="005074AB">
              <w:rPr>
                <w:rFonts w:ascii="Calibri" w:hAnsi="Calibri" w:cs="Calibri"/>
                <w:lang w:eastAsia="en-US"/>
              </w:rPr>
              <w:t>(1) A negative TMR was sent to the sender of the business document and the sender takes appropriate actions</w:t>
            </w:r>
          </w:p>
          <w:p w14:paraId="7CC4C2B3" w14:textId="77777777" w:rsidR="00C15CE2" w:rsidRPr="005074AB" w:rsidRDefault="00C15CE2" w:rsidP="007D526B">
            <w:pPr>
              <w:pStyle w:val="Textkrper"/>
              <w:rPr>
                <w:rFonts w:ascii="Calibri" w:hAnsi="Calibri" w:cs="Calibri"/>
                <w:lang w:eastAsia="en-US"/>
              </w:rPr>
            </w:pPr>
            <w:r w:rsidRPr="005074AB">
              <w:rPr>
                <w:rFonts w:ascii="Calibri" w:hAnsi="Calibri" w:cs="Calibri"/>
                <w:lang w:eastAsia="en-US"/>
              </w:rPr>
              <w:t>(2) A positive TMR was sent to the sender of the business document and the business process continues</w:t>
            </w:r>
          </w:p>
        </w:tc>
      </w:tr>
    </w:tbl>
    <w:p w14:paraId="593106A1" w14:textId="77777777" w:rsidR="00C15CE2" w:rsidRDefault="00C15CE2" w:rsidP="00C15CE2"/>
    <w:p w14:paraId="48D84506" w14:textId="77777777" w:rsidR="00C15CE2" w:rsidRDefault="00C15CE2" w:rsidP="00C15CE2">
      <w:r>
        <w:t>The</w:t>
      </w:r>
      <w:r w:rsidRPr="00E5407C">
        <w:t xml:space="preserve"> TMR can be sent after receipt of any </w:t>
      </w:r>
      <w:r>
        <w:t xml:space="preserve">business </w:t>
      </w:r>
      <w:r w:rsidRPr="00E5407C">
        <w:t>document in the transactions</w:t>
      </w:r>
      <w:r>
        <w:t xml:space="preserve"> of the PEPPOL Pre-Award</w:t>
      </w:r>
      <w:r w:rsidRPr="00E5407C">
        <w:t xml:space="preserve"> shown here. It serves both to confirm the successful processing of a </w:t>
      </w:r>
      <w:r>
        <w:t xml:space="preserve">business </w:t>
      </w:r>
      <w:r w:rsidRPr="00E5407C">
        <w:t>document and to report errors that occurred during the processing of a received document.</w:t>
      </w:r>
      <w:r>
        <w:t xml:space="preserve"> </w:t>
      </w:r>
      <w:r w:rsidRPr="00614208">
        <w:t>Without the TMR, it is not possible to report errors that occur during processing back to the sender of a business document</w:t>
      </w:r>
      <w:r>
        <w:t xml:space="preserve">. </w:t>
      </w:r>
    </w:p>
    <w:p w14:paraId="2BDCDEA8" w14:textId="77777777" w:rsidR="00C15CE2" w:rsidRDefault="00C15CE2" w:rsidP="00C15CE2"/>
    <w:p w14:paraId="5356A6F3" w14:textId="77777777" w:rsidR="00C15CE2" w:rsidRDefault="00C15CE2" w:rsidP="00C15CE2">
      <w:r w:rsidRPr="00771192">
        <w:t xml:space="preserve">The BPMN diagram </w:t>
      </w:r>
      <w:r>
        <w:t>below</w:t>
      </w:r>
      <w:r w:rsidRPr="00771192">
        <w:t xml:space="preserve"> shows the choreography of the business process implemented by the TMR.</w:t>
      </w:r>
    </w:p>
    <w:p w14:paraId="3E4FA2E7" w14:textId="77777777" w:rsidR="00C15CE2" w:rsidRDefault="00C15CE2" w:rsidP="00C15CE2"/>
    <w:p w14:paraId="10293D9B" w14:textId="77777777" w:rsidR="00C15CE2" w:rsidRDefault="00C15CE2" w:rsidP="00CA640E">
      <w:pPr>
        <w:jc w:val="center"/>
      </w:pPr>
      <w:r>
        <w:rPr>
          <w:noProof/>
        </w:rPr>
        <w:drawing>
          <wp:inline distT="0" distB="0" distL="0" distR="0" wp14:anchorId="3DF9F799" wp14:editId="041348A2">
            <wp:extent cx="4533488" cy="3629025"/>
            <wp:effectExtent l="0" t="0" r="635" b="0"/>
            <wp:docPr id="5" name="Grafik 5" descr="Ein Bild, das Text,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Ein Bild, das Text, Screenshot enthält.&#10;&#10;Automatisch generierte Beschreibun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551806" cy="3643688"/>
                    </a:xfrm>
                    <a:prstGeom prst="rect">
                      <a:avLst/>
                    </a:prstGeom>
                    <a:noFill/>
                  </pic:spPr>
                </pic:pic>
              </a:graphicData>
            </a:graphic>
          </wp:inline>
        </w:drawing>
      </w:r>
    </w:p>
    <w:p w14:paraId="192D13F1" w14:textId="304AE5E5" w:rsidR="00C15CE2" w:rsidRDefault="00C15CE2" w:rsidP="00C15CE2">
      <w:pPr>
        <w:pStyle w:val="Beschriftung"/>
        <w:jc w:val="center"/>
      </w:pPr>
      <w:bookmarkStart w:id="320" w:name="_Toc162022442"/>
      <w:r>
        <w:t xml:space="preserve">Figure </w:t>
      </w:r>
      <w:r>
        <w:fldChar w:fldCharType="begin"/>
      </w:r>
      <w:r>
        <w:instrText xml:space="preserve"> SEQ Figure \* ARABIC </w:instrText>
      </w:r>
      <w:r>
        <w:fldChar w:fldCharType="separate"/>
      </w:r>
      <w:r w:rsidR="00AD0F80">
        <w:rPr>
          <w:noProof/>
        </w:rPr>
        <w:t>14</w:t>
      </w:r>
      <w:r>
        <w:fldChar w:fldCharType="end"/>
      </w:r>
      <w:r>
        <w:t xml:space="preserve">: </w:t>
      </w:r>
      <w:r w:rsidRPr="00C93D75">
        <w:t>Business Process Tendering Message Response</w:t>
      </w:r>
      <w:bookmarkEnd w:id="320"/>
    </w:p>
    <w:p w14:paraId="7162B39A" w14:textId="77777777" w:rsidR="00C15CE2" w:rsidRDefault="00C15CE2" w:rsidP="00C15CE2"/>
    <w:p w14:paraId="72911DD8" w14:textId="77777777" w:rsidR="00C15CE2" w:rsidRDefault="00C15CE2" w:rsidP="00C15CE2">
      <w:r>
        <w:lastRenderedPageBreak/>
        <w:t>The process starts when a Business Document Sender is preparing an electronic business document and then sends it. The Business Document Receiver receives the business document, potentially validates syntax and business rules and starts to process the business document.</w:t>
      </w:r>
    </w:p>
    <w:p w14:paraId="4432CDE5" w14:textId="77777777" w:rsidR="00C15CE2" w:rsidRDefault="00C15CE2" w:rsidP="00C15CE2"/>
    <w:p w14:paraId="6C11AFB8" w14:textId="77777777" w:rsidR="00C15CE2" w:rsidRDefault="00C15CE2" w:rsidP="00C15CE2">
      <w:r>
        <w:t>In case the Business Document Sender has the capability to receive a TMR, the Business Document Receiver either:</w:t>
      </w:r>
    </w:p>
    <w:p w14:paraId="7D8F0466" w14:textId="77777777" w:rsidR="00C15CE2" w:rsidRDefault="00C15CE2" w:rsidP="00C15CE2"/>
    <w:p w14:paraId="72A8C63F" w14:textId="77777777" w:rsidR="00C15CE2" w:rsidRDefault="00C15CE2" w:rsidP="00C15CE2">
      <w:pPr>
        <w:pStyle w:val="Listenabsatz"/>
        <w:numPr>
          <w:ilvl w:val="0"/>
          <w:numId w:val="10"/>
        </w:numPr>
      </w:pPr>
      <w:r>
        <w:t>Validates the business document and based on the result returns either an accept (no fatal errors and no processing exceptions found), a conditional accept (warnings found) or a reject (fatal errors or processing exception found)</w:t>
      </w:r>
    </w:p>
    <w:p w14:paraId="4FCA4F34" w14:textId="77777777" w:rsidR="00C15CE2" w:rsidRDefault="00C15CE2" w:rsidP="00C15CE2"/>
    <w:p w14:paraId="1F4D6286" w14:textId="77777777" w:rsidR="00C15CE2" w:rsidRDefault="00C15CE2" w:rsidP="00C15CE2">
      <w:pPr>
        <w:pStyle w:val="Listenabsatz"/>
        <w:numPr>
          <w:ilvl w:val="0"/>
          <w:numId w:val="10"/>
        </w:numPr>
      </w:pPr>
      <w:r>
        <w:t>Doesn’t validate the business document and does not find any processing exceptions and just sends an accept to the sender of the business document.</w:t>
      </w:r>
    </w:p>
    <w:p w14:paraId="76C95FFB" w14:textId="77777777" w:rsidR="00C15CE2" w:rsidRDefault="00C15CE2" w:rsidP="00C15CE2"/>
    <w:p w14:paraId="26740DF5" w14:textId="77777777" w:rsidR="00C15CE2" w:rsidRDefault="00C15CE2" w:rsidP="00C15CE2">
      <w:r>
        <w:t>If a TMR is returned to the Business Document Sender, it may take appropriate action.</w:t>
      </w:r>
    </w:p>
    <w:p w14:paraId="4D482786" w14:textId="77777777" w:rsidR="00C15CE2" w:rsidRDefault="00C15CE2" w:rsidP="00C15CE2"/>
    <w:p w14:paraId="6421305F" w14:textId="77777777" w:rsidR="00C15CE2" w:rsidRDefault="00C15CE2" w:rsidP="00C15CE2">
      <w:pPr>
        <w:pStyle w:val="Listenabsatz"/>
        <w:numPr>
          <w:ilvl w:val="0"/>
          <w:numId w:val="11"/>
        </w:numPr>
      </w:pPr>
      <w:r>
        <w:t>If the response is positive the BusinessDocumentSender may update the status of the business document or simply ignore the TMR.</w:t>
      </w:r>
    </w:p>
    <w:p w14:paraId="68498D8B" w14:textId="77777777" w:rsidR="00C15CE2" w:rsidRDefault="00C15CE2" w:rsidP="00C15CE2"/>
    <w:p w14:paraId="68C7EFF3" w14:textId="77777777" w:rsidR="00C15CE2" w:rsidRDefault="00C15CE2" w:rsidP="00C15CE2">
      <w:pPr>
        <w:pStyle w:val="Listenabsatz"/>
        <w:numPr>
          <w:ilvl w:val="0"/>
          <w:numId w:val="11"/>
        </w:numPr>
      </w:pPr>
      <w:r>
        <w:t>If the response is negative the BusinessDocumentSender may be able to fix the issue and sent an updated version of electronic business document.</w:t>
      </w:r>
    </w:p>
    <w:p w14:paraId="594D310A" w14:textId="77777777" w:rsidR="00C15CE2" w:rsidRDefault="00C15CE2" w:rsidP="00C15CE2"/>
    <w:p w14:paraId="015F3ED4" w14:textId="77777777" w:rsidR="00C15CE2" w:rsidRPr="00DF345C" w:rsidRDefault="00C15CE2" w:rsidP="00C15CE2">
      <w:pPr>
        <w:pStyle w:val="Listenabsatz"/>
        <w:numPr>
          <w:ilvl w:val="0"/>
          <w:numId w:val="11"/>
        </w:numPr>
      </w:pPr>
      <w:r>
        <w:t>If the response is accepted conditionally the BusinessDocumentSender may be able to analyse and fix the issue for future applications.</w:t>
      </w:r>
    </w:p>
    <w:p w14:paraId="4D76C780" w14:textId="77777777" w:rsidR="00C15CE2" w:rsidRDefault="00C15CE2" w:rsidP="00C15CE2">
      <w:pPr>
        <w:rPr>
          <w:lang w:val="nb-NO"/>
        </w:rPr>
        <w:sectPr w:rsidR="00C15CE2" w:rsidSect="00BB5466">
          <w:pgSz w:w="11920" w:h="16840"/>
          <w:pgMar w:top="941" w:right="1021" w:bottom="1134" w:left="862" w:header="57" w:footer="765" w:gutter="0"/>
          <w:cols w:space="708"/>
          <w:docGrid w:linePitch="360"/>
        </w:sectPr>
      </w:pPr>
    </w:p>
    <w:p w14:paraId="29BF7636" w14:textId="4CD27596" w:rsidR="007F15EF" w:rsidRDefault="00117F01" w:rsidP="007F15EF">
      <w:pPr>
        <w:pStyle w:val="berschrift1"/>
      </w:pPr>
      <w:bookmarkStart w:id="321" w:name="_Ref158744466"/>
      <w:bookmarkStart w:id="322" w:name="_Ref158744474"/>
      <w:bookmarkStart w:id="323" w:name="_Ref158744507"/>
      <w:bookmarkStart w:id="324" w:name="_Ref158744531"/>
      <w:bookmarkStart w:id="325" w:name="_Ref158744538"/>
      <w:bookmarkStart w:id="326" w:name="_Ref158744542"/>
      <w:bookmarkStart w:id="327" w:name="_Toc162022379"/>
      <w:bookmarkStart w:id="328" w:name="_Ref163131365"/>
      <w:bookmarkStart w:id="329" w:name="_Ref163131370"/>
      <w:r>
        <w:lastRenderedPageBreak/>
        <w:t>Process Variants</w:t>
      </w:r>
      <w:bookmarkEnd w:id="321"/>
      <w:bookmarkEnd w:id="322"/>
      <w:bookmarkEnd w:id="323"/>
      <w:bookmarkEnd w:id="324"/>
      <w:bookmarkEnd w:id="325"/>
      <w:bookmarkEnd w:id="326"/>
      <w:r w:rsidR="00780EC3">
        <w:t xml:space="preserve"> of Two-Staged Procedures</w:t>
      </w:r>
      <w:bookmarkEnd w:id="327"/>
      <w:bookmarkEnd w:id="328"/>
      <w:bookmarkEnd w:id="329"/>
    </w:p>
    <w:p w14:paraId="4617A66F" w14:textId="4D8568A3" w:rsidR="00CF054E" w:rsidRDefault="00CF054E" w:rsidP="00CF054E">
      <w:r>
        <w:t xml:space="preserve">This section illustrates the choreography of process variants of two-staged procedures. The reference process for two-stage procedures is illustrated in section </w:t>
      </w:r>
      <w:r>
        <w:fldChar w:fldCharType="begin"/>
      </w:r>
      <w:r>
        <w:instrText xml:space="preserve"> REF _Ref158747638 \r \h </w:instrText>
      </w:r>
      <w:r>
        <w:fldChar w:fldCharType="separate"/>
      </w:r>
      <w:r>
        <w:t>6</w:t>
      </w:r>
      <w:r>
        <w:fldChar w:fldCharType="end"/>
      </w:r>
      <w:r>
        <w:t xml:space="preserve"> and illustrates the Notification &amp; Restricted Procedure business process. Variants are illustrated from a high-level perspective. The process variants</w:t>
      </w:r>
      <w:r w:rsidRPr="006501D0">
        <w:t xml:space="preserve"> follow a similar sequence of business processes but carry out the various phases repeatedly</w:t>
      </w:r>
      <w:r>
        <w:t xml:space="preserve"> or in slightly different business logic</w:t>
      </w:r>
      <w:r w:rsidRPr="006501D0">
        <w:t>.</w:t>
      </w:r>
    </w:p>
    <w:p w14:paraId="62749DED" w14:textId="77777777" w:rsidR="00F246E1" w:rsidRDefault="00F246E1" w:rsidP="00CF054E"/>
    <w:p w14:paraId="5E13C3C6" w14:textId="72ED1829" w:rsidR="00F246E1" w:rsidRDefault="009E4D6E" w:rsidP="00F246E1">
      <w:r>
        <w:t xml:space="preserve">The variants </w:t>
      </w:r>
      <w:r w:rsidR="00F246E1">
        <w:t xml:space="preserve">Dynamic Purchasing System (DPS), Competitive Dialogue, Innovation Partnership, and Competitive Procedure with Negotiation (CPN) </w:t>
      </w:r>
      <w:r>
        <w:t>are illustrated in this section. In summary, while all four procurement procedures aim to facilitate complex procurement projects and encourage innovation, they differ in their specific features, purposes, and legal frameworks. Each procedure offers unique advantages and may be suitable for different types of projects and procurement needs. A quick comparison</w:t>
      </w:r>
      <w:r w:rsidR="00F246E1">
        <w:t xml:space="preserve"> in terms of their key features and purposes a</w:t>
      </w:r>
      <w:r>
        <w:t>re provided in the following.</w:t>
      </w:r>
    </w:p>
    <w:p w14:paraId="374A5AF9" w14:textId="77777777" w:rsidR="00F246E1" w:rsidRDefault="00F246E1" w:rsidP="00F246E1"/>
    <w:p w14:paraId="5F15E72C" w14:textId="0CC4C99E" w:rsidR="00F246E1" w:rsidRPr="009E4D6E" w:rsidRDefault="00F246E1" w:rsidP="00F246E1">
      <w:pPr>
        <w:rPr>
          <w:b/>
          <w:bCs/>
        </w:rPr>
      </w:pPr>
      <w:r w:rsidRPr="009E4D6E">
        <w:rPr>
          <w:b/>
          <w:bCs/>
        </w:rPr>
        <w:t>Dynamic Purchasing System (DPS)</w:t>
      </w:r>
    </w:p>
    <w:p w14:paraId="3FDE3847" w14:textId="3ED7D314" w:rsidR="009E4D6E" w:rsidRDefault="00F246E1" w:rsidP="00F246E1">
      <w:r w:rsidRPr="009E4D6E">
        <w:rPr>
          <w:i/>
          <w:iCs/>
        </w:rPr>
        <w:t>Key Features</w:t>
      </w:r>
      <w:r w:rsidRPr="009E4D6E">
        <w:rPr>
          <w:b/>
          <w:bCs/>
          <w:i/>
          <w:iCs/>
        </w:rPr>
        <w:t>:</w:t>
      </w:r>
      <w:r>
        <w:t xml:space="preserve"> A DPS is an electronic system used for procurement of commonly used goods, services, or works that are frequently needed by contracting authorities. Suppliers can join the system at any time during its operation, and new suppliers can be added at regular intervals.</w:t>
      </w:r>
    </w:p>
    <w:p w14:paraId="03691DAE" w14:textId="77777777" w:rsidR="00F246E1" w:rsidRDefault="00F246E1" w:rsidP="00F246E1">
      <w:r w:rsidRPr="009E4D6E">
        <w:rPr>
          <w:i/>
          <w:iCs/>
        </w:rPr>
        <w:t>Purpose:</w:t>
      </w:r>
      <w:r>
        <w:t xml:space="preserve"> The purpose of a DPS is to create a pool of pre-qualified suppliers for specific goods, services, or works, allowing contracting authorities to streamline their procurement processes and obtain competitive prices.</w:t>
      </w:r>
    </w:p>
    <w:p w14:paraId="256B2513" w14:textId="77777777" w:rsidR="009E4D6E" w:rsidRDefault="009E4D6E" w:rsidP="00F246E1"/>
    <w:p w14:paraId="3BB25E7D" w14:textId="74777B73" w:rsidR="00F246E1" w:rsidRPr="009E4D6E" w:rsidRDefault="00F246E1" w:rsidP="00F246E1">
      <w:pPr>
        <w:rPr>
          <w:b/>
          <w:bCs/>
        </w:rPr>
      </w:pPr>
      <w:r w:rsidRPr="009E4D6E">
        <w:rPr>
          <w:b/>
          <w:bCs/>
        </w:rPr>
        <w:t>Competitive Dialogue</w:t>
      </w:r>
    </w:p>
    <w:p w14:paraId="5F210A68" w14:textId="78C98A24" w:rsidR="009E4D6E" w:rsidRDefault="00F246E1" w:rsidP="00F246E1">
      <w:r w:rsidRPr="009E4D6E">
        <w:rPr>
          <w:i/>
          <w:iCs/>
        </w:rPr>
        <w:t>Key Features:</w:t>
      </w:r>
      <w:r>
        <w:t xml:space="preserve"> Competitive Dialogue is a procurement procedure used for complex projects where the contracting authority needs to discuss and develop solutions with potential suppliers before finalizing tender specifications. It involves a dialogue stage where discussions are held with shortlisted bidders.</w:t>
      </w:r>
    </w:p>
    <w:p w14:paraId="5364D759" w14:textId="26C7EECE" w:rsidR="00F246E1" w:rsidRDefault="00F246E1" w:rsidP="00F246E1">
      <w:r w:rsidRPr="009E4D6E">
        <w:rPr>
          <w:i/>
          <w:iCs/>
        </w:rPr>
        <w:t>Purpose:</w:t>
      </w:r>
      <w:r>
        <w:t xml:space="preserve"> The purpose of Competitive Dialogue is to enable contracting authorities to explore innovative solutions and tailor the procurement process to the specific needs of the project while maintaining competition and transparency.</w:t>
      </w:r>
    </w:p>
    <w:p w14:paraId="5F7C14B7" w14:textId="77777777" w:rsidR="009E4D6E" w:rsidRDefault="009E4D6E" w:rsidP="009E4D6E">
      <w:pPr>
        <w:rPr>
          <w:b/>
          <w:bCs/>
        </w:rPr>
      </w:pPr>
    </w:p>
    <w:p w14:paraId="3188A0FF" w14:textId="616E4C90" w:rsidR="009E4D6E" w:rsidRPr="009E4D6E" w:rsidRDefault="009E4D6E" w:rsidP="009E4D6E">
      <w:pPr>
        <w:rPr>
          <w:b/>
          <w:bCs/>
        </w:rPr>
      </w:pPr>
      <w:r w:rsidRPr="009E4D6E">
        <w:rPr>
          <w:b/>
          <w:bCs/>
        </w:rPr>
        <w:t>Competitive Procedure with Negotiation (CPN)</w:t>
      </w:r>
    </w:p>
    <w:p w14:paraId="335D6AE6" w14:textId="66C58C26" w:rsidR="009E4D6E" w:rsidRDefault="009E4D6E" w:rsidP="009E4D6E">
      <w:r w:rsidRPr="009E4D6E">
        <w:rPr>
          <w:i/>
          <w:iCs/>
        </w:rPr>
        <w:t>Key Features:</w:t>
      </w:r>
      <w:r>
        <w:t xml:space="preserve"> CPN is a procurement procedure used for complex projects where negotiations are required with selected bidders before awarding the contract. It involves a negotiation stage where terms and conditions are discussed and refined with shortlisted bidders.</w:t>
      </w:r>
    </w:p>
    <w:p w14:paraId="5EA64EB1" w14:textId="3633999B" w:rsidR="00F246E1" w:rsidRDefault="009E4D6E" w:rsidP="00F246E1">
      <w:r w:rsidRPr="009E4D6E">
        <w:rPr>
          <w:i/>
          <w:iCs/>
        </w:rPr>
        <w:t>Purpose:</w:t>
      </w:r>
      <w:r>
        <w:t xml:space="preserve"> The purpose of CPN is to allow contracting authorities to negotiate complex contracts and solutions with potential suppliers while ensuring competition and transparency throughout the process.</w:t>
      </w:r>
    </w:p>
    <w:p w14:paraId="7CADD48A" w14:textId="77777777" w:rsidR="009E4D6E" w:rsidRDefault="009E4D6E" w:rsidP="00F246E1"/>
    <w:p w14:paraId="2D25C294" w14:textId="03336BB3" w:rsidR="00F246E1" w:rsidRPr="009E4D6E" w:rsidRDefault="00F246E1" w:rsidP="00F246E1">
      <w:pPr>
        <w:rPr>
          <w:b/>
          <w:bCs/>
        </w:rPr>
      </w:pPr>
      <w:r w:rsidRPr="009E4D6E">
        <w:rPr>
          <w:b/>
          <w:bCs/>
        </w:rPr>
        <w:t>Innovation Partnership</w:t>
      </w:r>
    </w:p>
    <w:p w14:paraId="123EA222" w14:textId="439E7E6C" w:rsidR="009E4D6E" w:rsidRDefault="00F246E1" w:rsidP="00F246E1">
      <w:r w:rsidRPr="009E4D6E">
        <w:rPr>
          <w:i/>
          <w:iCs/>
        </w:rPr>
        <w:t>Key Features:</w:t>
      </w:r>
      <w:r>
        <w:t xml:space="preserve"> Innovation Partnership is a procurement procedure used for the development and subsequent purchase of innovative products, services, or works. It involves a partnership between public authorities and suppliers to jointly develop innovative solutions to specific challenges.</w:t>
      </w:r>
    </w:p>
    <w:p w14:paraId="26926276" w14:textId="60717D2F" w:rsidR="009E4D6E" w:rsidRDefault="00F246E1" w:rsidP="00F246E1">
      <w:r w:rsidRPr="009E4D6E">
        <w:rPr>
          <w:i/>
          <w:iCs/>
        </w:rPr>
        <w:t>Purpose:</w:t>
      </w:r>
      <w:r>
        <w:t xml:space="preserve"> The purpose of Innovation Partnership is to foster collaboration between public and private sectors to address societal challenges and develop innovative solutions that may not be available in the market.</w:t>
      </w:r>
    </w:p>
    <w:p w14:paraId="716B8877" w14:textId="77777777" w:rsidR="009E4D6E" w:rsidRDefault="009E4D6E" w:rsidP="00F246E1"/>
    <w:p w14:paraId="4817452D" w14:textId="4DBEFB76" w:rsidR="007F15EF" w:rsidRDefault="00117F01" w:rsidP="007F15EF">
      <w:pPr>
        <w:pStyle w:val="berschrift2"/>
      </w:pPr>
      <w:bookmarkStart w:id="330" w:name="_Toc162022380"/>
      <w:r>
        <w:t>Dynamic Purchasing System</w:t>
      </w:r>
      <w:bookmarkEnd w:id="330"/>
    </w:p>
    <w:p w14:paraId="4E215BDF" w14:textId="09F06800" w:rsidR="00B924DD" w:rsidRPr="00B924DD" w:rsidRDefault="00B924DD" w:rsidP="00B924DD">
      <w:pPr>
        <w:pStyle w:val="berschrift3"/>
      </w:pPr>
      <w:bookmarkStart w:id="331" w:name="_Toc162022381"/>
      <w:r>
        <w:t>Introduction</w:t>
      </w:r>
      <w:bookmarkEnd w:id="331"/>
    </w:p>
    <w:p w14:paraId="1D30B22C" w14:textId="4DF14D7E" w:rsidR="006E59DF" w:rsidRDefault="007F15EF" w:rsidP="007F15EF">
      <w:r>
        <w:lastRenderedPageBreak/>
        <w:t>The DPS has two stages like the restricted procedure. The first one to qualify economic operators (EOs) and the second one for the specific procurements. The difference to all other types of procedures in the Directives is that it gives a possibility for contracting authorities (CAs) to continuously procure goods and services and for EOs to become qualified and then participate at any time in specific procurements. These specific procurements will occur on a regular basis. Therefore, it is a good procedure type to attract Economic Operators (EOs) and especially Small and Medium Size Enterprises (SMEs).</w:t>
      </w:r>
    </w:p>
    <w:p w14:paraId="1052C7F1" w14:textId="77777777" w:rsidR="007F15EF" w:rsidRDefault="007F15EF" w:rsidP="007F15EF"/>
    <w:p w14:paraId="0950ECA1" w14:textId="3D36B97C" w:rsidR="006E59DF" w:rsidRDefault="007F15EF" w:rsidP="007F15EF">
      <w:r>
        <w:t xml:space="preserve">The DPS is meant to be used in a full electronic process. A reason is that a DPS is to be used for standardized goods, services or works. As specific procedures are recurring, it makes a lot of sense to digitize the process completely. From EOs request to become qualified and participate to the evaluation of the tenders and until payment to reap all benefits. In this section we describe how a complete electronic process of a DPS could be done with both </w:t>
      </w:r>
      <w:proofErr w:type="spellStart"/>
      <w:r>
        <w:t>eDelivery</w:t>
      </w:r>
      <w:proofErr w:type="spellEnd"/>
      <w:r>
        <w:t xml:space="preserve"> and standardized information using Peppol.</w:t>
      </w:r>
    </w:p>
    <w:p w14:paraId="02A484A2" w14:textId="77777777" w:rsidR="006E59DF" w:rsidRDefault="006E59DF" w:rsidP="006E59DF"/>
    <w:p w14:paraId="7C80FDDF" w14:textId="77777777" w:rsidR="006E59DF" w:rsidRDefault="006E59DF" w:rsidP="006E59DF">
      <w:r>
        <w:t xml:space="preserve">Using both, </w:t>
      </w:r>
      <w:proofErr w:type="spellStart"/>
      <w:r>
        <w:t>eDelivery</w:t>
      </w:r>
      <w:proofErr w:type="spellEnd"/>
      <w:r>
        <w:t xml:space="preserve"> and standardized and digital tender documents in a DPS, will contribute to execute a completely digital evaluation of the received tenders. The process approach requires a high degree of interoperability between tendering systems to achieve a completely electronic process.</w:t>
      </w:r>
    </w:p>
    <w:p w14:paraId="7B98535A" w14:textId="77777777" w:rsidR="006E59DF" w:rsidRDefault="006E59DF" w:rsidP="006E59DF"/>
    <w:p w14:paraId="1DC29C42" w14:textId="77777777" w:rsidR="006E59DF" w:rsidRDefault="006E59DF" w:rsidP="006E59DF">
      <w:r>
        <w:t xml:space="preserve">The use of various Peppol building-blocks such as </w:t>
      </w:r>
      <w:proofErr w:type="spellStart"/>
      <w:r>
        <w:t>eDelivery</w:t>
      </w:r>
      <w:proofErr w:type="spellEnd"/>
      <w:r>
        <w:t xml:space="preserve"> and </w:t>
      </w:r>
      <w:proofErr w:type="spellStart"/>
      <w:r>
        <w:t>Peppol</w:t>
      </w:r>
      <w:proofErr w:type="spellEnd"/>
      <w:r>
        <w:t xml:space="preserve"> BIS for pre-award result in effectiveness in processing the DPS-procedure. For the SMEs their workload in reading complex documents will be reduced significantly. Digital tender documents will be more like a questionnaire to be filled in. In this way the DPS will be a tool for increasing the competition, attracting SMEs to compete and boost the use of digital tools.</w:t>
      </w:r>
    </w:p>
    <w:p w14:paraId="778ED90C" w14:textId="77777777" w:rsidR="00DC7117" w:rsidRDefault="00DC7117" w:rsidP="007F15EF"/>
    <w:p w14:paraId="5EB1DCDA" w14:textId="304EF857" w:rsidR="00DC7117" w:rsidRDefault="00DC7117" w:rsidP="007F15EF">
      <w:r>
        <w:t xml:space="preserve">The following descriptions illustrating the DPS are adapted from </w:t>
      </w:r>
      <w:r w:rsidR="000D7058">
        <w:t xml:space="preserve">the “Dynamic Purchasing Systems - Use guidelines” published by the </w:t>
      </w:r>
      <w:r w:rsidR="000D7058" w:rsidRPr="000D7058">
        <w:t>Directorate-General for Internal Market, Industry, Entrepreneurship and SMEs</w:t>
      </w:r>
      <w:r w:rsidR="000D7058">
        <w:t xml:space="preserve"> [</w:t>
      </w:r>
      <w:hyperlink r:id="rId102" w:history="1">
        <w:r w:rsidR="000D7058" w:rsidRPr="000D7058">
          <w:rPr>
            <w:rStyle w:val="Hyperlink"/>
          </w:rPr>
          <w:t>DPS Guideline</w:t>
        </w:r>
      </w:hyperlink>
      <w:r w:rsidR="000D7058">
        <w:t>].</w:t>
      </w:r>
    </w:p>
    <w:p w14:paraId="23AFD114" w14:textId="7CDC6776" w:rsidR="00B924DD" w:rsidRPr="00B924DD" w:rsidRDefault="00B924DD" w:rsidP="00B924DD">
      <w:pPr>
        <w:pStyle w:val="berschrift3"/>
      </w:pPr>
      <w:bookmarkStart w:id="332" w:name="_Toc162022382"/>
      <w:r>
        <w:t>Legal Framework</w:t>
      </w:r>
      <w:bookmarkEnd w:id="332"/>
    </w:p>
    <w:p w14:paraId="6DA5976D" w14:textId="5ECEB59A" w:rsidR="007F15EF" w:rsidRDefault="007F15EF" w:rsidP="007F15EF">
      <w:r>
        <w:t>A DPS is a two-stage procedure. First the DPS must be set up and the suppliers to be qualified and then there is an invitation to tender for those suppliers that have been qualified. The DPS system shall be operated as a completely electronic process and shall be open to any economic operator that satisfies the selection criteria</w:t>
      </w:r>
      <w:r w:rsidR="00DE2AAC">
        <w:t xml:space="preserve"> throughout the period of validity of the purchasing system</w:t>
      </w:r>
      <w:r>
        <w:t>.</w:t>
      </w:r>
      <w:r w:rsidRPr="007F15EF">
        <w:t xml:space="preserve"> </w:t>
      </w:r>
      <w:r>
        <w:t xml:space="preserve">CAs may use DPS for purchases that are generally available on the market and meet the requirements set by the contracting authorities. </w:t>
      </w:r>
    </w:p>
    <w:p w14:paraId="07624CA9" w14:textId="55D8492C" w:rsidR="00B924DD" w:rsidRDefault="008F2494" w:rsidP="00B924DD">
      <w:pPr>
        <w:pStyle w:val="berschrift4"/>
      </w:pPr>
      <w:r>
        <w:t>Establishment of the</w:t>
      </w:r>
      <w:r w:rsidR="00B924DD" w:rsidRPr="00B924DD">
        <w:t xml:space="preserve"> DPS </w:t>
      </w:r>
    </w:p>
    <w:p w14:paraId="31D8FD29" w14:textId="73CB5166" w:rsidR="007F15EF" w:rsidRDefault="007F15EF" w:rsidP="007F15EF">
      <w:r>
        <w:t xml:space="preserve">The </w:t>
      </w:r>
      <w:r w:rsidR="00B924DD">
        <w:t xml:space="preserve">procurement </w:t>
      </w:r>
      <w:r>
        <w:t xml:space="preserve">directives describe a DPS to be operated in the form of a restricted procedure. All the candidates satisfying the selection criteria shall be admitted to the system, but the number of candidates to be admitted to the system shall not be limited, which is different from a restricted procedure. </w:t>
      </w:r>
    </w:p>
    <w:p w14:paraId="6C74D201" w14:textId="77777777" w:rsidR="007F15EF" w:rsidRDefault="007F15EF" w:rsidP="007F15EF">
      <w:r>
        <w:t xml:space="preserve">For the purposes of awarding contracts under a DPS, contracting authorities shall: </w:t>
      </w:r>
    </w:p>
    <w:p w14:paraId="58A94E79" w14:textId="77777777" w:rsidR="007F15EF" w:rsidRDefault="007F15EF" w:rsidP="007F15EF">
      <w:pPr>
        <w:numPr>
          <w:ilvl w:val="0"/>
          <w:numId w:val="14"/>
        </w:numPr>
        <w:spacing w:line="259" w:lineRule="auto"/>
      </w:pPr>
      <w:r>
        <w:t xml:space="preserve">publish a call for competition making clear that a DPS is </w:t>
      </w:r>
      <w:proofErr w:type="gramStart"/>
      <w:r>
        <w:t>used;</w:t>
      </w:r>
      <w:proofErr w:type="gramEnd"/>
      <w:r>
        <w:t xml:space="preserve"> </w:t>
      </w:r>
    </w:p>
    <w:p w14:paraId="72345730" w14:textId="77777777" w:rsidR="007F15EF" w:rsidRDefault="007F15EF" w:rsidP="007F15EF">
      <w:pPr>
        <w:numPr>
          <w:ilvl w:val="0"/>
          <w:numId w:val="14"/>
        </w:numPr>
        <w:spacing w:line="259" w:lineRule="auto"/>
      </w:pPr>
      <w:r>
        <w:t xml:space="preserve">indicate in the procurement documents at least the nature and estimated quantity of the purchases envisaged, as well as all the necessary information concerning the DPS, including how the DPS operates, the electronic equipment used and the technical connection arrangements and </w:t>
      </w:r>
      <w:proofErr w:type="gramStart"/>
      <w:r>
        <w:t>specifications;</w:t>
      </w:r>
      <w:proofErr w:type="gramEnd"/>
    </w:p>
    <w:p w14:paraId="5D01C778" w14:textId="77777777" w:rsidR="007F15EF" w:rsidRDefault="007F15EF" w:rsidP="007F15EF">
      <w:pPr>
        <w:numPr>
          <w:ilvl w:val="0"/>
          <w:numId w:val="14"/>
        </w:numPr>
        <w:spacing w:line="259" w:lineRule="auto"/>
      </w:pPr>
      <w:r>
        <w:t xml:space="preserve">indicate any division into categories of products, works or services and the characteristics defining </w:t>
      </w:r>
      <w:proofErr w:type="gramStart"/>
      <w:r>
        <w:t>them;</w:t>
      </w:r>
      <w:proofErr w:type="gramEnd"/>
    </w:p>
    <w:p w14:paraId="5BEFADDB" w14:textId="3744C469" w:rsidR="00B924DD" w:rsidRPr="00B924DD" w:rsidRDefault="007F15EF" w:rsidP="00B924DD">
      <w:pPr>
        <w:numPr>
          <w:ilvl w:val="0"/>
          <w:numId w:val="14"/>
        </w:numPr>
        <w:spacing w:after="160" w:line="259" w:lineRule="auto"/>
      </w:pPr>
      <w:r>
        <w:t>offer unrestricted and full direct access</w:t>
      </w:r>
      <w:r w:rsidR="008F3709">
        <w:t xml:space="preserve"> </w:t>
      </w:r>
      <w:r>
        <w:t>to the procurement</w:t>
      </w:r>
      <w:r w:rsidR="008F3709">
        <w:t xml:space="preserve">, </w:t>
      </w:r>
      <w:proofErr w:type="gramStart"/>
      <w:r w:rsidR="008F3709">
        <w:t>as long as</w:t>
      </w:r>
      <w:proofErr w:type="gramEnd"/>
      <w:r w:rsidR="008F3709">
        <w:t xml:space="preserve"> the system is valid</w:t>
      </w:r>
      <w:r>
        <w:t xml:space="preserve">. </w:t>
      </w:r>
    </w:p>
    <w:p w14:paraId="76201A3D" w14:textId="70B8635E" w:rsidR="008F2494" w:rsidRDefault="008F2494" w:rsidP="008F2494">
      <w:pPr>
        <w:pStyle w:val="berschrift4"/>
      </w:pPr>
      <w:r>
        <w:t>Request to Participate</w:t>
      </w:r>
    </w:p>
    <w:p w14:paraId="64AF5DD2" w14:textId="54630769" w:rsidR="00B924DD" w:rsidRDefault="00B924DD" w:rsidP="00B924DD">
      <w:r>
        <w:t>The minimum time limit for the receipt of requests to participate shall be 30 days from the date on which the contract notice or, where a prior information notice is used as a means of calling for competition, the invitation to confirm interest is sent. No further time limits for receipt of requests to participate shall apply once the invitation to tender for the first specific procurement under the DPS has been sent.</w:t>
      </w:r>
    </w:p>
    <w:p w14:paraId="352E146A" w14:textId="77777777" w:rsidR="00B924DD" w:rsidRDefault="00B924DD" w:rsidP="00B924DD"/>
    <w:p w14:paraId="36AF368D" w14:textId="77777777" w:rsidR="00B924DD" w:rsidRDefault="00B924DD" w:rsidP="00B924DD">
      <w:r>
        <w:lastRenderedPageBreak/>
        <w:t xml:space="preserve">The examination of those requests to participate should normally be performed within a maximum of 10 working days, given that the evaluation of the selection criteria will take place </w:t>
      </w:r>
      <w:proofErr w:type="gramStart"/>
      <w:r>
        <w:t>on the basis of</w:t>
      </w:r>
      <w:proofErr w:type="gramEnd"/>
      <w:r>
        <w:t xml:space="preserve"> the simplified requirements for documentation that are set out in the procurement directives, for example an ESPD. However, when a DPS is first set up, CAs might, in response to the first publication of the contract notice or the invitation to confirm interest, be faced with such </w:t>
      </w:r>
      <w:proofErr w:type="gramStart"/>
      <w:r>
        <w:t>a large number of</w:t>
      </w:r>
      <w:proofErr w:type="gramEnd"/>
      <w:r>
        <w:t xml:space="preserve"> requests for participation that they would need more time to examine the requests. That should be admissible, provided that no specific procurement is launched before all the requests have been examined, as well in the contract notice, this must be indicated by the CA.</w:t>
      </w:r>
    </w:p>
    <w:p w14:paraId="6692D3F9" w14:textId="77777777" w:rsidR="00B924DD" w:rsidRDefault="00B924DD" w:rsidP="00B924DD"/>
    <w:p w14:paraId="7ACCA353" w14:textId="4D8D4066" w:rsidR="00B924DD" w:rsidRDefault="00B924DD" w:rsidP="00B924DD">
      <w:r>
        <w:t>CAs shall give any EO, throughout the entire period of validity of the DPS, the possibility of requesting to participate in the system under the given conditions. CAs shall finalize their assessment of such requests in accordance with the selection criteria within 10 working days following their receipt. That deadline may be prolonged to 15 working days in individual cases where justified, in particular because of the need to examine additional documentation or to otherwise verify whether the selection criteria are met.</w:t>
      </w:r>
    </w:p>
    <w:p w14:paraId="0CB4C736" w14:textId="77777777" w:rsidR="00B924DD" w:rsidRDefault="00B924DD" w:rsidP="00B924DD"/>
    <w:p w14:paraId="17A29AC5" w14:textId="74F401D9" w:rsidR="00B924DD" w:rsidRDefault="00B924DD" w:rsidP="00B924DD">
      <w:r>
        <w:t xml:space="preserve">CAs should be free to organize the way in which they intend to examine the requests for participation, for instance by deciding to conduct such examinations only once a week, provided the deadlines for the examination of each request of admission are observed. </w:t>
      </w:r>
    </w:p>
    <w:p w14:paraId="7384C691" w14:textId="77777777" w:rsidR="00B924DD" w:rsidRDefault="00B924DD" w:rsidP="00B924DD"/>
    <w:p w14:paraId="54183588" w14:textId="77777777" w:rsidR="00B924DD" w:rsidRDefault="00B924DD" w:rsidP="00B924DD">
      <w:proofErr w:type="gramStart"/>
      <w:r>
        <w:t>As long as</w:t>
      </w:r>
      <w:proofErr w:type="gramEnd"/>
      <w:r>
        <w:t xml:space="preserve"> the invitation to tender for the first specific procurement under the DPS has not been sent, CAs may extend the evaluation period provided that no invitation to a specific tender is issued during the extended evaluation period. CAs shall indicate in the procurement documents the length of the extended period that they intend to apply. </w:t>
      </w:r>
    </w:p>
    <w:p w14:paraId="0EB95563" w14:textId="77777777" w:rsidR="00B924DD" w:rsidRDefault="00B924DD" w:rsidP="00B924DD"/>
    <w:p w14:paraId="7763E77F" w14:textId="0E68B278" w:rsidR="00B924DD" w:rsidRDefault="00B924DD" w:rsidP="00B924DD">
      <w:r>
        <w:t xml:space="preserve">CAs shall inform the EO concerned at the earliest possible opportunity of </w:t>
      </w:r>
      <w:proofErr w:type="gramStart"/>
      <w:r>
        <w:t>whether or not</w:t>
      </w:r>
      <w:proofErr w:type="gramEnd"/>
      <w:r>
        <w:t xml:space="preserve"> it has been admitted to the DPS.</w:t>
      </w:r>
    </w:p>
    <w:p w14:paraId="2BF8CE5D" w14:textId="132B039E" w:rsidR="00B924DD" w:rsidRDefault="008F2494" w:rsidP="00B924DD">
      <w:pPr>
        <w:pStyle w:val="berschrift4"/>
      </w:pPr>
      <w:r>
        <w:t>Qualification and Role of</w:t>
      </w:r>
      <w:r w:rsidR="00B924DD">
        <w:t xml:space="preserve"> ESPD </w:t>
      </w:r>
    </w:p>
    <w:p w14:paraId="028CB278" w14:textId="77777777" w:rsidR="00B924DD" w:rsidRDefault="00B924DD" w:rsidP="00B924DD">
      <w:r>
        <w:t>At the time of submission of interests to request participation or of tenders the CAs shall accept the ESPD as preliminary evidence in replacement of certificates etc. The rules of the ESPD also apply for DPS.</w:t>
      </w:r>
    </w:p>
    <w:p w14:paraId="5C2C9681" w14:textId="77777777" w:rsidR="00DC7117" w:rsidRDefault="00DC7117" w:rsidP="00B924DD"/>
    <w:p w14:paraId="6AA765A8" w14:textId="4F45D372" w:rsidR="00B924DD" w:rsidRDefault="00B924DD" w:rsidP="00B924DD">
      <w:r>
        <w:t>This also means that CAs may, at any time during the period of validity of the DPS, can require admitted participants to submit a renewed and updated self-</w:t>
      </w:r>
      <w:r w:rsidR="00DC7117">
        <w:t>declaration,</w:t>
      </w:r>
      <w:r>
        <w:t xml:space="preserve"> within five working days from the date on which that request is transmitted. </w:t>
      </w:r>
    </w:p>
    <w:p w14:paraId="1F90FBB3" w14:textId="77777777" w:rsidR="00DC7117" w:rsidRDefault="00DC7117" w:rsidP="00B924DD"/>
    <w:p w14:paraId="32F3C37D" w14:textId="77777777" w:rsidR="00B924DD" w:rsidRDefault="00B924DD" w:rsidP="00B924DD">
      <w:r>
        <w:t xml:space="preserve">Before awarding contracts, CAs shall require the tenderer, to which it has decided to award the contract, to submit up-to-date supporting documents like certificates, </w:t>
      </w:r>
      <w:proofErr w:type="gramStart"/>
      <w:r>
        <w:t>statements</w:t>
      </w:r>
      <w:proofErr w:type="gramEnd"/>
      <w:r>
        <w:t xml:space="preserve"> and other means of proof. If CAs have direct access to national databases for free, they cannot request EOs to submit these documents. The same rule applies if the EOs provide links in the ESPD to national databases, that can be accessed as well by the CAs for free.</w:t>
      </w:r>
    </w:p>
    <w:p w14:paraId="0921BE24" w14:textId="77777777" w:rsidR="00DC7117" w:rsidRDefault="00DC7117" w:rsidP="00B924DD"/>
    <w:p w14:paraId="767D86FA" w14:textId="6E3A814B" w:rsidR="000D7058" w:rsidRDefault="00B924DD" w:rsidP="00B924DD">
      <w:r>
        <w:t xml:space="preserve">The rules regarding </w:t>
      </w:r>
      <w:r w:rsidR="00DC7117">
        <w:t>self-declarations</w:t>
      </w:r>
      <w:r>
        <w:t xml:space="preserve"> in the Procurement Directives shall apply throughout the entire period of validity of the DPS.</w:t>
      </w:r>
    </w:p>
    <w:p w14:paraId="42AAD58F" w14:textId="0B52B453" w:rsidR="00DC7117" w:rsidRPr="00DC7117" w:rsidRDefault="00B924DD" w:rsidP="00DC7117">
      <w:pPr>
        <w:pStyle w:val="berschrift4"/>
      </w:pPr>
      <w:r>
        <w:t xml:space="preserve">Tender Submission </w:t>
      </w:r>
    </w:p>
    <w:p w14:paraId="79FE80F0" w14:textId="668E409F" w:rsidR="00DC7117" w:rsidRDefault="00DC7117" w:rsidP="00DC7117">
      <w:r>
        <w:t>CAs shall invite all admitted participants to submit a tender for each specific procurement under the DPS. Where the DPS has been divided into categories of works, products</w:t>
      </w:r>
      <w:ins w:id="333" w:author="Dall, Gabriele" w:date="2024-04-03T10:29:00Z">
        <w:r w:rsidR="00990D5C">
          <w:t>,</w:t>
        </w:r>
      </w:ins>
      <w:r>
        <w:t xml:space="preserve"> or services, CAs shall invite all participants having been admitted to the category corresponding to the specific procurement concerned to submit a tender.</w:t>
      </w:r>
    </w:p>
    <w:p w14:paraId="4445F784" w14:textId="7EDC80A8" w:rsidR="007C2963" w:rsidRDefault="00DC7117" w:rsidP="00DC7117">
      <w:r>
        <w:t>The minimum time limit for receipt of tenders shall be at least 10 days from the date on which the invitation to tender is sent.</w:t>
      </w:r>
    </w:p>
    <w:p w14:paraId="5A385DC7" w14:textId="5A3055A6" w:rsidR="007C2963" w:rsidRDefault="007C2963" w:rsidP="00DC7117">
      <w:pPr>
        <w:pStyle w:val="berschrift4"/>
      </w:pPr>
      <w:r>
        <w:t>Awarding</w:t>
      </w:r>
    </w:p>
    <w:p w14:paraId="3AE2691B" w14:textId="3F2A6F17" w:rsidR="007C2963" w:rsidRPr="00DC7117" w:rsidRDefault="007C2963" w:rsidP="00DC7117">
      <w:r>
        <w:lastRenderedPageBreak/>
        <w:t>Contracting authorities</w:t>
      </w:r>
      <w:r w:rsidRPr="007C2963">
        <w:t xml:space="preserve"> shall award the contract to the tenderer that submitted the best tender </w:t>
      </w:r>
      <w:del w:id="334" w:author="Dall, Gabriele" w:date="2024-04-03T10:37:00Z">
        <w:r w:rsidRPr="007C2963" w:rsidDel="004A349A">
          <w:delText>on the basis of</w:delText>
        </w:r>
      </w:del>
      <w:ins w:id="335" w:author="Dall, Gabriele" w:date="2024-04-03T10:37:00Z">
        <w:r w:rsidR="004A349A" w:rsidRPr="007C2963">
          <w:t>based on</w:t>
        </w:r>
      </w:ins>
      <w:r>
        <w:t xml:space="preserve"> </w:t>
      </w:r>
      <w:r w:rsidRPr="007C2963">
        <w:t>the award criteria set out in the contract notice for the dynamic purchasing system or, where a prior</w:t>
      </w:r>
      <w:r>
        <w:t xml:space="preserve"> </w:t>
      </w:r>
      <w:r w:rsidRPr="007C2963">
        <w:t>information notice is used as a means of calling for competition, in the invitation to confirm interest. Those</w:t>
      </w:r>
      <w:r>
        <w:t xml:space="preserve"> </w:t>
      </w:r>
      <w:r w:rsidRPr="007C2963">
        <w:t>criteria may, where appropriate, be formulated more precisely in the invitation to tender.</w:t>
      </w:r>
    </w:p>
    <w:p w14:paraId="1D66EBE4" w14:textId="5F8250EA" w:rsidR="00DC7117" w:rsidRPr="00DC7117" w:rsidRDefault="00B924DD" w:rsidP="00DC7117">
      <w:pPr>
        <w:pStyle w:val="berschrift4"/>
      </w:pPr>
      <w:r w:rsidRPr="00B924DD">
        <w:t>Period of validity of the DPS</w:t>
      </w:r>
    </w:p>
    <w:p w14:paraId="518AB38B" w14:textId="04F06484" w:rsidR="00C42E75" w:rsidRDefault="00DC7117" w:rsidP="00DC7117">
      <w:r w:rsidRPr="00DC7117">
        <w:t>CAs shall indicate the period of validity of the DPS in the call for competition. They shall notify the Commission of any change in the period of validity, using the standard forms stated in the directives.</w:t>
      </w:r>
    </w:p>
    <w:p w14:paraId="3E73BF66" w14:textId="77777777" w:rsidR="000D7058" w:rsidRDefault="000D7058" w:rsidP="000D7058">
      <w:pPr>
        <w:pStyle w:val="berschrift3"/>
      </w:pPr>
      <w:bookmarkStart w:id="336" w:name="_Toc162022383"/>
      <w:r>
        <w:t xml:space="preserve">Use of </w:t>
      </w:r>
      <w:proofErr w:type="spellStart"/>
      <w:r>
        <w:t>eCatalogues</w:t>
      </w:r>
      <w:bookmarkEnd w:id="336"/>
      <w:proofErr w:type="spellEnd"/>
    </w:p>
    <w:p w14:paraId="7982733C" w14:textId="77777777" w:rsidR="000D7058" w:rsidRDefault="000D7058" w:rsidP="000D7058">
      <w:r>
        <w:t>In the context of DPS, where each acquisition is the result of a “digital” call for competition, electronic catalogues (</w:t>
      </w:r>
      <w:proofErr w:type="spellStart"/>
      <w:r>
        <w:t>eCatalogues</w:t>
      </w:r>
      <w:proofErr w:type="spellEnd"/>
      <w:r>
        <w:t>) can be a powerful tool to enable a simplified and standardized tendering process.</w:t>
      </w:r>
    </w:p>
    <w:p w14:paraId="1C8BB411" w14:textId="69E11DDC" w:rsidR="000D7058" w:rsidRDefault="000D7058" w:rsidP="000D7058">
      <w:r>
        <w:t xml:space="preserve">Requesting tenders in highly structured and </w:t>
      </w:r>
      <w:r w:rsidR="00B95240">
        <w:t>standardized</w:t>
      </w:r>
      <w:r>
        <w:t xml:space="preserve"> format facilitates the evaluation process and automatic evaluation speeds-up the time required for managing the tenders. Even if structured formats do not suit all procurement procedures, DPS </w:t>
      </w:r>
      <w:proofErr w:type="gramStart"/>
      <w:r>
        <w:t>by definition is</w:t>
      </w:r>
      <w:proofErr w:type="gramEnd"/>
      <w:r>
        <w:t xml:space="preserve"> a procedure where products and services that are easy to describe and specify are involved and electronic catalogues are specifically suitable.</w:t>
      </w:r>
    </w:p>
    <w:p w14:paraId="6E2B64EF" w14:textId="77777777" w:rsidR="000D7058" w:rsidRDefault="000D7058" w:rsidP="000D7058"/>
    <w:p w14:paraId="3687BFFA" w14:textId="77777777" w:rsidR="000D7058" w:rsidRDefault="000D7058" w:rsidP="000D7058">
      <w:r>
        <w:t>Moreover, the use of electronic catalogues is particularly suited in DPS where the number of buyers and suppliers involved and of similar procedures is large and the users may not have detailed knowledge of the characteristics of the full range of products and services.</w:t>
      </w:r>
    </w:p>
    <w:p w14:paraId="5B4BA230" w14:textId="77777777" w:rsidR="000D7058" w:rsidRDefault="000D7058" w:rsidP="000D7058"/>
    <w:p w14:paraId="10DC9E75" w14:textId="514220D5" w:rsidR="000D7058" w:rsidRDefault="000D7058" w:rsidP="000D7058">
      <w:r>
        <w:t xml:space="preserve">In these conditions, the </w:t>
      </w:r>
      <w:proofErr w:type="spellStart"/>
      <w:r>
        <w:t>eCatalogue</w:t>
      </w:r>
      <w:proofErr w:type="spellEnd"/>
      <w:r>
        <w:t xml:space="preserve"> formats and management rules can be a means to “provide” to the users (CAs and EOs) the know-how of the entity that establishes DPS.</w:t>
      </w:r>
    </w:p>
    <w:p w14:paraId="1C9538DD" w14:textId="77777777" w:rsidR="000D7058" w:rsidRDefault="000D7058" w:rsidP="000D7058"/>
    <w:p w14:paraId="7AB7B0AA" w14:textId="77777777" w:rsidR="000D7058" w:rsidRDefault="000D7058" w:rsidP="000D7058">
      <w:r>
        <w:t xml:space="preserve">In general terms, depending on the aims and the role of the CA that establishes the DPS (CPB or specific CA), electronic catalogues could be adopted following two main operative models: </w:t>
      </w:r>
    </w:p>
    <w:p w14:paraId="74015281" w14:textId="4D3E607F" w:rsidR="000D7058" w:rsidRDefault="000D7058" w:rsidP="000D7058">
      <w:pPr>
        <w:pStyle w:val="Listenabsatz"/>
        <w:numPr>
          <w:ilvl w:val="0"/>
          <w:numId w:val="17"/>
        </w:numPr>
      </w:pPr>
      <w:r>
        <w:t>eCatalogues are established and provided by suppliers to respond at each call for competition. The eCatalogue is the template that the CA has provided and the supplier fills it in.</w:t>
      </w:r>
    </w:p>
    <w:p w14:paraId="71C71CAA" w14:textId="089B8BB1" w:rsidR="000D7058" w:rsidRDefault="000D7058" w:rsidP="000D7058">
      <w:pPr>
        <w:pStyle w:val="Listenabsatz"/>
        <w:numPr>
          <w:ilvl w:val="0"/>
          <w:numId w:val="17"/>
        </w:numPr>
      </w:pPr>
      <w:r>
        <w:t>eCatalogues are established by suppliers in order to participate in the DPS and are updated to respond at each call for competition .</w:t>
      </w:r>
    </w:p>
    <w:p w14:paraId="2CCB7C09" w14:textId="77777777" w:rsidR="003D5CF3" w:rsidRDefault="003D5CF3" w:rsidP="003D5CF3"/>
    <w:p w14:paraId="4ACC812D" w14:textId="77777777" w:rsidR="003D5CF3" w:rsidRDefault="003D5CF3" w:rsidP="003D5CF3">
      <w:pPr>
        <w:pStyle w:val="berschrift3"/>
      </w:pPr>
      <w:bookmarkStart w:id="337" w:name="_Toc162022384"/>
      <w:r>
        <w:t>Process Description</w:t>
      </w:r>
      <w:bookmarkEnd w:id="337"/>
    </w:p>
    <w:p w14:paraId="228475F0" w14:textId="77777777" w:rsidR="003D5CF3" w:rsidRDefault="003D5CF3" w:rsidP="003D5CF3">
      <w:r w:rsidRPr="009E4D6E">
        <w:t>The Dynamic Purchasing System (DPS) is a procurement tool used by public authorities in the European Union (EU) to streamline the process of acquiring commonly used goods, services, or works from a pool of pre-qualified suppliers.</w:t>
      </w:r>
      <w:r>
        <w:t xml:space="preserve"> </w:t>
      </w:r>
      <w:r w:rsidRPr="009E4D6E">
        <w:t>The process of the Competitive Dialogue according to European directives on public procurement can be described as follows:</w:t>
      </w:r>
    </w:p>
    <w:p w14:paraId="4EAD42D1" w14:textId="77777777" w:rsidR="003D5CF3" w:rsidRDefault="003D5CF3" w:rsidP="003D5CF3"/>
    <w:p w14:paraId="67E92277" w14:textId="77777777" w:rsidR="003D5CF3" w:rsidRPr="009E4D6E" w:rsidRDefault="003D5CF3" w:rsidP="003D5CF3">
      <w:pPr>
        <w:rPr>
          <w:b/>
          <w:bCs/>
        </w:rPr>
      </w:pPr>
      <w:r w:rsidRPr="009E4D6E">
        <w:rPr>
          <w:b/>
          <w:bCs/>
        </w:rPr>
        <w:t>Establishment of the DPS:</w:t>
      </w:r>
      <w:r>
        <w:rPr>
          <w:b/>
          <w:bCs/>
        </w:rPr>
        <w:t xml:space="preserve"> </w:t>
      </w:r>
      <w:r>
        <w:t>The contracting authority initiates the establishment of the DPS by publishing a contract notice in the Official Journal of the European Union (OJEU) or other designated platforms.</w:t>
      </w:r>
      <w:r>
        <w:rPr>
          <w:b/>
          <w:bCs/>
        </w:rPr>
        <w:t xml:space="preserve"> </w:t>
      </w:r>
      <w:r>
        <w:t>The contract notice invites interested suppliers to apply for inclusion in the DPS and provides information about the goods, services, or works to be procured, as well as the criteria for selection.</w:t>
      </w:r>
    </w:p>
    <w:p w14:paraId="75DC2790" w14:textId="77777777" w:rsidR="003D5CF3" w:rsidRDefault="003D5CF3" w:rsidP="003D5CF3"/>
    <w:p w14:paraId="19E6B494" w14:textId="77777777" w:rsidR="003D5CF3" w:rsidRDefault="003D5CF3" w:rsidP="003D5CF3">
      <w:r w:rsidRPr="009E4D6E">
        <w:rPr>
          <w:b/>
          <w:bCs/>
        </w:rPr>
        <w:t>Supplier Qualification:</w:t>
      </w:r>
      <w:r>
        <w:t xml:space="preserve"> Interested suppliers submit applications to the contracting authority expressing their interest in participating in the DPS. The contracting authority evaluates the applications and pre-qualifies suppliers based on predefined criteria such as technical and professional capability, financial stability, and compliance with legal and regulatory requirements. Suppliers who meet the qualification criteria are admitted to the DPS and included in the pool of pre-qualified suppliers.</w:t>
      </w:r>
    </w:p>
    <w:p w14:paraId="42AA4F95" w14:textId="77777777" w:rsidR="003D5CF3" w:rsidRDefault="003D5CF3" w:rsidP="003D5CF3"/>
    <w:p w14:paraId="1ABBDB5A" w14:textId="77777777" w:rsidR="003D5CF3" w:rsidRDefault="003D5CF3" w:rsidP="003D5CF3">
      <w:r w:rsidRPr="009E4D6E">
        <w:rPr>
          <w:b/>
          <w:bCs/>
        </w:rPr>
        <w:t>Operation of the DPS:</w:t>
      </w:r>
      <w:r>
        <w:t xml:space="preserve"> Once established, the DPS operates as an electronic system where contracting authorities can conduct procurement exercises for specific goods, services, or works. Contracting authorities issue specific notices (call-off notices) within the DPS to invite pre-qualified suppliers to submit bids for </w:t>
      </w:r>
      <w:r>
        <w:lastRenderedPageBreak/>
        <w:t>individual procurement contracts. Suppliers within the DPS have access to these call-off notices and can choose to participate in the procurement exercises by submitting bids in response to the notices.</w:t>
      </w:r>
    </w:p>
    <w:p w14:paraId="33DAC577" w14:textId="77777777" w:rsidR="003D5CF3" w:rsidRDefault="003D5CF3" w:rsidP="003D5CF3"/>
    <w:p w14:paraId="6AD641CA" w14:textId="77777777" w:rsidR="003D5CF3" w:rsidRDefault="003D5CF3" w:rsidP="003D5CF3">
      <w:r w:rsidRPr="00C42E75">
        <w:rPr>
          <w:b/>
          <w:bCs/>
        </w:rPr>
        <w:t>Call-Off Procedures:</w:t>
      </w:r>
      <w:r>
        <w:t xml:space="preserve"> Contracting authorities conduct call-off procedures within the DPS in accordance with the applicable procurement rules and procedures. The call-off procedures may include various procurement methods such as open or restricted procedures, depending on the nature and value of the procurement contract. Contracting authorities evaluate the bids submitted by suppliers and award contracts to the successful bidders in accordance with the evaluation criteria specified in the call-off notice.</w:t>
      </w:r>
    </w:p>
    <w:p w14:paraId="38A6E13D" w14:textId="77777777" w:rsidR="003D5CF3" w:rsidRDefault="003D5CF3" w:rsidP="003D5CF3"/>
    <w:p w14:paraId="751BA890" w14:textId="77777777" w:rsidR="003D5CF3" w:rsidRDefault="003D5CF3" w:rsidP="003D5CF3">
      <w:r>
        <w:t>Duration and Review: The DPS operates for a predetermined duration specified in the initial contract notice, typically several years. During the operation of the DPS, contracting authorities may periodically review and update the list of pre-qualified suppliers based on changes in market conditions, technological advancements, or other relevant factors.</w:t>
      </w:r>
    </w:p>
    <w:p w14:paraId="3A2B6CE7" w14:textId="77777777" w:rsidR="000D7058" w:rsidRDefault="000D7058" w:rsidP="00B924DD">
      <w:pPr>
        <w:sectPr w:rsidR="000D7058" w:rsidSect="00BB5466">
          <w:pgSz w:w="11920" w:h="16840"/>
          <w:pgMar w:top="941" w:right="1021" w:bottom="1134" w:left="862" w:header="57" w:footer="765" w:gutter="0"/>
          <w:cols w:space="708"/>
          <w:docGrid w:linePitch="360"/>
        </w:sectPr>
      </w:pPr>
    </w:p>
    <w:p w14:paraId="2802958B" w14:textId="118A77A4" w:rsidR="00B924DD" w:rsidRPr="00B924DD" w:rsidRDefault="00B924DD" w:rsidP="00B924DD">
      <w:pPr>
        <w:pStyle w:val="berschrift3"/>
      </w:pPr>
      <w:bookmarkStart w:id="338" w:name="_Toc162022385"/>
      <w:r>
        <w:lastRenderedPageBreak/>
        <w:t>Process Map</w:t>
      </w:r>
      <w:r w:rsidR="000D7058">
        <w:t>: Dynamic Purchasing System</w:t>
      </w:r>
      <w:bookmarkEnd w:id="338"/>
    </w:p>
    <w:p w14:paraId="34F7ED48" w14:textId="4465C62C" w:rsidR="000D7058" w:rsidRDefault="000D7058" w:rsidP="000D7058">
      <w:r>
        <w:t xml:space="preserve">A digital and complete electronic process, using both </w:t>
      </w:r>
      <w:proofErr w:type="spellStart"/>
      <w:r>
        <w:t>eDelivery</w:t>
      </w:r>
      <w:proofErr w:type="spellEnd"/>
      <w:r>
        <w:t xml:space="preserve"> and standardized documents, is a new way of building tender documents. The prerequisite will be a standardized transport infrastructure for the distribution of standardized tender documents in structured formats. </w:t>
      </w:r>
      <w:r w:rsidR="006E59DF">
        <w:t xml:space="preserve">The process map in </w:t>
      </w:r>
      <w:r w:rsidR="006E59DF">
        <w:fldChar w:fldCharType="begin"/>
      </w:r>
      <w:r w:rsidR="006E59DF">
        <w:instrText xml:space="preserve"> REF _Ref159074703 \h </w:instrText>
      </w:r>
      <w:r w:rsidR="006E59DF">
        <w:fldChar w:fldCharType="separate"/>
      </w:r>
      <w:r w:rsidR="00AD0F80">
        <w:t xml:space="preserve">Figure </w:t>
      </w:r>
      <w:r w:rsidR="00AD0F80">
        <w:rPr>
          <w:noProof/>
        </w:rPr>
        <w:t>15</w:t>
      </w:r>
      <w:r w:rsidR="006E59DF">
        <w:fldChar w:fldCharType="end"/>
      </w:r>
      <w:r w:rsidR="006E59DF">
        <w:t xml:space="preserve"> illustrates</w:t>
      </w:r>
      <w:r>
        <w:t xml:space="preserve"> the digital DPS process with the </w:t>
      </w:r>
      <w:r w:rsidR="006E59DF">
        <w:t>phases that are</w:t>
      </w:r>
      <w:r>
        <w:t xml:space="preserve"> needed between the CA and EO during a DPS. It is important to underline </w:t>
      </w:r>
      <w:del w:id="339" w:author="Dall, Gabriele" w:date="2024-04-03T10:41:00Z">
        <w:r w:rsidDel="00716739">
          <w:delText xml:space="preserve">that </w:delText>
        </w:r>
      </w:del>
      <w:r w:rsidR="006E59DF">
        <w:t xml:space="preserve">that the process map references to the Peppol BIS introduced in section </w:t>
      </w:r>
      <w:r w:rsidR="006E59DF">
        <w:fldChar w:fldCharType="begin"/>
      </w:r>
      <w:r w:rsidR="006E59DF">
        <w:instrText xml:space="preserve"> REF _Ref158747638 \w \h </w:instrText>
      </w:r>
      <w:r w:rsidR="006E59DF">
        <w:fldChar w:fldCharType="separate"/>
      </w:r>
      <w:r w:rsidR="00AD0F80">
        <w:t>6</w:t>
      </w:r>
      <w:r w:rsidR="006E59DF">
        <w:fldChar w:fldCharType="end"/>
      </w:r>
      <w:r w:rsidR="006E59DF">
        <w:t xml:space="preserve"> for the restricted procedure, as the DPS operates on the similar phases. To understand the details of each phase the reader should therefore </w:t>
      </w:r>
      <w:r w:rsidR="00B95240">
        <w:t xml:space="preserve">consult section </w:t>
      </w:r>
      <w:r w:rsidR="00B95240">
        <w:fldChar w:fldCharType="begin"/>
      </w:r>
      <w:r w:rsidR="00B95240">
        <w:instrText xml:space="preserve"> REF _Ref158747638 \w \h </w:instrText>
      </w:r>
      <w:r w:rsidR="00B95240">
        <w:fldChar w:fldCharType="separate"/>
      </w:r>
      <w:r w:rsidR="00AD0F80">
        <w:t>6</w:t>
      </w:r>
      <w:r w:rsidR="00B95240">
        <w:fldChar w:fldCharType="end"/>
      </w:r>
      <w:r w:rsidR="00B95240">
        <w:t>.</w:t>
      </w:r>
    </w:p>
    <w:p w14:paraId="66E5EC0F" w14:textId="00DE3D06" w:rsidR="007F15EF" w:rsidRPr="007F15EF" w:rsidRDefault="007F15EF" w:rsidP="007F15EF"/>
    <w:p w14:paraId="29ABA885" w14:textId="4A799250" w:rsidR="000A219F" w:rsidRDefault="000A219F" w:rsidP="006E59DF">
      <w:pPr>
        <w:pStyle w:val="Beschriftung"/>
        <w:jc w:val="center"/>
        <w:rPr>
          <w:noProof/>
        </w:rPr>
      </w:pPr>
      <w:bookmarkStart w:id="340" w:name="_Ref159074703"/>
      <w:r>
        <w:rPr>
          <w:noProof/>
        </w:rPr>
        <w:drawing>
          <wp:inline distT="0" distB="0" distL="0" distR="0" wp14:anchorId="2E68D87D" wp14:editId="34EEF62F">
            <wp:extent cx="9363710" cy="3628390"/>
            <wp:effectExtent l="0" t="0" r="8890" b="0"/>
            <wp:docPr id="39993700"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9363710" cy="3628390"/>
                    </a:xfrm>
                    <a:prstGeom prst="rect">
                      <a:avLst/>
                    </a:prstGeom>
                    <a:noFill/>
                    <a:ln>
                      <a:noFill/>
                    </a:ln>
                  </pic:spPr>
                </pic:pic>
              </a:graphicData>
            </a:graphic>
          </wp:inline>
        </w:drawing>
      </w:r>
    </w:p>
    <w:p w14:paraId="45A2B386" w14:textId="08832193" w:rsidR="00F552FA" w:rsidRPr="00F552FA" w:rsidRDefault="006E59DF" w:rsidP="006E59DF">
      <w:pPr>
        <w:pStyle w:val="Beschriftung"/>
        <w:jc w:val="center"/>
      </w:pPr>
      <w:bookmarkStart w:id="341" w:name="_Toc162022443"/>
      <w:r>
        <w:t xml:space="preserve">Figure </w:t>
      </w:r>
      <w:r>
        <w:fldChar w:fldCharType="begin"/>
      </w:r>
      <w:r>
        <w:instrText xml:space="preserve"> SEQ Figure \* ARABIC </w:instrText>
      </w:r>
      <w:r>
        <w:fldChar w:fldCharType="separate"/>
      </w:r>
      <w:r w:rsidR="00AD0F80">
        <w:rPr>
          <w:noProof/>
        </w:rPr>
        <w:t>15</w:t>
      </w:r>
      <w:r>
        <w:fldChar w:fldCharType="end"/>
      </w:r>
      <w:bookmarkEnd w:id="340"/>
      <w:r>
        <w:t xml:space="preserve">: </w:t>
      </w:r>
      <w:commentRangeStart w:id="342"/>
      <w:r>
        <w:t xml:space="preserve">Process </w:t>
      </w:r>
      <w:commentRangeEnd w:id="342"/>
      <w:r w:rsidR="0012510D">
        <w:rPr>
          <w:rStyle w:val="Kommentarzeichen"/>
          <w:caps w:val="0"/>
          <w:spacing w:val="0"/>
        </w:rPr>
        <w:commentReference w:id="342"/>
      </w:r>
      <w:r>
        <w:t>Map Dynamic Purchasing System</w:t>
      </w:r>
      <w:bookmarkEnd w:id="341"/>
    </w:p>
    <w:p w14:paraId="2734BFD3" w14:textId="4FB8E499" w:rsidR="000B2CC3" w:rsidRDefault="000B2CC3">
      <w:pPr>
        <w:rPr>
          <w:rFonts w:ascii="Cambria" w:hAnsi="Cambria"/>
          <w:b/>
          <w:sz w:val="26"/>
          <w:szCs w:val="26"/>
        </w:rPr>
      </w:pPr>
      <w:r>
        <w:br w:type="page"/>
      </w:r>
    </w:p>
    <w:p w14:paraId="032698A7" w14:textId="77777777" w:rsidR="00BD1CB6" w:rsidRDefault="00BD1CB6" w:rsidP="00DE57C7">
      <w:pPr>
        <w:pStyle w:val="berschrift2"/>
        <w:sectPr w:rsidR="00BD1CB6" w:rsidSect="00BB5466">
          <w:pgSz w:w="16840" w:h="11920" w:orient="landscape"/>
          <w:pgMar w:top="1021" w:right="1134" w:bottom="862" w:left="941" w:header="57" w:footer="765" w:gutter="0"/>
          <w:cols w:space="708"/>
          <w:docGrid w:linePitch="360"/>
        </w:sectPr>
      </w:pPr>
    </w:p>
    <w:p w14:paraId="2768422D" w14:textId="6F1EACA7" w:rsidR="00780EC3" w:rsidRDefault="00DE57C7" w:rsidP="00DE57C7">
      <w:pPr>
        <w:pStyle w:val="berschrift2"/>
      </w:pPr>
      <w:bookmarkStart w:id="343" w:name="_Toc162022386"/>
      <w:r>
        <w:lastRenderedPageBreak/>
        <w:t>C</w:t>
      </w:r>
      <w:r w:rsidRPr="00DE57C7">
        <w:t xml:space="preserve">ompetitive </w:t>
      </w:r>
      <w:r>
        <w:t>D</w:t>
      </w:r>
      <w:r w:rsidRPr="00DE57C7">
        <w:t>ialogue</w:t>
      </w:r>
      <w:bookmarkEnd w:id="343"/>
    </w:p>
    <w:p w14:paraId="2614A8DC" w14:textId="77777777" w:rsidR="00D1562A" w:rsidRDefault="00D1562A" w:rsidP="00D1562A">
      <w:pPr>
        <w:pStyle w:val="berschrift3"/>
      </w:pPr>
      <w:bookmarkStart w:id="344" w:name="_Toc162022387"/>
      <w:r>
        <w:t>Introduction</w:t>
      </w:r>
      <w:bookmarkEnd w:id="344"/>
    </w:p>
    <w:p w14:paraId="7ED01E36" w14:textId="48C85DEF" w:rsidR="00C36D7A" w:rsidRDefault="00C36D7A" w:rsidP="00C36D7A">
      <w:r>
        <w:t xml:space="preserve">The possibility to </w:t>
      </w:r>
      <w:r w:rsidR="00C62CA0">
        <w:t>introduce a competitive dialogue</w:t>
      </w:r>
      <w:r>
        <w:t xml:space="preserve"> is ruled by the following EU Directives: 2009/81 EC, 2014/24 EU, 2014/25 EU. The </w:t>
      </w:r>
      <w:hyperlink r:id="rId104" w:history="1">
        <w:r w:rsidRPr="00543837">
          <w:rPr>
            <w:rStyle w:val="Hyperlink"/>
          </w:rPr>
          <w:t>EU Public tendering rules website</w:t>
        </w:r>
      </w:hyperlink>
      <w:r>
        <w:t xml:space="preserve"> defines </w:t>
      </w:r>
      <w:r w:rsidR="009A242E">
        <w:t xml:space="preserve">the use of competitive dialogues </w:t>
      </w:r>
      <w:r>
        <w:t>as follows</w:t>
      </w:r>
      <w:r w:rsidR="00285629">
        <w:t xml:space="preserve"> </w:t>
      </w:r>
      <w:r w:rsidR="00285629" w:rsidRPr="00285629">
        <w:t>[Procedures]</w:t>
      </w:r>
      <w:r>
        <w:t xml:space="preserve">: </w:t>
      </w:r>
    </w:p>
    <w:p w14:paraId="768C1D8F" w14:textId="77777777" w:rsidR="008B3DC6" w:rsidRDefault="008B3DC6" w:rsidP="00C36D7A"/>
    <w:p w14:paraId="5420DB67" w14:textId="286F2CA3" w:rsidR="009A242E" w:rsidRDefault="009A242E" w:rsidP="00C36D7A">
      <w:r>
        <w:t>“</w:t>
      </w:r>
      <w:r w:rsidR="008B3DC6">
        <w:t xml:space="preserve">This procedure can be used by a contracting authority with the aim of proposing a method of </w:t>
      </w:r>
      <w:r w:rsidR="008B3DC6">
        <w:rPr>
          <w:rStyle w:val="Fett"/>
        </w:rPr>
        <w:t>addressing a need defined by the contracting authority</w:t>
      </w:r>
      <w:r w:rsidR="008B3DC6">
        <w:t>.”</w:t>
      </w:r>
    </w:p>
    <w:p w14:paraId="246DFE57" w14:textId="77777777" w:rsidR="008B3DC6" w:rsidRDefault="008B3DC6" w:rsidP="00C36D7A"/>
    <w:p w14:paraId="63F652CA" w14:textId="6782A42B" w:rsidR="0009645C" w:rsidRDefault="0030292F" w:rsidP="0009645C">
      <w:r>
        <w:t xml:space="preserve">The </w:t>
      </w:r>
      <w:r w:rsidR="00176F20">
        <w:t xml:space="preserve">competitive dialogue is used </w:t>
      </w:r>
      <w:r w:rsidR="0007732A">
        <w:t xml:space="preserve">to </w:t>
      </w:r>
      <w:r w:rsidR="00F90D13">
        <w:t xml:space="preserve">clarify the need by </w:t>
      </w:r>
      <w:r w:rsidR="00937696">
        <w:t>starting a d</w:t>
      </w:r>
      <w:r w:rsidR="00B972A2">
        <w:t>i</w:t>
      </w:r>
      <w:r w:rsidR="00937696">
        <w:t xml:space="preserve">alogue with chosen </w:t>
      </w:r>
      <w:r w:rsidR="00285629">
        <w:t>economic operators</w:t>
      </w:r>
      <w:r w:rsidR="00937696">
        <w:t xml:space="preserve"> and after some </w:t>
      </w:r>
      <w:r w:rsidR="00285629">
        <w:t>dialog phases</w:t>
      </w:r>
      <w:r w:rsidR="00B972A2">
        <w:t xml:space="preserve"> </w:t>
      </w:r>
      <w:r w:rsidR="00C004F1">
        <w:t>the contracting authorities is inviting</w:t>
      </w:r>
      <w:r w:rsidR="00B972A2">
        <w:t xml:space="preserve"> them to </w:t>
      </w:r>
      <w:r w:rsidR="005E3EC0">
        <w:t>deliver their final tender.</w:t>
      </w:r>
      <w:r w:rsidR="004D5F8A">
        <w:t xml:space="preserve"> In </w:t>
      </w:r>
      <w:r w:rsidR="00E27AE6">
        <w:t>c</w:t>
      </w:r>
      <w:r w:rsidR="004D5F8A">
        <w:t xml:space="preserve">ontrast to the </w:t>
      </w:r>
      <w:r w:rsidR="000C22E2">
        <w:t xml:space="preserve">Competitive Procedure with Negotiations </w:t>
      </w:r>
      <w:r w:rsidR="00F246E1">
        <w:t xml:space="preserve">(see </w:t>
      </w:r>
      <w:r w:rsidR="00F246E1">
        <w:fldChar w:fldCharType="begin"/>
      </w:r>
      <w:r w:rsidR="00F246E1">
        <w:instrText xml:space="preserve"> REF _Ref161164665 \r \h </w:instrText>
      </w:r>
      <w:r w:rsidR="00F246E1">
        <w:fldChar w:fldCharType="separate"/>
      </w:r>
      <w:r w:rsidR="006830CE">
        <w:t>7.3</w:t>
      </w:r>
      <w:r w:rsidR="00F246E1">
        <w:fldChar w:fldCharType="end"/>
      </w:r>
      <w:r w:rsidR="00F246E1">
        <w:t xml:space="preserve">) </w:t>
      </w:r>
      <w:r w:rsidR="000C22E2">
        <w:t>the Competitive Dialogue</w:t>
      </w:r>
      <w:r w:rsidR="006958AC">
        <w:t xml:space="preserve"> uses the </w:t>
      </w:r>
      <w:r w:rsidR="006C0396">
        <w:t>d</w:t>
      </w:r>
      <w:r w:rsidR="006958AC">
        <w:t xml:space="preserve">ialogue </w:t>
      </w:r>
      <w:r w:rsidR="006C0396">
        <w:t>p</w:t>
      </w:r>
      <w:r w:rsidR="006958AC">
        <w:t>hase</w:t>
      </w:r>
      <w:r w:rsidR="006C0396">
        <w:t>s</w:t>
      </w:r>
      <w:r w:rsidR="006958AC">
        <w:t xml:space="preserve"> to sort out solutions </w:t>
      </w:r>
      <w:r w:rsidR="00C004F1">
        <w:t>rather</w:t>
      </w:r>
      <w:r w:rsidR="006958AC">
        <w:t xml:space="preserve"> than </w:t>
      </w:r>
      <w:r w:rsidR="00E27AE6">
        <w:t>contracting partners.</w:t>
      </w:r>
    </w:p>
    <w:p w14:paraId="540BC8D6" w14:textId="77777777" w:rsidR="00167553" w:rsidRDefault="00167553" w:rsidP="0009645C"/>
    <w:p w14:paraId="0E04E3E1" w14:textId="0FE7A88F" w:rsidR="00167553" w:rsidRDefault="00167553" w:rsidP="00167553">
      <w:r>
        <w:t>The competitive dialogue mainly distinguishes itself from the restricted procedure by the fact that negotiations concerning every aspect of the contract are authorized and from the negotiated procedure by the fact that, essentially, negotiations are concentrated within a particular phase in the procedure.</w:t>
      </w:r>
    </w:p>
    <w:p w14:paraId="0CC07FDF" w14:textId="77777777" w:rsidR="00F246E1" w:rsidRDefault="00F246E1" w:rsidP="0009645C"/>
    <w:p w14:paraId="36BF38A0" w14:textId="35A2D819" w:rsidR="00F246E1" w:rsidRDefault="00F246E1" w:rsidP="0009645C">
      <w:r w:rsidRPr="00F246E1">
        <w:t>Overall, the Competitive Dialogue procedure allows contracting authorities to engage in discussions with potential suppliers to develop innovative and tailored solutions for complex procurement projects. This procedure offers flexibility and encourages collaboration between the contracting authority and suppliers while ensuring transparency, competition, and equal treatment of bidders, as required by European directives on public procurement.</w:t>
      </w:r>
    </w:p>
    <w:p w14:paraId="55B8A99F" w14:textId="77777777" w:rsidR="00D07D0B" w:rsidRDefault="00D07D0B" w:rsidP="00D07D0B">
      <w:pPr>
        <w:pStyle w:val="berschrift3"/>
      </w:pPr>
      <w:bookmarkStart w:id="345" w:name="_Toc162022388"/>
      <w:r>
        <w:t>Legal Framework</w:t>
      </w:r>
      <w:bookmarkEnd w:id="345"/>
    </w:p>
    <w:p w14:paraId="285026FC" w14:textId="2C170623" w:rsidR="00D07D0B" w:rsidRPr="00A2271F" w:rsidRDefault="00D07D0B" w:rsidP="00D07D0B">
      <w:pPr>
        <w:rPr>
          <w:rFonts w:cs="Calibri"/>
          <w:sz w:val="20"/>
          <w:szCs w:val="20"/>
          <w:lang w:val="en-GB" w:eastAsia="de-DE"/>
        </w:rPr>
      </w:pPr>
      <w:r w:rsidRPr="00913BF8">
        <w:rPr>
          <w:lang w:val="en-GB"/>
        </w:rPr>
        <w:t xml:space="preserve">The EU Directives 2009/81 EC, 2014/24 EU, 2014/25 EU define the </w:t>
      </w:r>
      <w:r>
        <w:rPr>
          <w:lang w:val="en-GB"/>
        </w:rPr>
        <w:t>following requirements for the Competitive Dia</w:t>
      </w:r>
      <w:del w:id="346" w:author="Dall, Gabriele" w:date="2024-04-03T10:46:00Z">
        <w:r w:rsidDel="00BE206E">
          <w:rPr>
            <w:lang w:val="en-GB"/>
          </w:rPr>
          <w:delText>g</w:delText>
        </w:r>
      </w:del>
      <w:r>
        <w:rPr>
          <w:lang w:val="en-GB"/>
        </w:rPr>
        <w:t>logue</w:t>
      </w:r>
      <w:r w:rsidR="00167553">
        <w:rPr>
          <w:lang w:val="en-GB"/>
        </w:rPr>
        <w:t xml:space="preserve"> which are further detailed in an Explanatory Note [Compe</w:t>
      </w:r>
      <w:ins w:id="347" w:author="Dall, Gabriele" w:date="2024-04-03T10:46:00Z">
        <w:r w:rsidR="00BE206E">
          <w:rPr>
            <w:lang w:val="en-GB"/>
          </w:rPr>
          <w:t>ti</w:t>
        </w:r>
      </w:ins>
      <w:r w:rsidR="00167553">
        <w:rPr>
          <w:lang w:val="en-GB"/>
        </w:rPr>
        <w:t>tive Dialogue]</w:t>
      </w:r>
      <w:r w:rsidRPr="00913BF8">
        <w:rPr>
          <w:lang w:val="en-GB"/>
        </w:rPr>
        <w:t>.</w:t>
      </w:r>
    </w:p>
    <w:p w14:paraId="25F44C71" w14:textId="7925EF44" w:rsidR="00D07D0B" w:rsidRDefault="009A5A41" w:rsidP="00D07D0B">
      <w:pPr>
        <w:pStyle w:val="berschrift4"/>
      </w:pPr>
      <w:r>
        <w:t xml:space="preserve">Contract Notice and </w:t>
      </w:r>
      <w:r w:rsidR="00D07D0B">
        <w:t xml:space="preserve">Procurement Documents </w:t>
      </w:r>
    </w:p>
    <w:p w14:paraId="28255C0D" w14:textId="478B9F0B" w:rsidR="00D07D0B" w:rsidRDefault="00D07D0B" w:rsidP="009A5A41">
      <w:pPr>
        <w:rPr>
          <w:color w:val="000000"/>
          <w:shd w:val="clear" w:color="auto" w:fill="FFFFFF"/>
        </w:rPr>
      </w:pPr>
      <w:r>
        <w:rPr>
          <w:color w:val="000000"/>
          <w:shd w:val="clear" w:color="auto" w:fill="FFFFFF"/>
        </w:rPr>
        <w:t xml:space="preserve">In the procurement documents, contracting authorities shall identify the subject-matter of the procurement by providing a description of their needs and the characteristics required of the supplies, works or services to be procured and specify the contract award criteria. </w:t>
      </w:r>
      <w:r w:rsidR="009A5A41">
        <w:rPr>
          <w:color w:val="000000"/>
          <w:shd w:val="clear" w:color="auto" w:fill="FFFFFF"/>
        </w:rPr>
        <w:t xml:space="preserve"> </w:t>
      </w:r>
    </w:p>
    <w:p w14:paraId="4CD411F5" w14:textId="77777777" w:rsidR="00D07D0B" w:rsidRPr="006E132C" w:rsidRDefault="00D07D0B" w:rsidP="00D07D0B"/>
    <w:p w14:paraId="57278301" w14:textId="19F6B604" w:rsidR="009A5A41" w:rsidDel="00387923" w:rsidRDefault="00D07D0B" w:rsidP="009A5A41">
      <w:pPr>
        <w:rPr>
          <w:del w:id="348" w:author="Dall, Gabriele" w:date="2024-04-03T10:46:00Z"/>
        </w:rPr>
      </w:pPr>
      <w:r w:rsidRPr="006E132C">
        <w:t xml:space="preserve">Award criteria and their weighting should remain stable throughout the entire procedure and should not be subject to </w:t>
      </w:r>
      <w:r>
        <w:t>the dialogue</w:t>
      </w:r>
      <w:r w:rsidRPr="006E132C">
        <w:t xml:space="preserve">, </w:t>
      </w:r>
      <w:del w:id="349" w:author="Dall, Gabriele" w:date="2024-04-03T10:46:00Z">
        <w:r w:rsidRPr="006E132C" w:rsidDel="00BE206E">
          <w:delText>in order to</w:delText>
        </w:r>
      </w:del>
      <w:ins w:id="350" w:author="Dall, Gabriele" w:date="2024-04-03T10:46:00Z">
        <w:r w:rsidR="00BE206E" w:rsidRPr="006E132C">
          <w:t>to</w:t>
        </w:r>
      </w:ins>
      <w:r w:rsidRPr="006E132C">
        <w:t xml:space="preserve"> guarantee equal treatment of all economic operators. </w:t>
      </w:r>
      <w:r w:rsidR="009A5A41">
        <w:t xml:space="preserve">Where the contracting authorities intend to make use of the opportunity to gradually reduce the number of solutions to be discussed during the dialogue phase, they </w:t>
      </w:r>
      <w:del w:id="351" w:author="Dall, Gabriele" w:date="2024-04-03T10:46:00Z">
        <w:r w:rsidR="009A5A41" w:rsidDel="00387923">
          <w:delText>have to</w:delText>
        </w:r>
      </w:del>
      <w:ins w:id="352" w:author="Dall, Gabriele" w:date="2024-04-03T10:46:00Z">
        <w:r w:rsidR="00387923">
          <w:t>must</w:t>
        </w:r>
      </w:ins>
      <w:r w:rsidR="009A5A41">
        <w:t xml:space="preserve"> indicate this in the contract notice or the descriptive</w:t>
      </w:r>
      <w:ins w:id="353" w:author="Dall, Gabriele" w:date="2024-04-03T10:46:00Z">
        <w:r w:rsidR="00387923">
          <w:t xml:space="preserve"> </w:t>
        </w:r>
      </w:ins>
    </w:p>
    <w:p w14:paraId="5C5448CA" w14:textId="0985A222" w:rsidR="00D07D0B" w:rsidRDefault="009A5A41" w:rsidP="009A5A41">
      <w:del w:id="354" w:author="Dall, Gabriele" w:date="2024-04-03T10:46:00Z">
        <w:r w:rsidDel="00387923">
          <w:delText>D</w:delText>
        </w:r>
      </w:del>
      <w:ins w:id="355" w:author="Dall, Gabriele" w:date="2024-04-03T10:48:00Z">
        <w:r w:rsidR="00374BCF">
          <w:t>d</w:t>
        </w:r>
      </w:ins>
      <w:r>
        <w:t>ocument.</w:t>
      </w:r>
    </w:p>
    <w:p w14:paraId="28795C21" w14:textId="77777777" w:rsidR="00D07D0B" w:rsidRDefault="00D07D0B" w:rsidP="00D07D0B"/>
    <w:p w14:paraId="52D0234C" w14:textId="77777777" w:rsidR="00D07D0B" w:rsidRDefault="00D07D0B" w:rsidP="00D07D0B">
      <w:pPr>
        <w:pStyle w:val="berschrift4"/>
      </w:pPr>
      <w:r w:rsidRPr="00A2271F">
        <w:t>Request to Participate, Qualification</w:t>
      </w:r>
      <w:r>
        <w:t xml:space="preserve"> and Invitation to Tender </w:t>
      </w:r>
    </w:p>
    <w:p w14:paraId="15E6F520" w14:textId="52613F8A" w:rsidR="00D07D0B" w:rsidRPr="00913BF8" w:rsidRDefault="00D07D0B" w:rsidP="00D07D0B">
      <w:r>
        <w:t xml:space="preserve">According to Directive </w:t>
      </w:r>
      <w:hyperlink r:id="rId105" w:history="1">
        <w:r w:rsidRPr="000E6AC1">
          <w:rPr>
            <w:rStyle w:val="Hyperlink"/>
            <w:rFonts w:cs="Calibri"/>
            <w:sz w:val="20"/>
            <w:szCs w:val="20"/>
            <w:lang w:val="en-GB" w:eastAsia="de-DE"/>
          </w:rPr>
          <w:t>2014/24/EU</w:t>
        </w:r>
      </w:hyperlink>
      <w:r>
        <w:t>, i</w:t>
      </w:r>
      <w:r>
        <w:rPr>
          <w:color w:val="000000"/>
          <w:shd w:val="clear" w:color="auto" w:fill="FFFFFF"/>
        </w:rPr>
        <w:t xml:space="preserve">n competitive dialogues, any economic operator may submit a request to participate in response to a call for competition containing the information for qualitative selection that is requested by the contracting authority. </w:t>
      </w:r>
      <w:r w:rsidR="009A5A41" w:rsidRPr="009A5A41">
        <w:rPr>
          <w:color w:val="000000"/>
          <w:shd w:val="clear" w:color="auto" w:fill="FFFFFF"/>
        </w:rPr>
        <w:t>Where the</w:t>
      </w:r>
      <w:r w:rsidR="009A5A41">
        <w:rPr>
          <w:color w:val="000000"/>
          <w:shd w:val="clear" w:color="auto" w:fill="FFFFFF"/>
        </w:rPr>
        <w:t xml:space="preserve"> </w:t>
      </w:r>
      <w:r w:rsidR="009A5A41" w:rsidRPr="009A5A41">
        <w:rPr>
          <w:color w:val="000000"/>
          <w:shd w:val="clear" w:color="auto" w:fill="FFFFFF"/>
        </w:rPr>
        <w:t>competitive dialogue is justified by technical complexity, the contracting authorities can</w:t>
      </w:r>
      <w:r w:rsidR="009A5A41">
        <w:rPr>
          <w:color w:val="000000"/>
          <w:shd w:val="clear" w:color="auto" w:fill="FFFFFF"/>
        </w:rPr>
        <w:t xml:space="preserve"> </w:t>
      </w:r>
      <w:r w:rsidR="009A5A41" w:rsidRPr="009A5A41">
        <w:rPr>
          <w:color w:val="000000"/>
          <w:shd w:val="clear" w:color="auto" w:fill="FFFFFF"/>
        </w:rPr>
        <w:t>establish their requirements concerning the technical capacity of the economic operators</w:t>
      </w:r>
      <w:r w:rsidR="009A5A41">
        <w:rPr>
          <w:color w:val="000000"/>
          <w:shd w:val="clear" w:color="auto" w:fill="FFFFFF"/>
        </w:rPr>
        <w:t xml:space="preserve"> </w:t>
      </w:r>
      <w:proofErr w:type="gramStart"/>
      <w:r w:rsidR="009A5A41" w:rsidRPr="009A5A41">
        <w:rPr>
          <w:color w:val="000000"/>
          <w:shd w:val="clear" w:color="auto" w:fill="FFFFFF"/>
        </w:rPr>
        <w:t>on the basis of</w:t>
      </w:r>
      <w:proofErr w:type="gramEnd"/>
      <w:r w:rsidR="009A5A41" w:rsidRPr="009A5A41">
        <w:rPr>
          <w:color w:val="000000"/>
          <w:shd w:val="clear" w:color="auto" w:fill="FFFFFF"/>
        </w:rPr>
        <w:t xml:space="preserve"> the definition of needs and requirements.</w:t>
      </w:r>
    </w:p>
    <w:p w14:paraId="58569049" w14:textId="77777777" w:rsidR="00D07D0B" w:rsidRDefault="00D07D0B" w:rsidP="00D07D0B">
      <w:pPr>
        <w:rPr>
          <w:color w:val="000000"/>
          <w:shd w:val="clear" w:color="auto" w:fill="FFFFFF"/>
        </w:rPr>
      </w:pPr>
    </w:p>
    <w:p w14:paraId="0BEA1B30" w14:textId="39E1C149" w:rsidR="00D07D0B" w:rsidRDefault="00D07D0B" w:rsidP="009A5A41">
      <w:pPr>
        <w:rPr>
          <w:color w:val="000000"/>
          <w:shd w:val="clear" w:color="auto" w:fill="FFFFFF"/>
        </w:rPr>
      </w:pPr>
      <w:r w:rsidRPr="00D07D0B">
        <w:rPr>
          <w:color w:val="000000"/>
          <w:shd w:val="clear" w:color="auto" w:fill="FFFFFF"/>
        </w:rPr>
        <w:t>Only those economic operators invited by the contracting authority following the assessment of the information provided may participate in the dialogue.</w:t>
      </w:r>
      <w:r>
        <w:rPr>
          <w:color w:val="000000"/>
          <w:shd w:val="clear" w:color="auto" w:fill="FFFFFF"/>
        </w:rPr>
        <w:t xml:space="preserve"> </w:t>
      </w:r>
      <w:r w:rsidRPr="0098628B">
        <w:rPr>
          <w:color w:val="000000"/>
          <w:shd w:val="clear" w:color="auto" w:fill="FFFFFF"/>
        </w:rPr>
        <w:t>Contracting authorities may limit the number of suitable candidates to be invited to participate in the procedure</w:t>
      </w:r>
      <w:r>
        <w:rPr>
          <w:color w:val="000000"/>
          <w:shd w:val="clear" w:color="auto" w:fill="FFFFFF"/>
        </w:rPr>
        <w:t xml:space="preserve">. </w:t>
      </w:r>
      <w:r w:rsidR="009A5A41" w:rsidRPr="009A5A41">
        <w:rPr>
          <w:color w:val="000000"/>
          <w:shd w:val="clear" w:color="auto" w:fill="FFFFFF"/>
        </w:rPr>
        <w:t>After</w:t>
      </w:r>
      <w:r w:rsidR="009A5A41">
        <w:rPr>
          <w:color w:val="000000"/>
          <w:shd w:val="clear" w:color="auto" w:fill="FFFFFF"/>
        </w:rPr>
        <w:t xml:space="preserve"> </w:t>
      </w:r>
      <w:r w:rsidR="009A5A41" w:rsidRPr="009A5A41">
        <w:rPr>
          <w:color w:val="000000"/>
          <w:shd w:val="clear" w:color="auto" w:fill="FFFFFF"/>
        </w:rPr>
        <w:t>having made their selection, the contracting authorities send an invitation to participate</w:t>
      </w:r>
      <w:r w:rsidR="009A5A41">
        <w:rPr>
          <w:color w:val="000000"/>
          <w:shd w:val="clear" w:color="auto" w:fill="FFFFFF"/>
        </w:rPr>
        <w:t xml:space="preserve"> </w:t>
      </w:r>
      <w:r w:rsidR="009A5A41" w:rsidRPr="009A5A41">
        <w:rPr>
          <w:color w:val="000000"/>
          <w:shd w:val="clear" w:color="auto" w:fill="FFFFFF"/>
        </w:rPr>
        <w:t>in the dialogue to the candidates selected.</w:t>
      </w:r>
    </w:p>
    <w:p w14:paraId="2F21ABAC" w14:textId="77777777" w:rsidR="00D07D0B" w:rsidRDefault="00D07D0B" w:rsidP="00D07D0B">
      <w:pPr>
        <w:rPr>
          <w:color w:val="000000"/>
          <w:shd w:val="clear" w:color="auto" w:fill="FFFFFF"/>
        </w:rPr>
      </w:pPr>
    </w:p>
    <w:p w14:paraId="39C3B7E8" w14:textId="4C13B5FB" w:rsidR="00D07D0B" w:rsidRDefault="009A5A41" w:rsidP="00D07D0B">
      <w:pPr>
        <w:pStyle w:val="berschrift4"/>
        <w:rPr>
          <w:color w:val="000000"/>
          <w:shd w:val="clear" w:color="auto" w:fill="FFFFFF"/>
        </w:rPr>
      </w:pPr>
      <w:r>
        <w:lastRenderedPageBreak/>
        <w:t>The Dialogue Stage</w:t>
      </w:r>
    </w:p>
    <w:p w14:paraId="099989C8" w14:textId="1857583F" w:rsidR="008D7EFD" w:rsidRDefault="008D7EFD" w:rsidP="008D7EFD">
      <w:pPr>
        <w:rPr>
          <w:color w:val="000000"/>
          <w:shd w:val="clear" w:color="auto" w:fill="FFFFFF"/>
        </w:rPr>
      </w:pPr>
      <w:r>
        <w:rPr>
          <w:color w:val="000000"/>
          <w:shd w:val="clear" w:color="auto" w:fill="FFFFFF"/>
        </w:rPr>
        <w:t>The dialog</w:t>
      </w:r>
      <w:ins w:id="356" w:author="Dall, Gabriele" w:date="2024-04-03T10:49:00Z">
        <w:r w:rsidR="00622AD8">
          <w:rPr>
            <w:color w:val="000000"/>
            <w:shd w:val="clear" w:color="auto" w:fill="FFFFFF"/>
          </w:rPr>
          <w:t>ue</w:t>
        </w:r>
      </w:ins>
      <w:r>
        <w:rPr>
          <w:color w:val="000000"/>
          <w:shd w:val="clear" w:color="auto" w:fill="FFFFFF"/>
        </w:rPr>
        <w:t xml:space="preserve"> with selected </w:t>
      </w:r>
      <w:r w:rsidRPr="008D7EFD">
        <w:rPr>
          <w:color w:val="000000"/>
          <w:shd w:val="clear" w:color="auto" w:fill="FFFFFF"/>
        </w:rPr>
        <w:t>candidates aim</w:t>
      </w:r>
      <w:r>
        <w:rPr>
          <w:color w:val="000000"/>
          <w:shd w:val="clear" w:color="auto" w:fill="FFFFFF"/>
        </w:rPr>
        <w:t xml:space="preserve">s to </w:t>
      </w:r>
      <w:r w:rsidRPr="008D7EFD">
        <w:rPr>
          <w:color w:val="000000"/>
          <w:shd w:val="clear" w:color="auto" w:fill="FFFFFF"/>
        </w:rPr>
        <w:t xml:space="preserve">identify and define the means best suited to satisfying </w:t>
      </w:r>
      <w:r>
        <w:rPr>
          <w:color w:val="000000"/>
          <w:shd w:val="clear" w:color="auto" w:fill="FFFFFF"/>
        </w:rPr>
        <w:t>the</w:t>
      </w:r>
      <w:r w:rsidRPr="008D7EFD">
        <w:rPr>
          <w:color w:val="000000"/>
          <w:shd w:val="clear" w:color="auto" w:fill="FFFFFF"/>
        </w:rPr>
        <w:t xml:space="preserve"> needs</w:t>
      </w:r>
      <w:r>
        <w:rPr>
          <w:color w:val="000000"/>
          <w:shd w:val="clear" w:color="auto" w:fill="FFFFFF"/>
        </w:rPr>
        <w:t xml:space="preserve"> of the contracting authority</w:t>
      </w:r>
      <w:r w:rsidRPr="008D7EFD">
        <w:rPr>
          <w:color w:val="000000"/>
          <w:shd w:val="clear" w:color="auto" w:fill="FFFFFF"/>
        </w:rPr>
        <w:t xml:space="preserve">. </w:t>
      </w:r>
      <w:r>
        <w:rPr>
          <w:color w:val="000000"/>
          <w:shd w:val="clear" w:color="auto" w:fill="FFFFFF"/>
        </w:rPr>
        <w:t>The dialog</w:t>
      </w:r>
      <w:ins w:id="357" w:author="Dall, Gabriele" w:date="2024-04-03T10:49:00Z">
        <w:r w:rsidR="001B177C">
          <w:rPr>
            <w:color w:val="000000"/>
            <w:shd w:val="clear" w:color="auto" w:fill="FFFFFF"/>
          </w:rPr>
          <w:t>ue</w:t>
        </w:r>
      </w:ins>
      <w:r>
        <w:rPr>
          <w:color w:val="000000"/>
          <w:shd w:val="clear" w:color="auto" w:fill="FFFFFF"/>
        </w:rPr>
        <w:t xml:space="preserve"> aims to </w:t>
      </w:r>
      <w:r w:rsidRPr="008D7EFD">
        <w:rPr>
          <w:color w:val="000000"/>
          <w:shd w:val="clear" w:color="auto" w:fill="FFFFFF"/>
        </w:rPr>
        <w:t>discuss all aspects of the contract with the chosen candidates</w:t>
      </w:r>
      <w:r>
        <w:rPr>
          <w:color w:val="000000"/>
          <w:shd w:val="clear" w:color="auto" w:fill="FFFFFF"/>
        </w:rPr>
        <w:t xml:space="preserve">. </w:t>
      </w:r>
      <w:r w:rsidRPr="008D7EFD">
        <w:rPr>
          <w:color w:val="000000"/>
          <w:shd w:val="clear" w:color="auto" w:fill="FFFFFF"/>
        </w:rPr>
        <w:t xml:space="preserve"> </w:t>
      </w:r>
      <w:r>
        <w:rPr>
          <w:color w:val="000000"/>
          <w:shd w:val="clear" w:color="auto" w:fill="FFFFFF"/>
        </w:rPr>
        <w:t xml:space="preserve">The </w:t>
      </w:r>
      <w:r w:rsidRPr="008D7EFD">
        <w:rPr>
          <w:color w:val="000000"/>
          <w:shd w:val="clear" w:color="auto" w:fill="FFFFFF"/>
        </w:rPr>
        <w:t>dialogue may therefore relate not only to</w:t>
      </w:r>
      <w:r>
        <w:rPr>
          <w:color w:val="000000"/>
          <w:shd w:val="clear" w:color="auto" w:fill="FFFFFF"/>
        </w:rPr>
        <w:t xml:space="preserve"> </w:t>
      </w:r>
      <w:r w:rsidRPr="008D7EFD">
        <w:rPr>
          <w:color w:val="000000"/>
          <w:shd w:val="clear" w:color="auto" w:fill="FFFFFF"/>
        </w:rPr>
        <w:t>"technical" aspects, but also to economic aspects (prices, costs, revenues, etc.) or legal</w:t>
      </w:r>
      <w:r>
        <w:rPr>
          <w:color w:val="000000"/>
          <w:shd w:val="clear" w:color="auto" w:fill="FFFFFF"/>
        </w:rPr>
        <w:t xml:space="preserve"> </w:t>
      </w:r>
      <w:r w:rsidRPr="008D7EFD">
        <w:rPr>
          <w:color w:val="000000"/>
          <w:shd w:val="clear" w:color="auto" w:fill="FFFFFF"/>
        </w:rPr>
        <w:t>aspects (distribution and limitation of risks, guarantees, etc.).</w:t>
      </w:r>
    </w:p>
    <w:p w14:paraId="0A96475A" w14:textId="77777777" w:rsidR="008D7EFD" w:rsidRDefault="008D7EFD" w:rsidP="008D7EFD">
      <w:pPr>
        <w:rPr>
          <w:color w:val="000000"/>
          <w:shd w:val="clear" w:color="auto" w:fill="FFFFFF"/>
        </w:rPr>
      </w:pPr>
    </w:p>
    <w:p w14:paraId="335ECC26" w14:textId="022A351A" w:rsidR="00D07D0B" w:rsidRDefault="008D7EFD" w:rsidP="00D07D0B">
      <w:r>
        <w:t xml:space="preserve">The Directive does not regulate the conduct of the dialogue in detail. However, the dialogue should be carried out individually with each of the participants based on the ideas and solutions of the economic operator concerned. During the dialogue, contracting authorities may ask the participants to specify their proposals in writing, possibly in the form of progressively completed/refined tenders. </w:t>
      </w:r>
    </w:p>
    <w:p w14:paraId="56CA9D01" w14:textId="77777777" w:rsidR="00D07D0B" w:rsidRDefault="00D07D0B" w:rsidP="00D07D0B">
      <w:pPr>
        <w:rPr>
          <w:color w:val="000000"/>
          <w:shd w:val="clear" w:color="auto" w:fill="FFFFFF"/>
        </w:rPr>
      </w:pPr>
    </w:p>
    <w:p w14:paraId="35F608FA" w14:textId="6977A58A" w:rsidR="00D07D0B" w:rsidRDefault="00D07D0B" w:rsidP="00D07D0B">
      <w:pPr>
        <w:pStyle w:val="berschrift4"/>
        <w:rPr>
          <w:shd w:val="clear" w:color="auto" w:fill="FFFFFF"/>
        </w:rPr>
      </w:pPr>
      <w:r>
        <w:rPr>
          <w:shd w:val="clear" w:color="auto" w:fill="FFFFFF"/>
        </w:rPr>
        <w:t xml:space="preserve">Reduction of Tenders </w:t>
      </w:r>
    </w:p>
    <w:p w14:paraId="2F5BD77F" w14:textId="77777777" w:rsidR="003B07FC" w:rsidRDefault="008D7EFD" w:rsidP="003B07FC">
      <w:r>
        <w:t xml:space="preserve">The competitive dialogue procedure takes place in successive stages </w:t>
      </w:r>
      <w:proofErr w:type="gramStart"/>
      <w:r>
        <w:t>in order to</w:t>
      </w:r>
      <w:proofErr w:type="gramEnd"/>
      <w:r>
        <w:t xml:space="preserve"> reduce the number of solutions to be discussed during the dialogue stage by applying the award criteria. The necessity for the contracting authorities of comparing several solutions and being able to take decisions which can subsequently be justified, requires that the application of the award criterion be based on written documents.</w:t>
      </w:r>
      <w:r w:rsidR="003B07FC">
        <w:t xml:space="preserve"> </w:t>
      </w:r>
    </w:p>
    <w:p w14:paraId="1537E930" w14:textId="77777777" w:rsidR="003B07FC" w:rsidRDefault="003B07FC" w:rsidP="003B07FC"/>
    <w:p w14:paraId="4AFB47B7" w14:textId="5344858D" w:rsidR="008D7EFD" w:rsidRDefault="003B07FC" w:rsidP="003B07FC">
      <w:r>
        <w:t xml:space="preserve">However, even if considered to be “tenders”, they </w:t>
      </w:r>
      <w:del w:id="358" w:author="Dall, Gabriele" w:date="2024-04-03T10:51:00Z">
        <w:r w:rsidDel="005B0658">
          <w:delText xml:space="preserve">cannot </w:delText>
        </w:r>
      </w:del>
      <w:ins w:id="359" w:author="Dall, Gabriele" w:date="2024-04-03T10:51:00Z">
        <w:r w:rsidR="005B0658">
          <w:t xml:space="preserve">may not </w:t>
        </w:r>
      </w:ins>
      <w:r>
        <w:t xml:space="preserve">be </w:t>
      </w:r>
      <w:del w:id="360" w:author="Dall, Gabriele" w:date="2024-04-03T10:51:00Z">
        <w:r w:rsidDel="005B0658">
          <w:delText>required</w:delText>
        </w:r>
      </w:del>
      <w:ins w:id="361" w:author="Dall, Gabriele" w:date="2024-04-03T10:51:00Z">
        <w:r w:rsidR="005B0658">
          <w:t>expected</w:t>
        </w:r>
      </w:ins>
      <w:r>
        <w:t xml:space="preserve"> to contain all the elements </w:t>
      </w:r>
      <w:ins w:id="362" w:author="Dall, Gabriele" w:date="2024-04-03T10:52:00Z">
        <w:r w:rsidR="005B0658">
          <w:t xml:space="preserve">(information) </w:t>
        </w:r>
      </w:ins>
      <w:r>
        <w:t>required and necessary for the performance of the project. This requirement only applies to tenders that are submitted in the final stage of the competitive dialogue.</w:t>
      </w:r>
    </w:p>
    <w:p w14:paraId="428BECC7" w14:textId="3CF115D8" w:rsidR="003B07FC" w:rsidRDefault="003B07FC" w:rsidP="003B07FC">
      <w:pPr>
        <w:pStyle w:val="berschrift4"/>
        <w:rPr>
          <w:shd w:val="clear" w:color="auto" w:fill="FFFFFF"/>
        </w:rPr>
      </w:pPr>
      <w:r w:rsidRPr="003B07FC">
        <w:rPr>
          <w:shd w:val="clear" w:color="auto" w:fill="FFFFFF"/>
        </w:rPr>
        <w:t xml:space="preserve">End of the </w:t>
      </w:r>
      <w:r>
        <w:rPr>
          <w:shd w:val="clear" w:color="auto" w:fill="FFFFFF"/>
        </w:rPr>
        <w:t>D</w:t>
      </w:r>
      <w:r w:rsidRPr="003B07FC">
        <w:rPr>
          <w:shd w:val="clear" w:color="auto" w:fill="FFFFFF"/>
        </w:rPr>
        <w:t>ialogue</w:t>
      </w:r>
      <w:r>
        <w:rPr>
          <w:shd w:val="clear" w:color="auto" w:fill="FFFFFF"/>
        </w:rPr>
        <w:t xml:space="preserve"> and</w:t>
      </w:r>
      <w:r w:rsidRPr="003B07FC">
        <w:rPr>
          <w:shd w:val="clear" w:color="auto" w:fill="FFFFFF"/>
        </w:rPr>
        <w:t xml:space="preserve"> </w:t>
      </w:r>
      <w:r>
        <w:rPr>
          <w:shd w:val="clear" w:color="auto" w:fill="FFFFFF"/>
        </w:rPr>
        <w:t>F</w:t>
      </w:r>
      <w:r w:rsidRPr="003B07FC">
        <w:rPr>
          <w:shd w:val="clear" w:color="auto" w:fill="FFFFFF"/>
        </w:rPr>
        <w:t xml:space="preserve">inal </w:t>
      </w:r>
      <w:r>
        <w:rPr>
          <w:shd w:val="clear" w:color="auto" w:fill="FFFFFF"/>
        </w:rPr>
        <w:t>T</w:t>
      </w:r>
      <w:r w:rsidRPr="003B07FC">
        <w:rPr>
          <w:shd w:val="clear" w:color="auto" w:fill="FFFFFF"/>
        </w:rPr>
        <w:t>enders</w:t>
      </w:r>
    </w:p>
    <w:p w14:paraId="146249C8" w14:textId="348187BE" w:rsidR="003B07FC" w:rsidRDefault="003B07FC" w:rsidP="003B07FC">
      <w:r>
        <w:t xml:space="preserve">At the appropriate time, the awarding authority declares the dialogue concluded and informs the participants of this. It asks them to submit their final tenders </w:t>
      </w:r>
      <w:proofErr w:type="gramStart"/>
      <w:r>
        <w:t>on the basis of</w:t>
      </w:r>
      <w:proofErr w:type="gramEnd"/>
      <w:r>
        <w:t xml:space="preserve"> </w:t>
      </w:r>
      <w:del w:id="363" w:author="Dall, Gabriele" w:date="2024-04-03T10:53:00Z">
        <w:r w:rsidDel="00407EFE">
          <w:delText>the solution or</w:delText>
        </w:r>
      </w:del>
      <w:ins w:id="364" w:author="Dall, Gabriele" w:date="2024-04-03T10:53:00Z">
        <w:r w:rsidR="00407EFE">
          <w:t>th</w:t>
        </w:r>
        <w:r w:rsidR="00BF6411">
          <w:t>at solution/those</w:t>
        </w:r>
      </w:ins>
      <w:r>
        <w:t xml:space="preserve"> solutions </w:t>
      </w:r>
      <w:del w:id="365" w:author="Dall, Gabriele" w:date="2024-04-03T10:53:00Z">
        <w:r w:rsidDel="0069520C">
          <w:delText xml:space="preserve">presented </w:delText>
        </w:r>
      </w:del>
      <w:ins w:id="366" w:author="Dall, Gabriele" w:date="2024-04-03T10:53:00Z">
        <w:r w:rsidR="0069520C">
          <w:t xml:space="preserve">that have been evolved </w:t>
        </w:r>
      </w:ins>
      <w:r>
        <w:t xml:space="preserve">and specified during the dialogue. </w:t>
      </w:r>
    </w:p>
    <w:p w14:paraId="56E899FF" w14:textId="77777777" w:rsidR="003B07FC" w:rsidRDefault="003B07FC" w:rsidP="003B07FC"/>
    <w:p w14:paraId="6D23CF8C" w14:textId="52698337" w:rsidR="003B07FC" w:rsidRDefault="003B07FC" w:rsidP="003B07FC">
      <w:r>
        <w:t xml:space="preserve">The final tenders shall contain all the elements required and necessary for the performance of the project. Once they have been received, the contracting authority may ask for them to be </w:t>
      </w:r>
      <w:del w:id="367" w:author="Dall, Gabriele" w:date="2024-04-03T10:54:00Z">
        <w:r w:rsidDel="0069520C">
          <w:delText xml:space="preserve">to be </w:delText>
        </w:r>
      </w:del>
      <w:r>
        <w:t xml:space="preserve">clarified, </w:t>
      </w:r>
      <w:proofErr w:type="gramStart"/>
      <w:r>
        <w:t>specified</w:t>
      </w:r>
      <w:proofErr w:type="gramEnd"/>
      <w:r>
        <w:t xml:space="preserve"> and fine-tuned. </w:t>
      </w:r>
    </w:p>
    <w:p w14:paraId="12814E11" w14:textId="77777777" w:rsidR="003B07FC" w:rsidRDefault="003B07FC" w:rsidP="003B07FC">
      <w:pPr>
        <w:pStyle w:val="berschrift4"/>
        <w:rPr>
          <w:shd w:val="clear" w:color="auto" w:fill="FFFFFF"/>
        </w:rPr>
      </w:pPr>
      <w:r>
        <w:rPr>
          <w:shd w:val="clear" w:color="auto" w:fill="FFFFFF"/>
        </w:rPr>
        <w:t>Awarding</w:t>
      </w:r>
    </w:p>
    <w:p w14:paraId="7EAD3434" w14:textId="453A229B" w:rsidR="00D07D0B" w:rsidRDefault="003B07FC" w:rsidP="00A2271F">
      <w:r>
        <w:t xml:space="preserve">The final tenders are assessed </w:t>
      </w:r>
      <w:proofErr w:type="gramStart"/>
      <w:r>
        <w:t>on the basis of</w:t>
      </w:r>
      <w:proofErr w:type="gramEnd"/>
      <w:r>
        <w:t xml:space="preserve"> the award criteria and the most economically advantageous tender is identified.</w:t>
      </w:r>
    </w:p>
    <w:p w14:paraId="1DEC1C95" w14:textId="77777777" w:rsidR="003D5CF3" w:rsidRDefault="003D5CF3" w:rsidP="00A2271F"/>
    <w:p w14:paraId="5D96F4E4" w14:textId="77777777" w:rsidR="003D5CF3" w:rsidRDefault="003D5CF3" w:rsidP="003D5CF3">
      <w:pPr>
        <w:pStyle w:val="berschrift3"/>
      </w:pPr>
      <w:bookmarkStart w:id="368" w:name="_Toc162022389"/>
      <w:r>
        <w:t>Process Description</w:t>
      </w:r>
      <w:bookmarkEnd w:id="368"/>
    </w:p>
    <w:p w14:paraId="033DBA21" w14:textId="77777777" w:rsidR="003D5CF3" w:rsidRPr="00A2271F" w:rsidRDefault="003D5CF3" w:rsidP="003D5CF3">
      <w:r>
        <w:t>T</w:t>
      </w:r>
      <w:r w:rsidRPr="00A2271F">
        <w:t>he Competitive Dialogue procedure allows contracting authorities to engage in discussions with potential suppliers to develop innovative and tailored solutions for complex procurement projects.</w:t>
      </w:r>
      <w:r>
        <w:t xml:space="preserve"> The process of the Competitive Dialogue according to European directives on public procurement can be described as follows:</w:t>
      </w:r>
    </w:p>
    <w:p w14:paraId="721A3BA8" w14:textId="77777777" w:rsidR="003D5CF3" w:rsidRDefault="003D5CF3" w:rsidP="003D5CF3"/>
    <w:p w14:paraId="736F9AA9" w14:textId="77777777" w:rsidR="003D5CF3" w:rsidRDefault="003D5CF3" w:rsidP="003D5CF3">
      <w:r w:rsidRPr="00A2271F">
        <w:rPr>
          <w:b/>
          <w:bCs/>
        </w:rPr>
        <w:t>Initiation of the Procedure:</w:t>
      </w:r>
      <w:r>
        <w:t xml:space="preserve"> The contracting authority initiates the Competitive Dialogue procedure by publishing a contract notice in the Official Journal of the European Union (OJEU) to announce the procurement opportunity. The contract notice includes information about the nature of the contract, the requirements, and the procedure to be followed. It also invites interested bidders to submit applications to participate in the Competitive Dialogue.</w:t>
      </w:r>
    </w:p>
    <w:p w14:paraId="1B8D3544" w14:textId="77777777" w:rsidR="003D5CF3" w:rsidRDefault="003D5CF3" w:rsidP="003D5CF3"/>
    <w:p w14:paraId="13412C86" w14:textId="77777777" w:rsidR="003D5CF3" w:rsidRDefault="003D5CF3" w:rsidP="003D5CF3">
      <w:r w:rsidRPr="00A2271F">
        <w:rPr>
          <w:b/>
          <w:bCs/>
        </w:rPr>
        <w:t>Submission of Applications:</w:t>
      </w:r>
      <w:r>
        <w:t xml:space="preserve"> Interested bidders submit applications expressing their interest in participating in the Competitive Dialogue. These applications typically include information about the bidder's qualifications, experience, and proposed solutions. The contracting authority evaluates the applications and selects a shortlist of bidders who will be invited to participate in the dialogue stage of the procedure.</w:t>
      </w:r>
    </w:p>
    <w:p w14:paraId="4655DAB5" w14:textId="77777777" w:rsidR="003D5CF3" w:rsidRDefault="003D5CF3" w:rsidP="003D5CF3"/>
    <w:p w14:paraId="66B43D46" w14:textId="77777777" w:rsidR="003D5CF3" w:rsidRDefault="003D5CF3" w:rsidP="003D5CF3">
      <w:r w:rsidRPr="00F246E1">
        <w:rPr>
          <w:b/>
          <w:bCs/>
        </w:rPr>
        <w:t>Dialogue Stage:</w:t>
      </w:r>
      <w:r>
        <w:t xml:space="preserve"> The contracting authority </w:t>
      </w:r>
      <w:proofErr w:type="gramStart"/>
      <w:r>
        <w:t>enters into</w:t>
      </w:r>
      <w:proofErr w:type="gramEnd"/>
      <w:r>
        <w:t xml:space="preserve"> a dialogue with the shortlisted bidders to discuss the requirements of the contract, potential solutions, and technical specifications. The dialogue may cover various </w:t>
      </w:r>
      <w:r>
        <w:lastRenderedPageBreak/>
        <w:t>aspects of the contract, including technical feasibility, risk management, pricing, quality standards, and contractual terms. The contracting authority must conduct the dialogue in a fair, transparent, and non-discriminatory manner, ensuring equal treatment of all bidders.</w:t>
      </w:r>
    </w:p>
    <w:p w14:paraId="2B9F995F" w14:textId="77777777" w:rsidR="003D5CF3" w:rsidRDefault="003D5CF3" w:rsidP="003D5CF3"/>
    <w:p w14:paraId="24CB9D6B" w14:textId="77777777" w:rsidR="003D5CF3" w:rsidRDefault="003D5CF3" w:rsidP="003D5CF3">
      <w:r w:rsidRPr="00F246E1">
        <w:rPr>
          <w:b/>
          <w:bCs/>
        </w:rPr>
        <w:t>Request for Final Tenders:</w:t>
      </w:r>
      <w:r>
        <w:t xml:space="preserve"> After the dialogue stage is complete, the contracting authority issues a request for final tenders to the shortlisted bidders. The request for final tenders includes the finalized tender specifications based on the discussions held during the dialogue stage. The shortlisted bidders submit their final tenders, which reflect the solutions developed and discussed during the dialogue stage.</w:t>
      </w:r>
    </w:p>
    <w:p w14:paraId="3262C56C" w14:textId="77777777" w:rsidR="003D5CF3" w:rsidRDefault="003D5CF3" w:rsidP="003D5CF3"/>
    <w:p w14:paraId="123C98E1" w14:textId="77777777" w:rsidR="003D5CF3" w:rsidRDefault="003D5CF3" w:rsidP="003D5CF3">
      <w:r w:rsidRPr="00F246E1">
        <w:rPr>
          <w:b/>
          <w:bCs/>
        </w:rPr>
        <w:t>Evaluation of Final Tenders:</w:t>
      </w:r>
      <w:r>
        <w:t xml:space="preserve"> The contracting authority evaluates the final tenders submitted by the shortlisted bidders based on predefined award criteria.</w:t>
      </w:r>
    </w:p>
    <w:p w14:paraId="39C19EA5" w14:textId="77777777" w:rsidR="003D5CF3" w:rsidRDefault="003D5CF3" w:rsidP="003D5CF3">
      <w:r>
        <w:t>The evaluation criteria may include technical quality, price, sustainability, and other relevant factors.</w:t>
      </w:r>
    </w:p>
    <w:p w14:paraId="53EFEE8A" w14:textId="77777777" w:rsidR="003D5CF3" w:rsidRDefault="003D5CF3" w:rsidP="003D5CF3">
      <w:r>
        <w:t>The contracting authority selects the winning bidder based on the evaluation of the final tenders.</w:t>
      </w:r>
    </w:p>
    <w:p w14:paraId="369F12BA" w14:textId="77777777" w:rsidR="003D5CF3" w:rsidRDefault="003D5CF3" w:rsidP="003D5CF3"/>
    <w:p w14:paraId="0F9E474F" w14:textId="77777777" w:rsidR="003D5CF3" w:rsidRDefault="003D5CF3" w:rsidP="003D5CF3">
      <w:r w:rsidRPr="00F246E1">
        <w:rPr>
          <w:b/>
          <w:bCs/>
        </w:rPr>
        <w:t>Award of Contract:</w:t>
      </w:r>
      <w:r>
        <w:t xml:space="preserve"> The contract is awarded to the winning bidder, and the other bidders are notified of the outcome.</w:t>
      </w:r>
    </w:p>
    <w:p w14:paraId="46225E17" w14:textId="77777777" w:rsidR="003D5CF3" w:rsidRDefault="003D5CF3" w:rsidP="003D5CF3"/>
    <w:p w14:paraId="2F8081A2" w14:textId="77777777" w:rsidR="003D5CF3" w:rsidRDefault="003D5CF3" w:rsidP="003D5CF3">
      <w:commentRangeStart w:id="369"/>
      <w:r w:rsidRPr="00F246E1">
        <w:rPr>
          <w:b/>
          <w:bCs/>
        </w:rPr>
        <w:t>Contract Implementation</w:t>
      </w:r>
      <w:r>
        <w:t xml:space="preserve">: Once the contract is awarded, the contracting authority may </w:t>
      </w:r>
      <w:proofErr w:type="gramStart"/>
      <w:r>
        <w:t>enter into</w:t>
      </w:r>
      <w:proofErr w:type="gramEnd"/>
      <w:r>
        <w:t xml:space="preserve"> a contract with the winning bidder, formalizing the terms and conditions discussed during the Competitive Dialogue process.</w:t>
      </w:r>
      <w:commentRangeEnd w:id="369"/>
      <w:r w:rsidR="00213FF3">
        <w:rPr>
          <w:rStyle w:val="Kommentarzeichen"/>
        </w:rPr>
        <w:commentReference w:id="369"/>
      </w:r>
    </w:p>
    <w:p w14:paraId="5EFAFBB3" w14:textId="77777777" w:rsidR="003D5CF3" w:rsidRDefault="003D5CF3" w:rsidP="00A2271F"/>
    <w:p w14:paraId="6553324E" w14:textId="43BDC602" w:rsidR="00A2271F" w:rsidRDefault="00A2271F" w:rsidP="00A2271F"/>
    <w:p w14:paraId="05349D56" w14:textId="711525F3" w:rsidR="00A2271F" w:rsidRDefault="00A2271F" w:rsidP="00A2271F">
      <w:pPr>
        <w:sectPr w:rsidR="00A2271F" w:rsidSect="00BB5466">
          <w:pgSz w:w="11920" w:h="16840"/>
          <w:pgMar w:top="1134" w:right="862" w:bottom="941" w:left="1021" w:header="57" w:footer="765" w:gutter="0"/>
          <w:cols w:space="708"/>
          <w:docGrid w:linePitch="360"/>
        </w:sectPr>
      </w:pPr>
    </w:p>
    <w:p w14:paraId="26DE80E7" w14:textId="77777777" w:rsidR="003D5CF3" w:rsidRDefault="003D5CF3" w:rsidP="003D5CF3"/>
    <w:p w14:paraId="3C2F2A99" w14:textId="79813064" w:rsidR="00F246E1" w:rsidRDefault="00F246E1" w:rsidP="00A2271F">
      <w:pPr>
        <w:pStyle w:val="berschrift3"/>
      </w:pPr>
      <w:bookmarkStart w:id="370" w:name="_Toc162022390"/>
      <w:r>
        <w:t>Process Map Competitive Dialogue</w:t>
      </w:r>
      <w:bookmarkEnd w:id="370"/>
    </w:p>
    <w:p w14:paraId="1E8061AC" w14:textId="77777777" w:rsidR="00D07D0B" w:rsidRDefault="00D07D0B" w:rsidP="00D07D0B"/>
    <w:p w14:paraId="444510D0" w14:textId="1B63B15A" w:rsidR="00D07D0B" w:rsidRDefault="000E04C1" w:rsidP="00D07D0B">
      <w:ins w:id="371" w:author="Dall, Gabriele" w:date="2024-04-03T11:05:00Z">
        <w:r>
          <w:t>The process ma</w:t>
        </w:r>
        <w:r w:rsidR="00242397">
          <w:t>p to describe the Competitive Dialogue</w:t>
        </w:r>
      </w:ins>
      <w:ins w:id="372" w:author="Dall, Gabriele" w:date="2024-04-03T11:06:00Z">
        <w:r w:rsidR="009A3D09">
          <w:t xml:space="preserve"> depends on </w:t>
        </w:r>
      </w:ins>
      <w:proofErr w:type="spellStart"/>
      <w:ins w:id="373" w:author="Dall, Gabriele" w:date="2024-04-03T11:08:00Z">
        <w:r w:rsidR="00064E86">
          <w:t>Peppol</w:t>
        </w:r>
        <w:proofErr w:type="spellEnd"/>
        <w:r w:rsidR="00064E86">
          <w:t xml:space="preserve"> BIS </w:t>
        </w:r>
      </w:ins>
      <w:ins w:id="374" w:author="Dall, Gabriele" w:date="2024-04-03T11:06:00Z">
        <w:r w:rsidR="009A3D09">
          <w:t>sub-processes</w:t>
        </w:r>
      </w:ins>
      <w:ins w:id="375" w:author="Dall, Gabriele" w:date="2024-04-03T11:07:00Z">
        <w:r w:rsidR="00064E86">
          <w:t xml:space="preserve"> from </w:t>
        </w:r>
      </w:ins>
      <w:ins w:id="376" w:author="Dall, Gabriele" w:date="2024-04-03T11:06:00Z">
        <w:r w:rsidR="0071034F">
          <w:t xml:space="preserve">introduced in section </w:t>
        </w:r>
      </w:ins>
      <w:ins w:id="377" w:author="Dall, Gabriele" w:date="2024-04-03T11:07:00Z">
        <w:r w:rsidR="0071034F">
          <w:fldChar w:fldCharType="begin"/>
        </w:r>
        <w:r w:rsidR="0071034F">
          <w:instrText xml:space="preserve"> REF _Ref158747638 \w \h </w:instrText>
        </w:r>
      </w:ins>
      <w:ins w:id="378" w:author="Dall, Gabriele" w:date="2024-04-03T11:07:00Z">
        <w:r w:rsidR="0071034F">
          <w:fldChar w:fldCharType="separate"/>
        </w:r>
        <w:r w:rsidR="0071034F">
          <w:t>6</w:t>
        </w:r>
        <w:r w:rsidR="0071034F">
          <w:fldChar w:fldCharType="end"/>
        </w:r>
        <w:r w:rsidR="0071034F">
          <w:t xml:space="preserve"> for the restricted procedure</w:t>
        </w:r>
      </w:ins>
      <w:ins w:id="379" w:author="Dall, Gabriele" w:date="2024-04-03T11:08:00Z">
        <w:r w:rsidR="00064E86">
          <w:t xml:space="preserve">, </w:t>
        </w:r>
      </w:ins>
      <w:del w:id="380" w:author="Dall, Gabriele" w:date="2024-04-03T11:08:00Z">
        <w:r w:rsidR="00D07D0B" w:rsidDel="00064E86">
          <w:delText xml:space="preserve">It is important to underline that </w:delText>
        </w:r>
      </w:del>
      <w:del w:id="381" w:author="Dall, Gabriele" w:date="2024-04-03T11:01:00Z">
        <w:r w:rsidR="00D07D0B" w:rsidDel="0060389F">
          <w:delText xml:space="preserve">that </w:delText>
        </w:r>
      </w:del>
      <w:del w:id="382" w:author="Dall, Gabriele" w:date="2024-04-03T11:08:00Z">
        <w:r w:rsidR="00D07D0B" w:rsidDel="00064E86">
          <w:delText xml:space="preserve">the process map references to the Peppol BIS introduced in section </w:delText>
        </w:r>
        <w:r w:rsidR="00D07D0B" w:rsidDel="00064E86">
          <w:fldChar w:fldCharType="begin"/>
        </w:r>
        <w:r w:rsidR="00D07D0B" w:rsidDel="00064E86">
          <w:delInstrText xml:space="preserve"> REF _Ref158747638 \w \h </w:delInstrText>
        </w:r>
        <w:r w:rsidR="00D07D0B" w:rsidDel="00064E86">
          <w:fldChar w:fldCharType="separate"/>
        </w:r>
        <w:r w:rsidR="00D07D0B" w:rsidDel="00064E86">
          <w:delText>6</w:delText>
        </w:r>
        <w:r w:rsidR="00D07D0B" w:rsidDel="00064E86">
          <w:fldChar w:fldCharType="end"/>
        </w:r>
        <w:r w:rsidR="00D07D0B" w:rsidDel="00064E86">
          <w:delText xml:space="preserve"> for the restricted procedure, </w:delText>
        </w:r>
      </w:del>
      <w:r w:rsidR="00D07D0B">
        <w:t xml:space="preserve">as the Competitive Dialogue operates on the similar phases. To understand the details of each phase the reader should therefore consult section </w:t>
      </w:r>
      <w:r w:rsidR="00D07D0B">
        <w:fldChar w:fldCharType="begin"/>
      </w:r>
      <w:r w:rsidR="00D07D0B">
        <w:instrText xml:space="preserve"> REF _Ref158747638 \w \h </w:instrText>
      </w:r>
      <w:r w:rsidR="00D07D0B">
        <w:fldChar w:fldCharType="separate"/>
      </w:r>
      <w:r w:rsidR="00D07D0B">
        <w:t>6</w:t>
      </w:r>
      <w:r w:rsidR="00D07D0B">
        <w:fldChar w:fldCharType="end"/>
      </w:r>
      <w:r w:rsidR="00D07D0B">
        <w:t>.</w:t>
      </w:r>
    </w:p>
    <w:p w14:paraId="49B873F3" w14:textId="77777777" w:rsidR="00D07D0B" w:rsidRPr="00D07D0B" w:rsidRDefault="00D07D0B" w:rsidP="00D07D0B"/>
    <w:p w14:paraId="06344BB7" w14:textId="4CD06736" w:rsidR="00BF24C1" w:rsidRDefault="003D5CF3" w:rsidP="00BF24C1">
      <w:pPr>
        <w:keepNext/>
      </w:pPr>
      <w:r>
        <w:rPr>
          <w:noProof/>
        </w:rPr>
        <w:drawing>
          <wp:inline distT="0" distB="0" distL="0" distR="0" wp14:anchorId="7214515D" wp14:editId="2B0085F8">
            <wp:extent cx="9375775" cy="3299460"/>
            <wp:effectExtent l="0" t="0" r="0" b="0"/>
            <wp:docPr id="949983065" name="Grafik 1" descr="Ein Bild, das Text, Diagramm, Reihe,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83065" name="Grafik 1" descr="Ein Bild, das Text, Diagramm, Reihe, Screenshot enthält.&#10;&#10;Automatisch generierte Beschreibung"/>
                    <pic:cNvPicPr/>
                  </pic:nvPicPr>
                  <pic:blipFill>
                    <a:blip r:embed="rId106"/>
                    <a:stretch>
                      <a:fillRect/>
                    </a:stretch>
                  </pic:blipFill>
                  <pic:spPr>
                    <a:xfrm>
                      <a:off x="0" y="0"/>
                      <a:ext cx="9375775" cy="3299460"/>
                    </a:xfrm>
                    <a:prstGeom prst="rect">
                      <a:avLst/>
                    </a:prstGeom>
                  </pic:spPr>
                </pic:pic>
              </a:graphicData>
            </a:graphic>
          </wp:inline>
        </w:drawing>
      </w:r>
    </w:p>
    <w:p w14:paraId="030E3A1C" w14:textId="573A51AF" w:rsidR="005E3EC0" w:rsidRPr="005E3EC0" w:rsidRDefault="00BF24C1" w:rsidP="00BF24C1">
      <w:pPr>
        <w:pStyle w:val="Beschriftung"/>
        <w:jc w:val="center"/>
      </w:pPr>
      <w:bookmarkStart w:id="383" w:name="_Toc162022444"/>
      <w:r>
        <w:t xml:space="preserve">Figure </w:t>
      </w:r>
      <w:r>
        <w:fldChar w:fldCharType="begin"/>
      </w:r>
      <w:r>
        <w:instrText xml:space="preserve"> SEQ Figure \* ARABIC </w:instrText>
      </w:r>
      <w:r>
        <w:fldChar w:fldCharType="separate"/>
      </w:r>
      <w:r w:rsidR="00AD0F80">
        <w:rPr>
          <w:noProof/>
        </w:rPr>
        <w:t>17</w:t>
      </w:r>
      <w:r>
        <w:fldChar w:fldCharType="end"/>
      </w:r>
      <w:r>
        <w:t xml:space="preserve">: </w:t>
      </w:r>
      <w:r w:rsidR="00C004F1">
        <w:t xml:space="preserve">Process Map </w:t>
      </w:r>
      <w:r>
        <w:t>Competitive Dialogue</w:t>
      </w:r>
      <w:bookmarkEnd w:id="383"/>
      <w:r>
        <w:t xml:space="preserve"> </w:t>
      </w:r>
    </w:p>
    <w:p w14:paraId="6ACCFDF4" w14:textId="77777777" w:rsidR="000B2CC3" w:rsidRDefault="000B2CC3" w:rsidP="00C15CE2">
      <w:pPr>
        <w:sectPr w:rsidR="000B2CC3" w:rsidSect="00BB5466">
          <w:pgSz w:w="16840" w:h="11920" w:orient="landscape"/>
          <w:pgMar w:top="1021" w:right="1134" w:bottom="862" w:left="941" w:header="57" w:footer="765" w:gutter="0"/>
          <w:cols w:space="708"/>
          <w:docGrid w:linePitch="360"/>
        </w:sectPr>
      </w:pPr>
    </w:p>
    <w:p w14:paraId="1837CA60" w14:textId="77777777" w:rsidR="00FD1FAA" w:rsidRDefault="00FD1FAA" w:rsidP="00FD1FAA">
      <w:pPr>
        <w:pStyle w:val="berschrift2"/>
      </w:pPr>
      <w:bookmarkStart w:id="384" w:name="_Ref161164665"/>
      <w:bookmarkStart w:id="385" w:name="_Toc162022391"/>
      <w:r>
        <w:lastRenderedPageBreak/>
        <w:t>Competitive Procedure with Negotiation</w:t>
      </w:r>
      <w:bookmarkEnd w:id="384"/>
      <w:bookmarkEnd w:id="385"/>
    </w:p>
    <w:p w14:paraId="2F5B8324" w14:textId="77777777" w:rsidR="00FD1FAA" w:rsidRDefault="00FD1FAA" w:rsidP="00FD1FAA">
      <w:pPr>
        <w:pStyle w:val="berschrift3"/>
      </w:pPr>
      <w:bookmarkStart w:id="386" w:name="_Toc162022392"/>
      <w:r>
        <w:t>Introduction</w:t>
      </w:r>
      <w:bookmarkEnd w:id="386"/>
    </w:p>
    <w:p w14:paraId="64C2D3BE" w14:textId="084F6CA7" w:rsidR="00FD1FAA" w:rsidRDefault="00FD1FAA" w:rsidP="00FD1FAA">
      <w:r>
        <w:t>The possibility to perform competitive procedure with negotiation</w:t>
      </w:r>
      <w:r w:rsidRPr="005E1CD5">
        <w:t>s</w:t>
      </w:r>
      <w:r w:rsidR="00FC729A">
        <w:t xml:space="preserve"> (or negotiated procedure)</w:t>
      </w:r>
      <w:r w:rsidRPr="005E1CD5">
        <w:t xml:space="preserve"> </w:t>
      </w:r>
      <w:r>
        <w:t xml:space="preserve">is ruled by the following EU Directives: 2009/81 EC, 2014/24 EU, 2014/25 EU. The </w:t>
      </w:r>
      <w:hyperlink r:id="rId107" w:history="1">
        <w:r w:rsidRPr="00543837">
          <w:rPr>
            <w:rStyle w:val="Hyperlink"/>
          </w:rPr>
          <w:t>EU Public tendering rules website</w:t>
        </w:r>
      </w:hyperlink>
      <w:r>
        <w:t xml:space="preserve"> defines competitive procedure with negotiation</w:t>
      </w:r>
      <w:r w:rsidRPr="005E1CD5">
        <w:t xml:space="preserve">s </w:t>
      </w:r>
      <w:r>
        <w:t xml:space="preserve">as follows </w:t>
      </w:r>
      <w:r w:rsidRPr="00285629">
        <w:t>[Procedures]</w:t>
      </w:r>
      <w:r>
        <w:t xml:space="preserve">: </w:t>
      </w:r>
    </w:p>
    <w:p w14:paraId="21420DCC" w14:textId="254131CA" w:rsidR="00FD1FAA" w:rsidRPr="004A0D60" w:rsidRDefault="00FD1FAA" w:rsidP="00FD1FAA">
      <w:pPr>
        <w:pStyle w:val="StandardWeb"/>
        <w:rPr>
          <w:rFonts w:ascii="Calibri" w:hAnsi="Calibri"/>
          <w:sz w:val="22"/>
          <w:szCs w:val="22"/>
          <w:lang w:val="en-US" w:eastAsia="en-US"/>
        </w:rPr>
      </w:pPr>
      <w:r w:rsidRPr="004A0D60">
        <w:rPr>
          <w:rFonts w:ascii="Calibri" w:hAnsi="Calibri"/>
          <w:sz w:val="22"/>
          <w:szCs w:val="22"/>
          <w:lang w:val="en-US" w:eastAsia="en-US"/>
        </w:rPr>
        <w:t>“</w:t>
      </w:r>
      <w:r>
        <w:rPr>
          <w:rFonts w:ascii="Calibri" w:hAnsi="Calibri"/>
          <w:sz w:val="22"/>
          <w:szCs w:val="22"/>
          <w:lang w:val="en-US" w:eastAsia="en-US"/>
        </w:rPr>
        <w:t>I</w:t>
      </w:r>
      <w:r w:rsidRPr="004A0D60">
        <w:rPr>
          <w:rFonts w:ascii="Calibri" w:hAnsi="Calibri"/>
          <w:sz w:val="22"/>
          <w:szCs w:val="22"/>
          <w:lang w:val="en-US" w:eastAsia="en-US"/>
        </w:rPr>
        <w:t xml:space="preserve">n competitive </w:t>
      </w:r>
      <w:r>
        <w:rPr>
          <w:rFonts w:ascii="Calibri" w:hAnsi="Calibri"/>
          <w:sz w:val="22"/>
          <w:szCs w:val="22"/>
          <w:lang w:val="en-US" w:eastAsia="en-US"/>
        </w:rPr>
        <w:t>procedure with negotiation</w:t>
      </w:r>
      <w:r w:rsidRPr="004A0D60">
        <w:rPr>
          <w:rFonts w:ascii="Calibri" w:hAnsi="Calibri"/>
          <w:sz w:val="22"/>
          <w:szCs w:val="22"/>
          <w:lang w:val="en-US" w:eastAsia="en-US"/>
        </w:rPr>
        <w:t xml:space="preserve">s anyone may ask to participate, but </w:t>
      </w:r>
      <w:r w:rsidRPr="004A0D60">
        <w:rPr>
          <w:rFonts w:ascii="Calibri" w:hAnsi="Calibri"/>
          <w:b/>
          <w:bCs/>
          <w:sz w:val="22"/>
          <w:szCs w:val="22"/>
          <w:lang w:val="en-US" w:eastAsia="en-US"/>
        </w:rPr>
        <w:t>only</w:t>
      </w:r>
      <w:r w:rsidRPr="004A0D60">
        <w:rPr>
          <w:rFonts w:ascii="Calibri" w:hAnsi="Calibri"/>
          <w:sz w:val="22"/>
          <w:szCs w:val="22"/>
          <w:lang w:val="en-US" w:eastAsia="en-US"/>
        </w:rPr>
        <w:t xml:space="preserve"> those who are </w:t>
      </w:r>
      <w:r w:rsidRPr="004A0D60">
        <w:rPr>
          <w:rFonts w:ascii="Calibri" w:hAnsi="Calibri"/>
          <w:b/>
          <w:bCs/>
          <w:sz w:val="22"/>
          <w:szCs w:val="22"/>
          <w:lang w:val="en-US" w:eastAsia="en-US"/>
        </w:rPr>
        <w:t xml:space="preserve">pre-selected </w:t>
      </w:r>
      <w:r w:rsidRPr="004A0D60">
        <w:rPr>
          <w:rFonts w:ascii="Calibri" w:hAnsi="Calibri"/>
          <w:sz w:val="22"/>
          <w:szCs w:val="22"/>
          <w:lang w:val="en-US" w:eastAsia="en-US"/>
        </w:rPr>
        <w:t>will be invited to</w:t>
      </w:r>
      <w:r w:rsidRPr="004A0D60">
        <w:rPr>
          <w:rFonts w:ascii="Calibri" w:hAnsi="Calibri"/>
          <w:b/>
          <w:bCs/>
          <w:sz w:val="22"/>
          <w:szCs w:val="22"/>
          <w:lang w:val="en-US" w:eastAsia="en-US"/>
        </w:rPr>
        <w:t xml:space="preserve"> submit initial tenders </w:t>
      </w:r>
      <w:r w:rsidRPr="004A0D60">
        <w:rPr>
          <w:rFonts w:ascii="Calibri" w:hAnsi="Calibri"/>
          <w:sz w:val="22"/>
          <w:szCs w:val="22"/>
          <w:lang w:val="en-US" w:eastAsia="en-US"/>
        </w:rPr>
        <w:t xml:space="preserve">and to </w:t>
      </w:r>
      <w:r w:rsidRPr="004A0D60">
        <w:rPr>
          <w:rFonts w:ascii="Calibri" w:hAnsi="Calibri"/>
          <w:b/>
          <w:bCs/>
          <w:sz w:val="22"/>
          <w:szCs w:val="22"/>
          <w:lang w:val="en-US" w:eastAsia="en-US"/>
        </w:rPr>
        <w:t>negotiate</w:t>
      </w:r>
      <w:r w:rsidRPr="004A0D60">
        <w:rPr>
          <w:rFonts w:ascii="Calibri" w:hAnsi="Calibri"/>
          <w:sz w:val="22"/>
          <w:szCs w:val="22"/>
          <w:lang w:val="en-US" w:eastAsia="en-US"/>
        </w:rPr>
        <w:t xml:space="preserve">. </w:t>
      </w:r>
    </w:p>
    <w:p w14:paraId="7E18028E" w14:textId="2CC37C9B" w:rsidR="00FD1FAA" w:rsidRDefault="00FD1FAA" w:rsidP="00FD1FAA">
      <w:pPr>
        <w:pStyle w:val="StandardWeb"/>
        <w:rPr>
          <w:rFonts w:ascii="Calibri" w:hAnsi="Calibri"/>
          <w:sz w:val="22"/>
          <w:szCs w:val="22"/>
          <w:lang w:val="en-US" w:eastAsia="en-US"/>
        </w:rPr>
      </w:pPr>
      <w:r>
        <w:rPr>
          <w:rFonts w:ascii="Calibri" w:hAnsi="Calibri"/>
          <w:sz w:val="22"/>
          <w:szCs w:val="22"/>
          <w:lang w:val="en-US" w:eastAsia="en-US"/>
        </w:rPr>
        <w:t>Contracting authorities</w:t>
      </w:r>
      <w:r w:rsidRPr="004A0D60">
        <w:rPr>
          <w:rFonts w:ascii="Calibri" w:hAnsi="Calibri"/>
          <w:sz w:val="22"/>
          <w:szCs w:val="22"/>
          <w:lang w:val="en-US" w:eastAsia="en-US"/>
        </w:rPr>
        <w:t xml:space="preserve"> can only use this procedure when negotiations are necessary due to the specific or complicated nature of the purchase</w:t>
      </w:r>
      <w:r>
        <w:rPr>
          <w:rFonts w:ascii="Calibri" w:hAnsi="Calibri"/>
          <w:sz w:val="22"/>
          <w:szCs w:val="22"/>
          <w:lang w:val="en-US" w:eastAsia="en-US"/>
        </w:rPr>
        <w:t>,</w:t>
      </w:r>
      <w:r w:rsidRPr="004A0D60">
        <w:rPr>
          <w:rFonts w:ascii="Calibri" w:hAnsi="Calibri"/>
          <w:sz w:val="22"/>
          <w:szCs w:val="22"/>
          <w:lang w:val="en-US" w:eastAsia="en-US"/>
        </w:rPr>
        <w:t xml:space="preserve"> however, the </w:t>
      </w:r>
      <w:r>
        <w:rPr>
          <w:rFonts w:ascii="Calibri" w:hAnsi="Calibri"/>
          <w:sz w:val="22"/>
          <w:szCs w:val="22"/>
          <w:lang w:val="en-US" w:eastAsia="en-US"/>
        </w:rPr>
        <w:t>contracting</w:t>
      </w:r>
      <w:r w:rsidRPr="004A0D60">
        <w:rPr>
          <w:rFonts w:ascii="Calibri" w:hAnsi="Calibri"/>
          <w:sz w:val="22"/>
          <w:szCs w:val="22"/>
          <w:lang w:val="en-US" w:eastAsia="en-US"/>
        </w:rPr>
        <w:t xml:space="preserve"> </w:t>
      </w:r>
      <w:r>
        <w:rPr>
          <w:rFonts w:ascii="Calibri" w:hAnsi="Calibri"/>
          <w:sz w:val="22"/>
          <w:szCs w:val="22"/>
          <w:lang w:val="en-US" w:eastAsia="en-US"/>
        </w:rPr>
        <w:t xml:space="preserve">bodies </w:t>
      </w:r>
      <w:r w:rsidRPr="004A0D60">
        <w:rPr>
          <w:rFonts w:ascii="Calibri" w:hAnsi="Calibri"/>
          <w:sz w:val="22"/>
          <w:szCs w:val="22"/>
          <w:lang w:val="en-US" w:eastAsia="en-US"/>
        </w:rPr>
        <w:t xml:space="preserve">in defense and security, water, energy, </w:t>
      </w:r>
      <w:proofErr w:type="gramStart"/>
      <w:r w:rsidRPr="004A0D60">
        <w:rPr>
          <w:rFonts w:ascii="Calibri" w:hAnsi="Calibri"/>
          <w:sz w:val="22"/>
          <w:szCs w:val="22"/>
          <w:lang w:val="en-US" w:eastAsia="en-US"/>
        </w:rPr>
        <w:t>transport</w:t>
      </w:r>
      <w:proofErr w:type="gramEnd"/>
      <w:r w:rsidRPr="004A0D60">
        <w:rPr>
          <w:rFonts w:ascii="Calibri" w:hAnsi="Calibri"/>
          <w:sz w:val="22"/>
          <w:szCs w:val="22"/>
          <w:lang w:val="en-US" w:eastAsia="en-US"/>
        </w:rPr>
        <w:t xml:space="preserve"> and postal services sectors may use it as a standard procedure. </w:t>
      </w:r>
      <w:r w:rsidRPr="006E132C">
        <w:rPr>
          <w:rFonts w:ascii="Calibri" w:hAnsi="Calibri"/>
          <w:sz w:val="22"/>
          <w:szCs w:val="22"/>
          <w:lang w:val="en-US" w:eastAsia="en-US"/>
        </w:rPr>
        <w:t xml:space="preserve">Competitive Procedure with Negotiation has shown itself to be of use in cases where contracting authorities are unable to define the means of satisfying their needs or of assessing what the market can offer in terms of technical, </w:t>
      </w:r>
      <w:proofErr w:type="gramStart"/>
      <w:r w:rsidRPr="006E132C">
        <w:rPr>
          <w:rFonts w:ascii="Calibri" w:hAnsi="Calibri"/>
          <w:sz w:val="22"/>
          <w:szCs w:val="22"/>
          <w:lang w:val="en-US" w:eastAsia="en-US"/>
        </w:rPr>
        <w:t>financial</w:t>
      </w:r>
      <w:proofErr w:type="gramEnd"/>
      <w:r w:rsidRPr="006E132C">
        <w:rPr>
          <w:rFonts w:ascii="Calibri" w:hAnsi="Calibri"/>
          <w:sz w:val="22"/>
          <w:szCs w:val="22"/>
          <w:lang w:val="en-US" w:eastAsia="en-US"/>
        </w:rPr>
        <w:t xml:space="preserve"> or legal solutions.</w:t>
      </w:r>
    </w:p>
    <w:p w14:paraId="48379CD0" w14:textId="4A795ADB" w:rsidR="0009645C" w:rsidRDefault="0009645C" w:rsidP="00FD1FAA">
      <w:pPr>
        <w:pStyle w:val="StandardWeb"/>
        <w:rPr>
          <w:rFonts w:ascii="Calibri" w:hAnsi="Calibri"/>
          <w:sz w:val="22"/>
          <w:szCs w:val="22"/>
          <w:lang w:val="en-US" w:eastAsia="en-US"/>
        </w:rPr>
      </w:pPr>
      <w:r w:rsidRPr="0009645C">
        <w:rPr>
          <w:rFonts w:ascii="Calibri" w:hAnsi="Calibri"/>
          <w:sz w:val="22"/>
          <w:szCs w:val="22"/>
          <w:lang w:val="en-US" w:eastAsia="en-US"/>
        </w:rPr>
        <w:t>Overall, the Competitive Procedure with Negotiation allows contracting authorities to engage in negotiations with selected bidders to refine and finalize the terms of a contract before awarding it. This procedure offers flexibility and allows for the negotiation of complex contracts while ensuring transparency, competition, and equal treatment of bidders, as required by European directives on public procurement.</w:t>
      </w:r>
    </w:p>
    <w:p w14:paraId="7A26EB4E" w14:textId="11D4A098" w:rsidR="00FD1FAA" w:rsidRPr="00C81B5A" w:rsidRDefault="00FD1FAA" w:rsidP="00FD1FAA">
      <w:pPr>
        <w:pStyle w:val="StandardWeb"/>
        <w:rPr>
          <w:rFonts w:ascii="Calibri" w:hAnsi="Calibri"/>
          <w:sz w:val="22"/>
          <w:szCs w:val="22"/>
          <w:lang w:val="en-GB" w:eastAsia="en-US"/>
        </w:rPr>
      </w:pPr>
      <w:r>
        <w:rPr>
          <w:rFonts w:ascii="Calibri" w:hAnsi="Calibri"/>
          <w:sz w:val="22"/>
          <w:szCs w:val="22"/>
          <w:lang w:val="en-US" w:eastAsia="en-US"/>
        </w:rPr>
        <w:t>Competitive procedure</w:t>
      </w:r>
      <w:ins w:id="387" w:author="Dall, Gabriele" w:date="2024-04-03T11:11:00Z">
        <w:r w:rsidR="00876AB6">
          <w:rPr>
            <w:rFonts w:ascii="Calibri" w:hAnsi="Calibri"/>
            <w:sz w:val="22"/>
            <w:szCs w:val="22"/>
            <w:lang w:val="en-US" w:eastAsia="en-US"/>
          </w:rPr>
          <w:t>s</w:t>
        </w:r>
      </w:ins>
      <w:r>
        <w:rPr>
          <w:rFonts w:ascii="Calibri" w:hAnsi="Calibri"/>
          <w:sz w:val="22"/>
          <w:szCs w:val="22"/>
          <w:lang w:val="en-US" w:eastAsia="en-US"/>
        </w:rPr>
        <w:t xml:space="preserve"> with negotiation</w:t>
      </w:r>
      <w:r w:rsidRPr="005E1CD5">
        <w:rPr>
          <w:rFonts w:ascii="Calibri" w:hAnsi="Calibri"/>
          <w:sz w:val="22"/>
          <w:szCs w:val="22"/>
          <w:lang w:val="en-US" w:eastAsia="en-US"/>
        </w:rPr>
        <w:t>s</w:t>
      </w:r>
      <w:r>
        <w:rPr>
          <w:rFonts w:ascii="Calibri" w:hAnsi="Calibri"/>
          <w:sz w:val="22"/>
          <w:szCs w:val="22"/>
          <w:lang w:val="en-US" w:eastAsia="en-US"/>
        </w:rPr>
        <w:t xml:space="preserve"> are used </w:t>
      </w:r>
      <w:r w:rsidRPr="006E132C">
        <w:rPr>
          <w:rFonts w:ascii="Calibri" w:hAnsi="Calibri"/>
          <w:sz w:val="22"/>
          <w:szCs w:val="22"/>
          <w:lang w:val="en-US" w:eastAsia="en-US"/>
        </w:rPr>
        <w:t>in various situations where open or restricted procedures without negotiations are not likely to lead to satisfactory procurement outcomes</w:t>
      </w:r>
      <w:r>
        <w:rPr>
          <w:rFonts w:ascii="Calibri" w:hAnsi="Calibri"/>
          <w:sz w:val="22"/>
          <w:szCs w:val="22"/>
          <w:lang w:val="en-US" w:eastAsia="en-US"/>
        </w:rPr>
        <w:t xml:space="preserve"> or </w:t>
      </w:r>
      <w:r w:rsidRPr="001E2053">
        <w:rPr>
          <w:rFonts w:ascii="Calibri" w:hAnsi="Calibri"/>
          <w:sz w:val="22"/>
          <w:szCs w:val="22"/>
          <w:lang w:val="en-US" w:eastAsia="en-US"/>
        </w:rPr>
        <w:t>where an open or restricted procedure resulted only in irregular or unacceptable tenders</w:t>
      </w:r>
      <w:r>
        <w:rPr>
          <w:rFonts w:ascii="Calibri" w:hAnsi="Calibri"/>
          <w:sz w:val="22"/>
          <w:szCs w:val="22"/>
          <w:lang w:val="en-US" w:eastAsia="en-US"/>
        </w:rPr>
        <w:t xml:space="preserve">. </w:t>
      </w:r>
      <w:r w:rsidRPr="005E1CD5">
        <w:rPr>
          <w:rFonts w:ascii="Calibri" w:hAnsi="Calibri"/>
          <w:sz w:val="22"/>
          <w:szCs w:val="22"/>
          <w:lang w:val="en-US" w:eastAsia="en-US"/>
        </w:rPr>
        <w:t>In such cases, contracting authorities should be allowed to conduct negotiations with the aim of obtaining regular and acceptable tenders</w:t>
      </w:r>
      <w:ins w:id="388" w:author="Dall, Gabriele" w:date="2024-04-03T11:12:00Z">
        <w:r w:rsidR="00876AB6">
          <w:rPr>
            <w:rFonts w:ascii="Calibri" w:hAnsi="Calibri"/>
            <w:sz w:val="22"/>
            <w:szCs w:val="22"/>
            <w:lang w:val="en-US" w:eastAsia="en-US"/>
          </w:rPr>
          <w:t>”</w:t>
        </w:r>
      </w:ins>
      <w:r>
        <w:rPr>
          <w:rStyle w:val="Funotenzeichen"/>
          <w:rFonts w:ascii="Calibri" w:hAnsi="Calibri"/>
          <w:sz w:val="22"/>
          <w:szCs w:val="22"/>
          <w:lang w:val="en-US" w:eastAsia="en-US"/>
        </w:rPr>
        <w:footnoteReference w:id="6"/>
      </w:r>
      <w:r w:rsidRPr="001E2053">
        <w:rPr>
          <w:rFonts w:ascii="Calibri" w:hAnsi="Calibri"/>
          <w:sz w:val="22"/>
          <w:szCs w:val="22"/>
          <w:lang w:val="en-US" w:eastAsia="en-US"/>
        </w:rPr>
        <w:t>.</w:t>
      </w:r>
      <w:r>
        <w:rPr>
          <w:rFonts w:ascii="Calibri" w:hAnsi="Calibri"/>
          <w:sz w:val="22"/>
          <w:szCs w:val="22"/>
          <w:lang w:val="en-US" w:eastAsia="en-US"/>
        </w:rPr>
        <w:t xml:space="preserve"> </w:t>
      </w:r>
    </w:p>
    <w:p w14:paraId="421E1AED" w14:textId="77777777" w:rsidR="00FD1FAA" w:rsidRDefault="00FD1FAA" w:rsidP="00FD1FAA">
      <w:pPr>
        <w:pStyle w:val="berschrift3"/>
      </w:pPr>
      <w:bookmarkStart w:id="389" w:name="_Toc162022393"/>
      <w:r>
        <w:t>Legal Framework</w:t>
      </w:r>
      <w:bookmarkEnd w:id="389"/>
    </w:p>
    <w:p w14:paraId="34AF617A" w14:textId="68AEC8DA" w:rsidR="00FD1FAA" w:rsidRPr="00A2271F" w:rsidRDefault="00A2271F" w:rsidP="00FD1FAA">
      <w:pPr>
        <w:rPr>
          <w:rFonts w:cs="Calibri"/>
          <w:sz w:val="20"/>
          <w:szCs w:val="20"/>
          <w:lang w:val="en-GB" w:eastAsia="de-DE"/>
        </w:rPr>
      </w:pPr>
      <w:r w:rsidRPr="00913BF8">
        <w:rPr>
          <w:lang w:val="en-GB"/>
        </w:rPr>
        <w:t xml:space="preserve">The EU Directives 2009/81 EC, 2014/24 EU, 2014/25 EU define the </w:t>
      </w:r>
      <w:r>
        <w:rPr>
          <w:lang w:val="en-GB"/>
        </w:rPr>
        <w:t>following requirements for the CPN</w:t>
      </w:r>
      <w:r w:rsidRPr="00913BF8">
        <w:rPr>
          <w:lang w:val="en-GB"/>
        </w:rPr>
        <w:t>.</w:t>
      </w:r>
    </w:p>
    <w:p w14:paraId="473B6202" w14:textId="1F923216" w:rsidR="00FD1FAA" w:rsidRDefault="00913BF8" w:rsidP="00FD1FAA">
      <w:pPr>
        <w:pStyle w:val="berschrift4"/>
      </w:pPr>
      <w:r>
        <w:t xml:space="preserve">Procurement Documents and </w:t>
      </w:r>
      <w:r w:rsidR="00FD1FAA">
        <w:t>Minimum Requirements</w:t>
      </w:r>
    </w:p>
    <w:p w14:paraId="01DACBA7" w14:textId="3D5758CC" w:rsidR="00913BF8" w:rsidRDefault="00913BF8" w:rsidP="00FD1FAA">
      <w:r>
        <w:rPr>
          <w:color w:val="000000"/>
          <w:shd w:val="clear" w:color="auto" w:fill="FFFFFF"/>
        </w:rPr>
        <w:t>In the procurement documents, contracting authorities shall identify the subject-matter of the procurement by providing a description of their needs and the characteristics required of the supplies, works or services to be procured and specify the contract award criteria. They shall also indicate which elements of the description define the minimum requirements to be met by all tenders.</w:t>
      </w:r>
    </w:p>
    <w:p w14:paraId="00CC6BFC" w14:textId="77777777" w:rsidR="00913BF8" w:rsidRDefault="00913BF8" w:rsidP="00FD1FAA"/>
    <w:p w14:paraId="4C2BB4A7" w14:textId="0C726FB8" w:rsidR="00FD1FAA" w:rsidRDefault="00FD1FAA" w:rsidP="00FD1FAA">
      <w:r>
        <w:t>C</w:t>
      </w:r>
      <w:r w:rsidRPr="006E132C">
        <w:t>ontracting authorities should indicate beforehand the minimum requirements which characteri</w:t>
      </w:r>
      <w:ins w:id="390" w:author="Dall, Gabriele" w:date="2024-04-03T11:12:00Z">
        <w:r w:rsidR="003641E1">
          <w:t>z</w:t>
        </w:r>
      </w:ins>
      <w:del w:id="391" w:author="Dall, Gabriele" w:date="2024-04-03T11:12:00Z">
        <w:r w:rsidRPr="006E132C" w:rsidDel="003641E1">
          <w:delText>s</w:delText>
        </w:r>
      </w:del>
      <w:r w:rsidRPr="006E132C">
        <w:t xml:space="preserve">e the nature of the procurement and which should not be changed in the negotiations. Award criteria and their weighting should remain stable throughout the entire procedure and should not be subject to negotiations, </w:t>
      </w:r>
      <w:proofErr w:type="gramStart"/>
      <w:r w:rsidRPr="006E132C">
        <w:t>in order to</w:t>
      </w:r>
      <w:proofErr w:type="gramEnd"/>
      <w:r w:rsidRPr="006E132C">
        <w:t xml:space="preserve"> guarantee equal treatment of all economic operators. </w:t>
      </w:r>
    </w:p>
    <w:p w14:paraId="43BE40E9" w14:textId="77777777" w:rsidR="00FD1FAA" w:rsidRDefault="00FD1FAA" w:rsidP="00FD1FAA"/>
    <w:p w14:paraId="74CD071A" w14:textId="43B8FB34" w:rsidR="00FD1FAA" w:rsidRDefault="00A2271F" w:rsidP="00FD1FAA">
      <w:pPr>
        <w:pStyle w:val="berschrift4"/>
      </w:pPr>
      <w:r w:rsidRPr="00A2271F">
        <w:t>Request to Participate, Qualification</w:t>
      </w:r>
      <w:r>
        <w:t xml:space="preserve"> and</w:t>
      </w:r>
      <w:r w:rsidR="00913BF8">
        <w:t xml:space="preserve"> </w:t>
      </w:r>
      <w:r w:rsidR="00FD1FAA">
        <w:t xml:space="preserve">Invitation to Tender </w:t>
      </w:r>
    </w:p>
    <w:p w14:paraId="09525D86" w14:textId="6CC34C8D" w:rsidR="00913BF8" w:rsidRPr="00913BF8" w:rsidRDefault="00913BF8" w:rsidP="00FD1FAA">
      <w:r>
        <w:t xml:space="preserve">According to Directive </w:t>
      </w:r>
      <w:hyperlink r:id="rId108" w:history="1">
        <w:r w:rsidRPr="000E6AC1">
          <w:rPr>
            <w:rStyle w:val="Hyperlink"/>
            <w:rFonts w:cs="Calibri"/>
            <w:sz w:val="20"/>
            <w:szCs w:val="20"/>
            <w:lang w:val="en-GB" w:eastAsia="de-DE"/>
          </w:rPr>
          <w:t>2014/24/EU</w:t>
        </w:r>
      </w:hyperlink>
      <w:r>
        <w:t>, i</w:t>
      </w:r>
      <w:r>
        <w:rPr>
          <w:color w:val="000000"/>
          <w:shd w:val="clear" w:color="auto" w:fill="FFFFFF"/>
        </w:rPr>
        <w:t xml:space="preserve">n competitive procedures with negotiation, any economic operator may submit a request to participate in response to a call for competition containing the information for qualitative selection that is requested by the contracting authority. </w:t>
      </w:r>
    </w:p>
    <w:p w14:paraId="5880ABDF" w14:textId="77777777" w:rsidR="00913BF8" w:rsidRDefault="00913BF8" w:rsidP="00FD1FAA">
      <w:pPr>
        <w:rPr>
          <w:color w:val="000000"/>
          <w:shd w:val="clear" w:color="auto" w:fill="FFFFFF"/>
        </w:rPr>
      </w:pPr>
    </w:p>
    <w:p w14:paraId="78967630" w14:textId="37DA9B32" w:rsidR="00FD1FAA" w:rsidRDefault="00FD1FAA" w:rsidP="00FD1FAA">
      <w:pPr>
        <w:rPr>
          <w:color w:val="000000"/>
          <w:shd w:val="clear" w:color="auto" w:fill="FFFFFF"/>
        </w:rPr>
      </w:pPr>
      <w:r>
        <w:rPr>
          <w:color w:val="000000"/>
          <w:shd w:val="clear" w:color="auto" w:fill="FFFFFF"/>
        </w:rPr>
        <w:lastRenderedPageBreak/>
        <w:t xml:space="preserve">Only those economic operators invited by the contracting authority following its assessment of the information provided may submit an initial tender which shall be the basis for the subsequent negotiations. </w:t>
      </w:r>
      <w:r w:rsidRPr="0098628B">
        <w:rPr>
          <w:color w:val="000000"/>
          <w:shd w:val="clear" w:color="auto" w:fill="FFFFFF"/>
        </w:rPr>
        <w:t>Contracting authorities may limit the number of suitable candidates to be invited to participate in the procedure</w:t>
      </w:r>
      <w:r>
        <w:rPr>
          <w:color w:val="000000"/>
          <w:shd w:val="clear" w:color="auto" w:fill="FFFFFF"/>
        </w:rPr>
        <w:t xml:space="preserve">. </w:t>
      </w:r>
    </w:p>
    <w:p w14:paraId="3F41187B" w14:textId="77777777" w:rsidR="00FD1FAA" w:rsidRDefault="00FD1FAA" w:rsidP="00FD1FAA">
      <w:pPr>
        <w:rPr>
          <w:color w:val="000000"/>
          <w:shd w:val="clear" w:color="auto" w:fill="FFFFFF"/>
        </w:rPr>
      </w:pPr>
    </w:p>
    <w:p w14:paraId="3F550911" w14:textId="56A0B8BD" w:rsidR="00FD1FAA" w:rsidRDefault="00FD1FAA" w:rsidP="00FD1FAA">
      <w:pPr>
        <w:pStyle w:val="berschrift4"/>
        <w:rPr>
          <w:color w:val="000000"/>
          <w:shd w:val="clear" w:color="auto" w:fill="FFFFFF"/>
        </w:rPr>
      </w:pPr>
      <w:r>
        <w:t xml:space="preserve">Tender Submission and </w:t>
      </w:r>
      <w:r w:rsidR="00A2271F">
        <w:t>Negotiations</w:t>
      </w:r>
    </w:p>
    <w:p w14:paraId="3C49979C" w14:textId="71EB5B8D" w:rsidR="00FD1FAA" w:rsidRDefault="00A2271F" w:rsidP="00FD1FAA">
      <w:pPr>
        <w:rPr>
          <w:color w:val="000000"/>
          <w:shd w:val="clear" w:color="auto" w:fill="FFFFFF"/>
        </w:rPr>
      </w:pPr>
      <w:r>
        <w:rPr>
          <w:color w:val="000000"/>
          <w:shd w:val="clear" w:color="auto" w:fill="FFFFFF"/>
        </w:rPr>
        <w:t>After submission of initial tender, c</w:t>
      </w:r>
      <w:r w:rsidR="00FD1FAA">
        <w:rPr>
          <w:color w:val="000000"/>
          <w:shd w:val="clear" w:color="auto" w:fill="FFFFFF"/>
        </w:rPr>
        <w:t xml:space="preserve">ontracting authorities shall inform all tenderers, whose tenders have not been eliminated, in writing of any changes to the technical specifications or other procurement documents, other than those setting out the minimum requirements. Following these changes, contracting authorities shall provide sufficient time for tenderers to modify and re-submit amended tenders, as appropriate. </w:t>
      </w:r>
    </w:p>
    <w:p w14:paraId="6E4A0B9E" w14:textId="77777777" w:rsidR="00FD1FAA" w:rsidRDefault="00FD1FAA" w:rsidP="00FD1FAA">
      <w:pPr>
        <w:rPr>
          <w:color w:val="000000"/>
          <w:shd w:val="clear" w:color="auto" w:fill="FFFFFF"/>
        </w:rPr>
      </w:pPr>
    </w:p>
    <w:p w14:paraId="29ACA556" w14:textId="5EC1D670" w:rsidR="00FD1FAA" w:rsidRDefault="00FD1FAA" w:rsidP="00FD1FAA">
      <w:r w:rsidRPr="006E132C">
        <w:t>Negotiations should aim at improving the tenders to allow contracting authorities to buy works, supplies</w:t>
      </w:r>
      <w:ins w:id="392" w:author="Dall, Gabriele" w:date="2024-04-03T11:14:00Z">
        <w:r w:rsidR="00757109">
          <w:t>,</w:t>
        </w:r>
      </w:ins>
      <w:r w:rsidRPr="006E132C">
        <w:t xml:space="preserve"> and services perfectly adapted to their specific needs. Negotiations may concern all characteristics of the purchased works, supplies</w:t>
      </w:r>
      <w:ins w:id="393" w:author="Dall, Gabriele" w:date="2024-04-03T11:14:00Z">
        <w:r w:rsidR="00757109">
          <w:t>,</w:t>
        </w:r>
      </w:ins>
      <w:r w:rsidRPr="006E132C">
        <w:t xml:space="preserve"> and services including, for instance, quality, quantities, commercial clauses as well as social, environmental</w:t>
      </w:r>
      <w:ins w:id="394" w:author="Dall, Gabriele" w:date="2024-04-03T11:14:00Z">
        <w:r w:rsidR="00757109">
          <w:t>,</w:t>
        </w:r>
      </w:ins>
      <w:r w:rsidRPr="006E132C">
        <w:t xml:space="preserve"> and innovative aspects</w:t>
      </w:r>
      <w:del w:id="395" w:author="Dall, Gabriele" w:date="2024-04-03T11:14:00Z">
        <w:r w:rsidRPr="006E132C" w:rsidDel="002555D7">
          <w:delText>,</w:delText>
        </w:r>
      </w:del>
      <w:r w:rsidRPr="006E132C">
        <w:t xml:space="preserve"> in so far as they do not constitute minimum requirements.</w:t>
      </w:r>
    </w:p>
    <w:p w14:paraId="5F4F8E4F" w14:textId="77777777" w:rsidR="00FD1FAA" w:rsidRDefault="00FD1FAA" w:rsidP="00FD1FAA">
      <w:pPr>
        <w:rPr>
          <w:color w:val="000000"/>
          <w:shd w:val="clear" w:color="auto" w:fill="FFFFFF"/>
        </w:rPr>
      </w:pPr>
    </w:p>
    <w:p w14:paraId="0A136423" w14:textId="77777777" w:rsidR="00FD1FAA" w:rsidRDefault="00FD1FAA" w:rsidP="00FD1FAA">
      <w:pPr>
        <w:pStyle w:val="berschrift4"/>
        <w:rPr>
          <w:shd w:val="clear" w:color="auto" w:fill="FFFFFF"/>
        </w:rPr>
      </w:pPr>
      <w:r>
        <w:rPr>
          <w:shd w:val="clear" w:color="auto" w:fill="FFFFFF"/>
        </w:rPr>
        <w:t xml:space="preserve">Reduction of Tenders </w:t>
      </w:r>
    </w:p>
    <w:p w14:paraId="73A63409" w14:textId="3E05BE53" w:rsidR="00FD1FAA" w:rsidRDefault="00FD1FAA" w:rsidP="00FD1FAA">
      <w:pPr>
        <w:rPr>
          <w:color w:val="000000"/>
          <w:shd w:val="clear" w:color="auto" w:fill="FFFFFF"/>
        </w:rPr>
      </w:pPr>
      <w:r>
        <w:rPr>
          <w:color w:val="000000"/>
          <w:shd w:val="clear" w:color="auto" w:fill="FFFFFF"/>
        </w:rPr>
        <w:t xml:space="preserve">Competitive procedures with negotiation may take place in successive stages </w:t>
      </w:r>
      <w:proofErr w:type="gramStart"/>
      <w:r>
        <w:rPr>
          <w:color w:val="000000"/>
          <w:shd w:val="clear" w:color="auto" w:fill="FFFFFF"/>
        </w:rPr>
        <w:t>in order to</w:t>
      </w:r>
      <w:proofErr w:type="gramEnd"/>
      <w:r>
        <w:rPr>
          <w:color w:val="000000"/>
          <w:shd w:val="clear" w:color="auto" w:fill="FFFFFF"/>
        </w:rPr>
        <w:t xml:space="preserve"> reduce the number of tenders to be negotiated by applying the award criteria specified in the contract notice, in the invitation to confirm interest or in another procurement document.</w:t>
      </w:r>
    </w:p>
    <w:p w14:paraId="4A272C63" w14:textId="67C2D07B" w:rsidR="00FD1FAA" w:rsidRDefault="00167553" w:rsidP="00FD1FAA">
      <w:pPr>
        <w:pStyle w:val="berschrift4"/>
        <w:rPr>
          <w:shd w:val="clear" w:color="auto" w:fill="FFFFFF"/>
        </w:rPr>
      </w:pPr>
      <w:r>
        <w:rPr>
          <w:color w:val="000000"/>
          <w:shd w:val="clear" w:color="auto" w:fill="FFFFFF"/>
        </w:rPr>
        <w:t>Conclusion of Negotiations</w:t>
      </w:r>
      <w:r>
        <w:rPr>
          <w:shd w:val="clear" w:color="auto" w:fill="FFFFFF"/>
        </w:rPr>
        <w:t xml:space="preserve"> and </w:t>
      </w:r>
      <w:r w:rsidR="00FD1FAA">
        <w:rPr>
          <w:shd w:val="clear" w:color="auto" w:fill="FFFFFF"/>
        </w:rPr>
        <w:t>Awarding</w:t>
      </w:r>
    </w:p>
    <w:p w14:paraId="58A0EA6C" w14:textId="27C362D5" w:rsidR="00167553" w:rsidRPr="00167553" w:rsidRDefault="00FD1FAA" w:rsidP="00167553">
      <w:pPr>
        <w:rPr>
          <w:color w:val="000000"/>
          <w:shd w:val="clear" w:color="auto" w:fill="FFFFFF"/>
        </w:rPr>
      </w:pPr>
      <w:r>
        <w:rPr>
          <w:color w:val="000000"/>
          <w:shd w:val="clear" w:color="auto" w:fill="FFFFFF"/>
        </w:rPr>
        <w:t xml:space="preserve">Contracting authorities may award contracts </w:t>
      </w:r>
      <w:proofErr w:type="gramStart"/>
      <w:r>
        <w:rPr>
          <w:color w:val="000000"/>
          <w:shd w:val="clear" w:color="auto" w:fill="FFFFFF"/>
        </w:rPr>
        <w:t>on the basis of</w:t>
      </w:r>
      <w:proofErr w:type="gramEnd"/>
      <w:r>
        <w:rPr>
          <w:color w:val="000000"/>
          <w:shd w:val="clear" w:color="auto" w:fill="FFFFFF"/>
        </w:rPr>
        <w:t xml:space="preserve"> the initial tenders without negotiation where they have indicated, in the contract notice or in the invitation to confirm interest, that they reserve the possibility of doing so. Where the contracting authority intends to conclude the negotiations, it shall inform the remaining tenderers and set a common deadline to submit any new or revised tenders.</w:t>
      </w:r>
      <w:r w:rsidR="00167553">
        <w:rPr>
          <w:color w:val="000000"/>
          <w:shd w:val="clear" w:color="auto" w:fill="FFFFFF"/>
        </w:rPr>
        <w:t xml:space="preserve"> Then </w:t>
      </w:r>
      <w:r w:rsidR="00167553">
        <w:t xml:space="preserve">final tenders are assessed </w:t>
      </w:r>
      <w:proofErr w:type="gramStart"/>
      <w:r w:rsidR="00167553">
        <w:t>on the basis of</w:t>
      </w:r>
      <w:proofErr w:type="gramEnd"/>
      <w:r w:rsidR="00167553">
        <w:t xml:space="preserve"> the award criteria and the most economically advantageous tender is identified.</w:t>
      </w:r>
    </w:p>
    <w:p w14:paraId="7F5B3F3C" w14:textId="77777777" w:rsidR="003D5CF3" w:rsidRDefault="003D5CF3" w:rsidP="00FD1FAA">
      <w:pPr>
        <w:rPr>
          <w:color w:val="000000"/>
          <w:shd w:val="clear" w:color="auto" w:fill="FFFFFF"/>
        </w:rPr>
      </w:pPr>
    </w:p>
    <w:p w14:paraId="60332214" w14:textId="77777777" w:rsidR="003D5CF3" w:rsidRDefault="003D5CF3" w:rsidP="003D5CF3">
      <w:pPr>
        <w:pStyle w:val="berschrift3"/>
      </w:pPr>
      <w:bookmarkStart w:id="396" w:name="_Toc162022394"/>
      <w:r>
        <w:t>Process Description</w:t>
      </w:r>
      <w:bookmarkEnd w:id="396"/>
    </w:p>
    <w:p w14:paraId="24AF3B59" w14:textId="77777777" w:rsidR="003D5CF3" w:rsidRDefault="003D5CF3" w:rsidP="003D5CF3"/>
    <w:p w14:paraId="71849640" w14:textId="77777777" w:rsidR="003D5CF3" w:rsidRDefault="003D5CF3" w:rsidP="003D5CF3">
      <w:r>
        <w:t>The Competitive Procedure with Negotiation (CPN) allows contracting authorities to negotiate the terms of a contract with selected bidders before awarding the contract. The process of the Competitive Procedure with Negotiation according to European directives on public procurement can be described as follows:</w:t>
      </w:r>
    </w:p>
    <w:p w14:paraId="06851C0D" w14:textId="77777777" w:rsidR="003D5CF3" w:rsidRDefault="003D5CF3" w:rsidP="003D5CF3"/>
    <w:p w14:paraId="3B91C982" w14:textId="77777777" w:rsidR="003D5CF3" w:rsidRDefault="003D5CF3" w:rsidP="003D5CF3">
      <w:r w:rsidRPr="0009645C">
        <w:rPr>
          <w:b/>
          <w:bCs/>
        </w:rPr>
        <w:t>Initiation of the Procedure:</w:t>
      </w:r>
      <w:r>
        <w:t xml:space="preserve"> The contracting authority initiates the CPN by publishing a contract notice in the Official Journal of the European Union (OJEU) to announce the procurement opportunity. The contract notice includes information about the nature of the contract, the requirements, and the procedure to be followed. It also invites interested bidders to submit applications to participate in the CPN.</w:t>
      </w:r>
    </w:p>
    <w:p w14:paraId="62EC4F33" w14:textId="77777777" w:rsidR="003D5CF3" w:rsidRDefault="003D5CF3" w:rsidP="003D5CF3"/>
    <w:p w14:paraId="1EA7429A" w14:textId="77777777" w:rsidR="003D5CF3" w:rsidRDefault="003D5CF3" w:rsidP="003D5CF3">
      <w:r w:rsidRPr="0009645C">
        <w:rPr>
          <w:b/>
          <w:bCs/>
        </w:rPr>
        <w:t>Submission of Applications:</w:t>
      </w:r>
      <w:r>
        <w:t xml:space="preserve"> Interested bidders submit applications expressing their interest in participating in the CPN. These applications typically include information about the bidder's qualifications, experience, and proposed solutions. The contracting authority evaluates the applications and selects a shortlist of bidders who will be invited to participate in the negotiation stage of the procedure.</w:t>
      </w:r>
    </w:p>
    <w:p w14:paraId="11B2D714" w14:textId="77777777" w:rsidR="003D5CF3" w:rsidRDefault="003D5CF3" w:rsidP="003D5CF3"/>
    <w:p w14:paraId="14F1D889" w14:textId="77777777" w:rsidR="003D5CF3" w:rsidRDefault="003D5CF3" w:rsidP="003D5CF3">
      <w:r w:rsidRPr="0009645C">
        <w:rPr>
          <w:b/>
          <w:bCs/>
        </w:rPr>
        <w:t>Negotiation Stage:</w:t>
      </w:r>
      <w:r>
        <w:t xml:space="preserve"> The contracting authority </w:t>
      </w:r>
      <w:proofErr w:type="gramStart"/>
      <w:r>
        <w:t>enters into</w:t>
      </w:r>
      <w:proofErr w:type="gramEnd"/>
      <w:r>
        <w:t xml:space="preserve"> negotiations with the shortlisted bidders to refine and clarify their proposals, terms, and conditions. The negotiations may cover various aspects of the contract, including technical specifications, pricing, delivery schedules, quality standards, and contractual terms. The contracting authority must conduct the negotiations in a fair, transparent, and non-discriminatory manner, ensuring equal treatment of all bidders.</w:t>
      </w:r>
    </w:p>
    <w:p w14:paraId="1D0CB113" w14:textId="77777777" w:rsidR="003D5CF3" w:rsidRDefault="003D5CF3" w:rsidP="003D5CF3"/>
    <w:p w14:paraId="0AF1ED50" w14:textId="77777777" w:rsidR="003D5CF3" w:rsidRDefault="003D5CF3" w:rsidP="003D5CF3">
      <w:r w:rsidRPr="0009645C">
        <w:rPr>
          <w:b/>
          <w:bCs/>
        </w:rPr>
        <w:lastRenderedPageBreak/>
        <w:t>Submission of Final Offers:</w:t>
      </w:r>
      <w:r>
        <w:t xml:space="preserve"> After the negotiations are complete, the shortlisted bidders submit their final offers, which reflect the negotiated terms and conditions. The final offers are evaluated by the contracting authority based on predefined award criteria, which may include criteria related to technical quality, price, sustainability, and other relevant factors.</w:t>
      </w:r>
    </w:p>
    <w:p w14:paraId="7E29CD82" w14:textId="77777777" w:rsidR="003D5CF3" w:rsidRDefault="003D5CF3" w:rsidP="003D5CF3"/>
    <w:p w14:paraId="24BDDDF4" w14:textId="77777777" w:rsidR="003D5CF3" w:rsidRDefault="003D5CF3" w:rsidP="003D5CF3">
      <w:r w:rsidRPr="0009645C">
        <w:rPr>
          <w:b/>
          <w:bCs/>
        </w:rPr>
        <w:t>Award of Contract:</w:t>
      </w:r>
      <w:r>
        <w:t xml:space="preserve"> The contracting authority evaluates the final offers and selects the winning bidder based on the predefined award criteria. The contract is awarded to the winning bidder, and the other bidders are notified of the outcome. The contracting authority may </w:t>
      </w:r>
      <w:proofErr w:type="gramStart"/>
      <w:r>
        <w:t>enter into</w:t>
      </w:r>
      <w:proofErr w:type="gramEnd"/>
      <w:r>
        <w:t xml:space="preserve"> a contract with the winning bidder, formalizing the terms and conditions negotiated during the CPN process.</w:t>
      </w:r>
    </w:p>
    <w:p w14:paraId="22F89882" w14:textId="77777777" w:rsidR="003D5CF3" w:rsidRDefault="003D5CF3" w:rsidP="003D5CF3"/>
    <w:p w14:paraId="35FF75EA" w14:textId="77777777" w:rsidR="003D5CF3" w:rsidRDefault="003D5CF3" w:rsidP="003D5CF3">
      <w:r w:rsidRPr="0009645C">
        <w:rPr>
          <w:b/>
          <w:bCs/>
        </w:rPr>
        <w:t>Contract Implementation:</w:t>
      </w:r>
      <w:r>
        <w:t xml:space="preserve"> Once the contract is awarded, the contracting authority and the winning bidder implement the contract according to the agreed terms and conditions. </w:t>
      </w:r>
    </w:p>
    <w:p w14:paraId="245B5ED0" w14:textId="77777777" w:rsidR="003D5CF3" w:rsidRDefault="003D5CF3" w:rsidP="003D5CF3"/>
    <w:p w14:paraId="137DE7D2" w14:textId="77777777" w:rsidR="003D5CF3" w:rsidRPr="00C81B5A" w:rsidRDefault="003D5CF3" w:rsidP="00FD1FAA">
      <w:pPr>
        <w:rPr>
          <w:color w:val="000000"/>
          <w:shd w:val="clear" w:color="auto" w:fill="FFFFFF"/>
        </w:rPr>
      </w:pPr>
    </w:p>
    <w:p w14:paraId="4601F2A0" w14:textId="77777777" w:rsidR="00FD1FAA" w:rsidRDefault="00FD1FAA" w:rsidP="00FD1FAA"/>
    <w:p w14:paraId="53C5AD8E" w14:textId="77777777" w:rsidR="00FD1FAA" w:rsidRDefault="00FD1FAA" w:rsidP="00FD1FAA">
      <w:pPr>
        <w:sectPr w:rsidR="00FD1FAA" w:rsidSect="00BB5466">
          <w:pgSz w:w="11920" w:h="16840"/>
          <w:pgMar w:top="1134" w:right="862" w:bottom="941" w:left="1021" w:header="57" w:footer="765" w:gutter="0"/>
          <w:cols w:space="708"/>
          <w:docGrid w:linePitch="360"/>
        </w:sectPr>
      </w:pPr>
    </w:p>
    <w:p w14:paraId="619FFAB9" w14:textId="77777777" w:rsidR="00FD1FAA" w:rsidRDefault="00FD1FAA" w:rsidP="00FD1FAA">
      <w:pPr>
        <w:pStyle w:val="berschrift3"/>
      </w:pPr>
      <w:bookmarkStart w:id="397" w:name="_Toc162022395"/>
      <w:r>
        <w:lastRenderedPageBreak/>
        <w:t>Process Map: Competitive Procedure with Negotiation</w:t>
      </w:r>
      <w:bookmarkEnd w:id="397"/>
    </w:p>
    <w:p w14:paraId="516278C0" w14:textId="77777777" w:rsidR="00FD1FAA" w:rsidRPr="00FD1FAA" w:rsidRDefault="00FD1FAA" w:rsidP="00FD1FAA">
      <w:pPr>
        <w:pStyle w:val="StandardWeb"/>
        <w:rPr>
          <w:rFonts w:ascii="Calibri" w:hAnsi="Calibri"/>
          <w:sz w:val="22"/>
          <w:szCs w:val="22"/>
          <w:lang w:val="en-US" w:eastAsia="en-US"/>
        </w:rPr>
      </w:pPr>
      <w:r>
        <w:rPr>
          <w:rFonts w:ascii="Calibri" w:hAnsi="Calibri"/>
          <w:sz w:val="22"/>
          <w:szCs w:val="22"/>
          <w:lang w:val="en-US" w:eastAsia="en-US"/>
        </w:rPr>
        <w:t xml:space="preserve">In contrast to the restricted procedure introduced in section </w:t>
      </w:r>
      <w:r>
        <w:rPr>
          <w:rFonts w:ascii="Calibri" w:hAnsi="Calibri"/>
          <w:sz w:val="22"/>
          <w:szCs w:val="22"/>
          <w:lang w:val="en-US" w:eastAsia="en-US"/>
        </w:rPr>
        <w:fldChar w:fldCharType="begin"/>
      </w:r>
      <w:r>
        <w:rPr>
          <w:rFonts w:ascii="Calibri" w:hAnsi="Calibri"/>
          <w:sz w:val="22"/>
          <w:szCs w:val="22"/>
          <w:lang w:val="en-US" w:eastAsia="en-US"/>
        </w:rPr>
        <w:instrText xml:space="preserve"> REF _Ref158747638 \r \h </w:instrText>
      </w:r>
      <w:r>
        <w:rPr>
          <w:rFonts w:ascii="Calibri" w:hAnsi="Calibri"/>
          <w:sz w:val="22"/>
          <w:szCs w:val="22"/>
          <w:lang w:val="en-US" w:eastAsia="en-US"/>
        </w:rPr>
      </w:r>
      <w:r>
        <w:rPr>
          <w:rFonts w:ascii="Calibri" w:hAnsi="Calibri"/>
          <w:sz w:val="22"/>
          <w:szCs w:val="22"/>
          <w:lang w:val="en-US" w:eastAsia="en-US"/>
        </w:rPr>
        <w:fldChar w:fldCharType="separate"/>
      </w:r>
      <w:r>
        <w:rPr>
          <w:rFonts w:ascii="Calibri" w:hAnsi="Calibri"/>
          <w:sz w:val="22"/>
          <w:szCs w:val="22"/>
          <w:lang w:val="en-US" w:eastAsia="en-US"/>
        </w:rPr>
        <w:t>6</w:t>
      </w:r>
      <w:r>
        <w:rPr>
          <w:rFonts w:ascii="Calibri" w:hAnsi="Calibri"/>
          <w:sz w:val="22"/>
          <w:szCs w:val="22"/>
          <w:lang w:val="en-US" w:eastAsia="en-US"/>
        </w:rPr>
        <w:fldChar w:fldCharType="end"/>
      </w:r>
      <w:r>
        <w:rPr>
          <w:rFonts w:ascii="Calibri" w:hAnsi="Calibri"/>
          <w:sz w:val="22"/>
          <w:szCs w:val="22"/>
          <w:lang w:val="en-US" w:eastAsia="en-US"/>
        </w:rPr>
        <w:t>, the competitive procedure with negotiation</w:t>
      </w:r>
      <w:r w:rsidRPr="005E1CD5">
        <w:rPr>
          <w:rFonts w:ascii="Calibri" w:hAnsi="Calibri"/>
          <w:sz w:val="22"/>
          <w:szCs w:val="22"/>
          <w:lang w:val="en-US" w:eastAsia="en-US"/>
        </w:rPr>
        <w:t xml:space="preserve">s </w:t>
      </w:r>
      <w:r>
        <w:rPr>
          <w:rFonts w:ascii="Calibri" w:hAnsi="Calibri"/>
          <w:sz w:val="22"/>
          <w:szCs w:val="22"/>
          <w:lang w:val="en-US" w:eastAsia="en-US"/>
        </w:rPr>
        <w:t xml:space="preserve">is usually divided into a qualification phase with choosing the most qualified tenderers and after that, multiple re-occurring negotiation phases starting with the initial invitation to tenders </w:t>
      </w:r>
      <w:r w:rsidRPr="005E1CD5">
        <w:rPr>
          <w:rFonts w:ascii="Calibri" w:hAnsi="Calibri"/>
          <w:sz w:val="22"/>
          <w:szCs w:val="22"/>
          <w:lang w:val="en-US" w:eastAsia="en-US"/>
        </w:rPr>
        <w:t xml:space="preserve">that will be followed by further tendering and selection steps until finally the procedure will be awarded / contracted. </w:t>
      </w:r>
      <w:r w:rsidRPr="00C81B5A">
        <w:rPr>
          <w:rFonts w:ascii="Calibri" w:hAnsi="Calibri"/>
          <w:sz w:val="22"/>
          <w:szCs w:val="22"/>
          <w:lang w:val="en-US" w:eastAsia="en-US"/>
        </w:rPr>
        <w:t>Each negotiation round will be used to sort out tenderers / improve tenders to the contracting authorities’ specific needs. The number of negotiation rounds is not limited.</w:t>
      </w:r>
      <w:r>
        <w:rPr>
          <w:rFonts w:ascii="Calibri" w:hAnsi="Calibri"/>
          <w:sz w:val="22"/>
          <w:szCs w:val="22"/>
          <w:lang w:val="en-US" w:eastAsia="en-US"/>
        </w:rPr>
        <w:t xml:space="preserve"> T</w:t>
      </w:r>
      <w:r w:rsidRPr="00FD1FAA">
        <w:rPr>
          <w:rFonts w:ascii="Calibri" w:hAnsi="Calibri"/>
          <w:sz w:val="22"/>
          <w:szCs w:val="22"/>
          <w:lang w:val="en-US" w:eastAsia="en-US"/>
        </w:rPr>
        <w:t>he tender submitted in each negotiation is not allowed to be clarified since clarification could be part of another negotiation phase. Contracting and the contract award notification is done after the last negotiation.</w:t>
      </w:r>
    </w:p>
    <w:p w14:paraId="49BF4D05" w14:textId="604E88A9" w:rsidR="00FD1FAA" w:rsidRPr="00C35D4F" w:rsidRDefault="009C7A7B" w:rsidP="00FD1FAA">
      <w:pPr>
        <w:pStyle w:val="StandardWeb"/>
        <w:keepNext/>
        <w:rPr>
          <w:lang w:val="en-US"/>
        </w:rPr>
      </w:pPr>
      <w:r w:rsidRPr="009C7A7B">
        <w:rPr>
          <w:noProof/>
        </w:rPr>
        <w:drawing>
          <wp:inline distT="0" distB="0" distL="0" distR="0" wp14:anchorId="3FDD94EF" wp14:editId="2FFA5BFF">
            <wp:extent cx="9375775" cy="3691255"/>
            <wp:effectExtent l="0" t="0" r="0" b="4445"/>
            <wp:docPr id="225250023" name="Grafik 1" descr="Ein Bild, das Text, Diagramm, Screensho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50023" name="Grafik 1" descr="Ein Bild, das Text, Diagramm, Screenshot, Reihe enthält.&#10;&#10;Automatisch generierte Beschreibung"/>
                    <pic:cNvPicPr/>
                  </pic:nvPicPr>
                  <pic:blipFill>
                    <a:blip r:embed="rId109"/>
                    <a:stretch>
                      <a:fillRect/>
                    </a:stretch>
                  </pic:blipFill>
                  <pic:spPr>
                    <a:xfrm>
                      <a:off x="0" y="0"/>
                      <a:ext cx="9375775" cy="3691255"/>
                    </a:xfrm>
                    <a:prstGeom prst="rect">
                      <a:avLst/>
                    </a:prstGeom>
                  </pic:spPr>
                </pic:pic>
              </a:graphicData>
            </a:graphic>
          </wp:inline>
        </w:drawing>
      </w:r>
    </w:p>
    <w:p w14:paraId="4AFA888A" w14:textId="77777777" w:rsidR="00FD1FAA" w:rsidRDefault="00FD1FAA" w:rsidP="00FD1FAA">
      <w:pPr>
        <w:pStyle w:val="Beschriftung"/>
        <w:jc w:val="center"/>
      </w:pPr>
      <w:bookmarkStart w:id="398" w:name="_Toc162022445"/>
      <w:r>
        <w:t xml:space="preserve">Figure </w:t>
      </w:r>
      <w:r>
        <w:fldChar w:fldCharType="begin"/>
      </w:r>
      <w:r>
        <w:instrText xml:space="preserve"> SEQ Figure \* ARABIC </w:instrText>
      </w:r>
      <w:r>
        <w:fldChar w:fldCharType="separate"/>
      </w:r>
      <w:r>
        <w:rPr>
          <w:noProof/>
        </w:rPr>
        <w:t>16</w:t>
      </w:r>
      <w:r>
        <w:fldChar w:fldCharType="end"/>
      </w:r>
      <w:r>
        <w:t>: Process Map competitive procedure with negotiation</w:t>
      </w:r>
      <w:bookmarkEnd w:id="398"/>
    </w:p>
    <w:p w14:paraId="0854FA2A" w14:textId="77777777" w:rsidR="00FD1FAA" w:rsidRDefault="00FD1FAA" w:rsidP="00FD1FAA">
      <w:pPr>
        <w:sectPr w:rsidR="00FD1FAA" w:rsidSect="00BB5466">
          <w:pgSz w:w="16840" w:h="11920" w:orient="landscape"/>
          <w:pgMar w:top="1021" w:right="1134" w:bottom="862" w:left="941" w:header="57" w:footer="765" w:gutter="0"/>
          <w:cols w:space="708"/>
          <w:docGrid w:linePitch="360"/>
        </w:sectPr>
      </w:pPr>
    </w:p>
    <w:p w14:paraId="1635B0D3" w14:textId="06D28605" w:rsidR="00780EC3" w:rsidRDefault="00DE57C7" w:rsidP="00DE57C7">
      <w:pPr>
        <w:pStyle w:val="berschrift2"/>
      </w:pPr>
      <w:bookmarkStart w:id="399" w:name="_Toc162022396"/>
      <w:r>
        <w:lastRenderedPageBreak/>
        <w:t>I</w:t>
      </w:r>
      <w:r w:rsidRPr="00DE57C7">
        <w:t xml:space="preserve">nnovation </w:t>
      </w:r>
      <w:r>
        <w:t>P</w:t>
      </w:r>
      <w:r w:rsidRPr="00DE57C7">
        <w:t>artnership</w:t>
      </w:r>
      <w:bookmarkEnd w:id="399"/>
    </w:p>
    <w:p w14:paraId="15A4A05D" w14:textId="6C47E179" w:rsidR="00FD1FAA" w:rsidRDefault="00FD1FAA" w:rsidP="00FD1FAA">
      <w:pPr>
        <w:pStyle w:val="berschrift3"/>
      </w:pPr>
      <w:bookmarkStart w:id="400" w:name="_Toc162022397"/>
      <w:r>
        <w:t>Introduction</w:t>
      </w:r>
      <w:bookmarkEnd w:id="400"/>
    </w:p>
    <w:p w14:paraId="75DBE188" w14:textId="3F17F87D" w:rsidR="001A1689" w:rsidRDefault="001A1689" w:rsidP="00C15CE2">
      <w:r>
        <w:t xml:space="preserve">The possibility to introduce an innovation partnership is ruled by the following EU Directives: 2009/81 EC, 2014/24 EU, 2014/25 EU. The </w:t>
      </w:r>
      <w:hyperlink r:id="rId110" w:history="1">
        <w:r w:rsidRPr="00543837">
          <w:rPr>
            <w:rStyle w:val="Hyperlink"/>
          </w:rPr>
          <w:t>EU Public tendering rules website</w:t>
        </w:r>
      </w:hyperlink>
      <w:r>
        <w:t xml:space="preserve"> defines the use of innovation partnership as follows </w:t>
      </w:r>
      <w:r w:rsidRPr="00285629">
        <w:t>[Procedures]</w:t>
      </w:r>
      <w:r>
        <w:t xml:space="preserve">: </w:t>
      </w:r>
    </w:p>
    <w:p w14:paraId="513E7CF5" w14:textId="77777777" w:rsidR="001A1689" w:rsidRDefault="001A1689" w:rsidP="00C15CE2"/>
    <w:p w14:paraId="466944CE" w14:textId="5341B83E" w:rsidR="001A1689" w:rsidRDefault="001A1689" w:rsidP="00C15CE2">
      <w:r>
        <w:t>“</w:t>
      </w:r>
      <w:r w:rsidRPr="001A1689">
        <w:t xml:space="preserve">This procedure may be used when there is </w:t>
      </w:r>
      <w:r w:rsidRPr="001A1689">
        <w:rPr>
          <w:b/>
          <w:bCs/>
        </w:rPr>
        <w:t>a need to purchase a good or service that is still unavailable on the market</w:t>
      </w:r>
      <w:r w:rsidRPr="001A1689">
        <w:t xml:space="preserve">. </w:t>
      </w:r>
      <w:proofErr w:type="gramStart"/>
      <w:r w:rsidRPr="001A1689">
        <w:t>A number of</w:t>
      </w:r>
      <w:proofErr w:type="gramEnd"/>
      <w:r w:rsidRPr="001A1689">
        <w:t xml:space="preserve"> companies may participate throughout the process.</w:t>
      </w:r>
      <w:r>
        <w:t>”</w:t>
      </w:r>
    </w:p>
    <w:p w14:paraId="29C9C8A4" w14:textId="77777777" w:rsidR="001A1689" w:rsidRDefault="001A1689" w:rsidP="00C15CE2"/>
    <w:p w14:paraId="557914F5" w14:textId="5A11B559" w:rsidR="00780EC3" w:rsidRDefault="001A1689" w:rsidP="00C15CE2">
      <w:r w:rsidRPr="001A1689">
        <w:t xml:space="preserve">Where a need for the development of an innovative product or service or innovative works and the subsequent purchase of the resulting supplies, services or works cannot be met by solutions already available on the market, contracting authorities should have access to </w:t>
      </w:r>
      <w:r>
        <w:t>innovation partnerships</w:t>
      </w:r>
      <w:r w:rsidRPr="001A1689">
        <w:t>. This specific procedure should allow contracting authorities to establish a long-term innovation partnership for the development and subsequent purchase of a new, innovative product, service or works provided that such innovative product or service or innovative works can be delivered to agreed performance levels and costs, without the need for a separate procurement procedure for the purchase.</w:t>
      </w:r>
    </w:p>
    <w:p w14:paraId="5F784FD2" w14:textId="77777777" w:rsidR="00311095" w:rsidRDefault="00311095" w:rsidP="00C15CE2"/>
    <w:p w14:paraId="6D5FE562" w14:textId="31D3AC89" w:rsidR="00391B9F" w:rsidRDefault="001A1689" w:rsidP="00391B9F">
      <w:pPr>
        <w:rPr>
          <w:color w:val="000000"/>
          <w:shd w:val="clear" w:color="auto" w:fill="FFFFFF"/>
        </w:rPr>
      </w:pPr>
      <w:r>
        <w:rPr>
          <w:color w:val="000000"/>
          <w:shd w:val="clear" w:color="auto" w:fill="FFFFFF"/>
        </w:rPr>
        <w:t>The innovation partnership should be based on the procedural rules that apply to the competitive procedure with negotiation</w:t>
      </w:r>
      <w:r w:rsidR="00FD1FAA">
        <w:rPr>
          <w:color w:val="000000"/>
          <w:shd w:val="clear" w:color="auto" w:fill="FFFFFF"/>
        </w:rPr>
        <w:t xml:space="preserve"> (see section </w:t>
      </w:r>
      <w:r w:rsidR="00FD1FAA">
        <w:rPr>
          <w:color w:val="000000"/>
          <w:shd w:val="clear" w:color="auto" w:fill="FFFFFF"/>
        </w:rPr>
        <w:fldChar w:fldCharType="begin"/>
      </w:r>
      <w:r w:rsidR="00FD1FAA">
        <w:rPr>
          <w:color w:val="000000"/>
          <w:shd w:val="clear" w:color="auto" w:fill="FFFFFF"/>
        </w:rPr>
        <w:instrText xml:space="preserve"> REF _Ref161164665 \r \h </w:instrText>
      </w:r>
      <w:r w:rsidR="00FD1FAA">
        <w:rPr>
          <w:color w:val="000000"/>
          <w:shd w:val="clear" w:color="auto" w:fill="FFFFFF"/>
        </w:rPr>
      </w:r>
      <w:r w:rsidR="00FD1FAA">
        <w:rPr>
          <w:color w:val="000000"/>
          <w:shd w:val="clear" w:color="auto" w:fill="FFFFFF"/>
        </w:rPr>
        <w:fldChar w:fldCharType="separate"/>
      </w:r>
      <w:r w:rsidR="006830CE">
        <w:rPr>
          <w:color w:val="000000"/>
          <w:shd w:val="clear" w:color="auto" w:fill="FFFFFF"/>
        </w:rPr>
        <w:t>7.3</w:t>
      </w:r>
      <w:r w:rsidR="00FD1FAA">
        <w:rPr>
          <w:color w:val="000000"/>
          <w:shd w:val="clear" w:color="auto" w:fill="FFFFFF"/>
        </w:rPr>
        <w:fldChar w:fldCharType="end"/>
      </w:r>
      <w:r w:rsidR="00FD1FAA">
        <w:rPr>
          <w:color w:val="000000"/>
          <w:shd w:val="clear" w:color="auto" w:fill="FFFFFF"/>
        </w:rPr>
        <w:t>)</w:t>
      </w:r>
      <w:r w:rsidR="00311095">
        <w:rPr>
          <w:color w:val="000000"/>
          <w:shd w:val="clear" w:color="auto" w:fill="FFFFFF"/>
        </w:rPr>
        <w:t>. C</w:t>
      </w:r>
      <w:r>
        <w:rPr>
          <w:color w:val="000000"/>
          <w:shd w:val="clear" w:color="auto" w:fill="FFFFFF"/>
        </w:rPr>
        <w:t>ontracts should be awarded on the sole basis of the best price-quality ratio, which is most suitable for comparing tenders for innovative solutions.</w:t>
      </w:r>
    </w:p>
    <w:p w14:paraId="15AA4684" w14:textId="77777777" w:rsidR="00391B9F" w:rsidRDefault="00391B9F" w:rsidP="00391B9F">
      <w:pPr>
        <w:rPr>
          <w:color w:val="000000"/>
          <w:shd w:val="clear" w:color="auto" w:fill="FFFFFF"/>
        </w:rPr>
      </w:pPr>
    </w:p>
    <w:p w14:paraId="70F36A77" w14:textId="26F340D2" w:rsidR="00213E1E" w:rsidRPr="00213E1E" w:rsidRDefault="00213E1E" w:rsidP="006E597C">
      <w:pPr>
        <w:pStyle w:val="berschrift3"/>
        <w:rPr>
          <w:color w:val="000000"/>
          <w:shd w:val="clear" w:color="auto" w:fill="FFFFFF"/>
        </w:rPr>
      </w:pPr>
      <w:bookmarkStart w:id="401" w:name="_Toc162022398"/>
      <w:r>
        <w:t>Legal Framework</w:t>
      </w:r>
      <w:bookmarkEnd w:id="401"/>
    </w:p>
    <w:p w14:paraId="37B15C84" w14:textId="666CBD51" w:rsidR="00494F40" w:rsidRPr="00913BF8" w:rsidRDefault="00913BF8" w:rsidP="00C15CE2">
      <w:pPr>
        <w:rPr>
          <w:rFonts w:cs="Calibri"/>
          <w:sz w:val="20"/>
          <w:szCs w:val="20"/>
          <w:lang w:val="en-GB" w:eastAsia="de-DE"/>
        </w:rPr>
      </w:pPr>
      <w:r w:rsidRPr="00913BF8">
        <w:rPr>
          <w:lang w:val="en-GB"/>
        </w:rPr>
        <w:t xml:space="preserve">The EU Directives 2009/81 EC, 2014/24 EU, 2014/25 EU define the </w:t>
      </w:r>
      <w:r>
        <w:rPr>
          <w:lang w:val="en-GB"/>
        </w:rPr>
        <w:t>following requirements for the innovation partnership</w:t>
      </w:r>
      <w:r w:rsidRPr="00913BF8">
        <w:rPr>
          <w:lang w:val="en-GB"/>
        </w:rPr>
        <w:t>.</w:t>
      </w:r>
    </w:p>
    <w:p w14:paraId="0FD6F585" w14:textId="5D481082" w:rsidR="00913BF8" w:rsidRDefault="00913BF8" w:rsidP="00913BF8">
      <w:pPr>
        <w:pStyle w:val="berschrift4"/>
      </w:pPr>
      <w:r>
        <w:t>Procurement Documents and Minimum Requirements</w:t>
      </w:r>
    </w:p>
    <w:p w14:paraId="2C98E9FA" w14:textId="30AE2EF5" w:rsidR="00913BF8" w:rsidRDefault="00913BF8" w:rsidP="00C15CE2">
      <w:r w:rsidRPr="001A1689">
        <w:rPr>
          <w:color w:val="000000"/>
          <w:shd w:val="clear" w:color="auto" w:fill="FFFFFF"/>
        </w:rPr>
        <w:t xml:space="preserve">In the procurement documents, the contracting authority shall identify the need for an innovative product, service or works that cannot be met by purchasing products, services or works already available on the market. It shall indicate which elements of this description define the minimum </w:t>
      </w:r>
      <w:r>
        <w:rPr>
          <w:color w:val="000000"/>
          <w:shd w:val="clear" w:color="auto" w:fill="FFFFFF"/>
        </w:rPr>
        <w:t xml:space="preserve">unnegotiable </w:t>
      </w:r>
      <w:r w:rsidRPr="001A1689">
        <w:rPr>
          <w:color w:val="000000"/>
          <w:shd w:val="clear" w:color="auto" w:fill="FFFFFF"/>
        </w:rPr>
        <w:t>requirements to be met by all tenders</w:t>
      </w:r>
      <w:r>
        <w:rPr>
          <w:color w:val="000000"/>
          <w:shd w:val="clear" w:color="auto" w:fill="FFFFFF"/>
        </w:rPr>
        <w:t>.</w:t>
      </w:r>
    </w:p>
    <w:p w14:paraId="32B78DB3" w14:textId="77777777" w:rsidR="00913BF8" w:rsidRDefault="00913BF8" w:rsidP="00C15CE2"/>
    <w:p w14:paraId="23E5DCE9" w14:textId="4FDAC65C" w:rsidR="00913BF8" w:rsidRPr="003D5CF3" w:rsidRDefault="00913BF8" w:rsidP="00C15CE2">
      <w:r>
        <w:t>C</w:t>
      </w:r>
      <w:r w:rsidRPr="006E132C">
        <w:t>ontracting authorities should indicate beforehand the minimum requirements which characteri</w:t>
      </w:r>
      <w:ins w:id="402" w:author="Dall, Gabriele" w:date="2024-04-03T11:18:00Z">
        <w:r w:rsidR="00B02A19">
          <w:t>z</w:t>
        </w:r>
      </w:ins>
      <w:del w:id="403" w:author="Dall, Gabriele" w:date="2024-04-03T11:18:00Z">
        <w:r w:rsidRPr="006E132C" w:rsidDel="00B02A19">
          <w:delText>s</w:delText>
        </w:r>
      </w:del>
      <w:r w:rsidRPr="006E132C">
        <w:t xml:space="preserve">e the nature of the procurement and which should not be changed throughout the entire </w:t>
      </w:r>
      <w:proofErr w:type="gramStart"/>
      <w:r w:rsidRPr="006E132C">
        <w:t>procedure</w:t>
      </w:r>
      <w:proofErr w:type="gramEnd"/>
      <w:r w:rsidRPr="006E132C">
        <w:t xml:space="preserve"> and </w:t>
      </w:r>
      <w:r>
        <w:t xml:space="preserve">which </w:t>
      </w:r>
      <w:r w:rsidRPr="006E132C">
        <w:t xml:space="preserve">should not be subject to negotiations, in order to guarantee equal treatment of all economic operators. </w:t>
      </w:r>
    </w:p>
    <w:p w14:paraId="53A7552C" w14:textId="54F8B2C5" w:rsidR="00494F40" w:rsidRDefault="00A2271F" w:rsidP="00494F40">
      <w:pPr>
        <w:pStyle w:val="berschrift4"/>
        <w:rPr>
          <w:shd w:val="clear" w:color="auto" w:fill="FFFFFF"/>
        </w:rPr>
      </w:pPr>
      <w:r>
        <w:rPr>
          <w:shd w:val="clear" w:color="auto" w:fill="FFFFFF"/>
        </w:rPr>
        <w:t>R</w:t>
      </w:r>
      <w:r w:rsidRPr="00A2271F">
        <w:rPr>
          <w:shd w:val="clear" w:color="auto" w:fill="FFFFFF"/>
        </w:rPr>
        <w:t xml:space="preserve">equest to </w:t>
      </w:r>
      <w:r>
        <w:rPr>
          <w:shd w:val="clear" w:color="auto" w:fill="FFFFFF"/>
        </w:rPr>
        <w:t>P</w:t>
      </w:r>
      <w:r w:rsidRPr="00A2271F">
        <w:rPr>
          <w:shd w:val="clear" w:color="auto" w:fill="FFFFFF"/>
        </w:rPr>
        <w:t>articipate</w:t>
      </w:r>
      <w:r>
        <w:rPr>
          <w:shd w:val="clear" w:color="auto" w:fill="FFFFFF"/>
        </w:rPr>
        <w:t xml:space="preserve">, </w:t>
      </w:r>
      <w:r w:rsidR="00494F40">
        <w:rPr>
          <w:shd w:val="clear" w:color="auto" w:fill="FFFFFF"/>
        </w:rPr>
        <w:t>Qualification and Invitation to Tender</w:t>
      </w:r>
    </w:p>
    <w:p w14:paraId="557B548C" w14:textId="3DF13FEC" w:rsidR="00494F40" w:rsidRPr="00213E1E" w:rsidRDefault="00913BF8" w:rsidP="00494F40">
      <w:pPr>
        <w:rPr>
          <w:color w:val="000000"/>
          <w:shd w:val="clear" w:color="auto" w:fill="FFFFFF"/>
        </w:rPr>
      </w:pPr>
      <w:r>
        <w:t xml:space="preserve">According to Directive </w:t>
      </w:r>
      <w:hyperlink r:id="rId111" w:history="1">
        <w:r w:rsidRPr="000E6AC1">
          <w:rPr>
            <w:rStyle w:val="Hyperlink"/>
            <w:rFonts w:cs="Calibri"/>
            <w:sz w:val="20"/>
            <w:szCs w:val="20"/>
            <w:lang w:val="en-GB" w:eastAsia="de-DE"/>
          </w:rPr>
          <w:t>2014/24/EU</w:t>
        </w:r>
      </w:hyperlink>
      <w:r>
        <w:rPr>
          <w:color w:val="000000"/>
          <w:shd w:val="clear" w:color="auto" w:fill="FFFFFF"/>
        </w:rPr>
        <w:t xml:space="preserve">, in innovation partnerships, any economic operator may submit a request to participate in response to a contract notice by providing the information for qualitative selection that is requested by the contracting authority. </w:t>
      </w:r>
      <w:r w:rsidR="00494F40" w:rsidRPr="00213E1E">
        <w:rPr>
          <w:color w:val="000000"/>
          <w:shd w:val="clear" w:color="auto" w:fill="FFFFFF"/>
        </w:rPr>
        <w:t xml:space="preserve">In selecting candidates, contracting authorities shall </w:t>
      </w:r>
      <w:proofErr w:type="gramStart"/>
      <w:r w:rsidR="00494F40" w:rsidRPr="00213E1E">
        <w:rPr>
          <w:color w:val="000000"/>
          <w:shd w:val="clear" w:color="auto" w:fill="FFFFFF"/>
        </w:rPr>
        <w:t>in particular apply</w:t>
      </w:r>
      <w:proofErr w:type="gramEnd"/>
      <w:r w:rsidR="00494F40" w:rsidRPr="00213E1E">
        <w:rPr>
          <w:color w:val="000000"/>
          <w:shd w:val="clear" w:color="auto" w:fill="FFFFFF"/>
        </w:rPr>
        <w:t xml:space="preserve"> criteria concerning the candidates’ capacity in the field of research and development and of developing and implementing innovative solutions.</w:t>
      </w:r>
    </w:p>
    <w:p w14:paraId="77675759" w14:textId="77777777" w:rsidR="00494F40" w:rsidRPr="00213E1E" w:rsidRDefault="00494F40" w:rsidP="00494F40">
      <w:pPr>
        <w:rPr>
          <w:color w:val="000000"/>
          <w:shd w:val="clear" w:color="auto" w:fill="FFFFFF"/>
        </w:rPr>
      </w:pPr>
    </w:p>
    <w:p w14:paraId="1EA5A493" w14:textId="0B2FED1B" w:rsidR="00494F40" w:rsidRDefault="00494F40" w:rsidP="00C15CE2">
      <w:pPr>
        <w:rPr>
          <w:color w:val="000000"/>
          <w:shd w:val="clear" w:color="auto" w:fill="FFFFFF"/>
        </w:rPr>
      </w:pPr>
      <w:r w:rsidRPr="00213E1E">
        <w:rPr>
          <w:color w:val="000000"/>
          <w:shd w:val="clear" w:color="auto" w:fill="FFFFFF"/>
        </w:rPr>
        <w:t>Only those economic operators invited by the contracting authority following its assessment of the requested information may submit research and innovation projects aimed at meeting the needs identified by the contracting authority that cannot be met by existing solutions.</w:t>
      </w:r>
    </w:p>
    <w:p w14:paraId="776A9E52" w14:textId="1EB28DC6" w:rsidR="00494F40" w:rsidRDefault="00494F40" w:rsidP="00494F40">
      <w:pPr>
        <w:pStyle w:val="berschrift4"/>
        <w:rPr>
          <w:shd w:val="clear" w:color="auto" w:fill="FFFFFF"/>
        </w:rPr>
      </w:pPr>
      <w:r>
        <w:rPr>
          <w:shd w:val="clear" w:color="auto" w:fill="FFFFFF"/>
        </w:rPr>
        <w:t>Tender Submission</w:t>
      </w:r>
      <w:r w:rsidR="00A2271F">
        <w:rPr>
          <w:shd w:val="clear" w:color="auto" w:fill="FFFFFF"/>
        </w:rPr>
        <w:t xml:space="preserve"> and Negotiations</w:t>
      </w:r>
    </w:p>
    <w:p w14:paraId="0F46E3FB" w14:textId="71561213" w:rsidR="00494F40" w:rsidRDefault="00913BF8" w:rsidP="00494F40">
      <w:pPr>
        <w:rPr>
          <w:color w:val="000000"/>
          <w:shd w:val="clear" w:color="auto" w:fill="FFFFFF"/>
          <w:lang w:val="en-GB"/>
        </w:rPr>
      </w:pPr>
      <w:r>
        <w:rPr>
          <w:color w:val="000000"/>
          <w:shd w:val="clear" w:color="auto" w:fill="FFFFFF"/>
          <w:lang w:val="en-GB"/>
        </w:rPr>
        <w:t>C</w:t>
      </w:r>
      <w:r w:rsidR="00494F40" w:rsidRPr="00213E1E">
        <w:rPr>
          <w:color w:val="000000"/>
          <w:shd w:val="clear" w:color="auto" w:fill="FFFFFF"/>
          <w:lang w:val="en-GB"/>
        </w:rPr>
        <w:t xml:space="preserve">ontracting authorities </w:t>
      </w:r>
      <w:r>
        <w:rPr>
          <w:color w:val="000000"/>
          <w:shd w:val="clear" w:color="auto" w:fill="FFFFFF"/>
          <w:lang w:val="en-GB"/>
        </w:rPr>
        <w:t>may</w:t>
      </w:r>
      <w:r w:rsidR="00494F40" w:rsidRPr="00213E1E">
        <w:rPr>
          <w:color w:val="000000"/>
          <w:shd w:val="clear" w:color="auto" w:fill="FFFFFF"/>
          <w:lang w:val="en-GB"/>
        </w:rPr>
        <w:t xml:space="preserve"> negotiate with tenderers the initial and all subsequent tenders submitted by them, except for the final tender, to improve the content thereof.</w:t>
      </w:r>
      <w:r>
        <w:rPr>
          <w:color w:val="000000"/>
          <w:shd w:val="clear" w:color="auto" w:fill="FFFFFF"/>
          <w:lang w:val="en-GB"/>
        </w:rPr>
        <w:t xml:space="preserve"> </w:t>
      </w:r>
      <w:r w:rsidR="00494F40" w:rsidRPr="00213E1E">
        <w:rPr>
          <w:color w:val="000000"/>
          <w:shd w:val="clear" w:color="auto" w:fill="FFFFFF"/>
          <w:lang w:val="en-GB"/>
        </w:rPr>
        <w:t>The minimum requirements and the award criteria shall not be subject to negotiations.</w:t>
      </w:r>
    </w:p>
    <w:p w14:paraId="2DA4C257" w14:textId="77777777" w:rsidR="00494F40" w:rsidRDefault="00494F40" w:rsidP="00494F40">
      <w:pPr>
        <w:rPr>
          <w:color w:val="000000"/>
          <w:shd w:val="clear" w:color="auto" w:fill="FFFFFF"/>
          <w:lang w:val="en-GB"/>
        </w:rPr>
      </w:pPr>
    </w:p>
    <w:p w14:paraId="24C05940" w14:textId="77777777" w:rsidR="00494F40" w:rsidRDefault="00494F40" w:rsidP="00494F40">
      <w:pPr>
        <w:rPr>
          <w:color w:val="000000"/>
          <w:shd w:val="clear" w:color="auto" w:fill="FFFFFF"/>
        </w:rPr>
      </w:pPr>
      <w:r>
        <w:rPr>
          <w:color w:val="000000"/>
          <w:shd w:val="clear" w:color="auto" w:fill="FFFFFF"/>
        </w:rPr>
        <w:t>During the negotiations, contracting authorities shall ensure the equal treatment of all tenderers. To that end, they shall not provide information in a discriminatory manner which may give some tenderers an advantage over others. They shall inform all tenderers whose tenders have not been eliminated, in writing of any changes to the technical specifications or other procurement documents other than those setting out the minimum requirements. Following those changes, contracting authorities shall provide sufficient time for tenderers to modify and re-submit amended tenders, as appropriate.</w:t>
      </w:r>
    </w:p>
    <w:p w14:paraId="022CB755" w14:textId="77777777" w:rsidR="00494F40" w:rsidRDefault="00494F40" w:rsidP="00494F40">
      <w:pPr>
        <w:rPr>
          <w:color w:val="000000"/>
          <w:shd w:val="clear" w:color="auto" w:fill="FFFFFF"/>
        </w:rPr>
      </w:pPr>
    </w:p>
    <w:p w14:paraId="0881EB82" w14:textId="77777777" w:rsidR="00494F40" w:rsidRDefault="00494F40" w:rsidP="00494F40">
      <w:pPr>
        <w:rPr>
          <w:color w:val="000000"/>
          <w:shd w:val="clear" w:color="auto" w:fill="FFFFFF"/>
        </w:rPr>
      </w:pPr>
      <w:r>
        <w:rPr>
          <w:color w:val="000000"/>
          <w:shd w:val="clear" w:color="auto" w:fill="FFFFFF"/>
        </w:rPr>
        <w:t xml:space="preserve">Negotiations during innovation partnership procedures may take place in successive stages </w:t>
      </w:r>
      <w:proofErr w:type="gramStart"/>
      <w:r>
        <w:rPr>
          <w:color w:val="000000"/>
          <w:shd w:val="clear" w:color="auto" w:fill="FFFFFF"/>
        </w:rPr>
        <w:t>in order to</w:t>
      </w:r>
      <w:proofErr w:type="gramEnd"/>
      <w:r>
        <w:rPr>
          <w:color w:val="000000"/>
          <w:shd w:val="clear" w:color="auto" w:fill="FFFFFF"/>
        </w:rPr>
        <w:t xml:space="preserve"> reduce the number of tenders to be negotiated by applying the award criteria specified in the contract notice, in the invitation to confirm interest or in the procurement documents.</w:t>
      </w:r>
    </w:p>
    <w:p w14:paraId="7B349379" w14:textId="77777777" w:rsidR="00494F40" w:rsidRDefault="00494F40" w:rsidP="00494F40">
      <w:pPr>
        <w:rPr>
          <w:color w:val="000000"/>
          <w:shd w:val="clear" w:color="auto" w:fill="FFFFFF"/>
        </w:rPr>
      </w:pPr>
    </w:p>
    <w:p w14:paraId="55D5473F" w14:textId="7FCF7272" w:rsidR="00213E1E" w:rsidRDefault="00213E1E" w:rsidP="000E6AC1">
      <w:pPr>
        <w:pStyle w:val="berschrift4"/>
        <w:rPr>
          <w:shd w:val="clear" w:color="auto" w:fill="FFFFFF"/>
        </w:rPr>
      </w:pPr>
      <w:r>
        <w:rPr>
          <w:shd w:val="clear" w:color="auto" w:fill="FFFFFF"/>
        </w:rPr>
        <w:t xml:space="preserve">Phased </w:t>
      </w:r>
      <w:r w:rsidR="000E6AC1">
        <w:rPr>
          <w:shd w:val="clear" w:color="auto" w:fill="FFFFFF"/>
        </w:rPr>
        <w:t>A</w:t>
      </w:r>
      <w:r>
        <w:rPr>
          <w:shd w:val="clear" w:color="auto" w:fill="FFFFFF"/>
        </w:rPr>
        <w:t>pproach</w:t>
      </w:r>
      <w:r w:rsidR="00494F40">
        <w:rPr>
          <w:shd w:val="clear" w:color="auto" w:fill="FFFFFF"/>
        </w:rPr>
        <w:t xml:space="preserve"> in Innovation Partnership</w:t>
      </w:r>
    </w:p>
    <w:p w14:paraId="0ACFA558" w14:textId="02206D8E" w:rsidR="00213E1E" w:rsidRPr="00213E1E" w:rsidRDefault="00494F40" w:rsidP="00213E1E">
      <w:pPr>
        <w:rPr>
          <w:color w:val="000000"/>
          <w:shd w:val="clear" w:color="auto" w:fill="FFFFFF"/>
        </w:rPr>
      </w:pPr>
      <w:r>
        <w:rPr>
          <w:color w:val="000000"/>
          <w:shd w:val="clear" w:color="auto" w:fill="FFFFFF"/>
        </w:rPr>
        <w:t>After the negotiation phase, t</w:t>
      </w:r>
      <w:r w:rsidR="00213E1E" w:rsidRPr="00213E1E">
        <w:rPr>
          <w:color w:val="000000"/>
          <w:shd w:val="clear" w:color="auto" w:fill="FFFFFF"/>
        </w:rPr>
        <w:t>he innovation partnership shall be structured in successive phases following the research and innovation process, which may include the manufacturing of the products, the provision of the services or the completion of the works. The innovation partnership shall set intermediate targets to be attained by the partners and provide for payment of the remuneration in appropriate instalments.</w:t>
      </w:r>
    </w:p>
    <w:p w14:paraId="5B06D5F1" w14:textId="77777777" w:rsidR="00213E1E" w:rsidRDefault="00213E1E" w:rsidP="00213E1E">
      <w:pPr>
        <w:rPr>
          <w:color w:val="000000"/>
          <w:shd w:val="clear" w:color="auto" w:fill="FFFFFF"/>
        </w:rPr>
      </w:pPr>
    </w:p>
    <w:p w14:paraId="2B4EC57C" w14:textId="77777777" w:rsidR="00494F40" w:rsidRDefault="00494F40" w:rsidP="00494F40">
      <w:pPr>
        <w:rPr>
          <w:color w:val="000000"/>
          <w:shd w:val="clear" w:color="auto" w:fill="FFFFFF"/>
        </w:rPr>
      </w:pPr>
      <w:r>
        <w:rPr>
          <w:color w:val="000000"/>
          <w:shd w:val="clear" w:color="auto" w:fill="FFFFFF"/>
        </w:rPr>
        <w:t xml:space="preserve">The contracting authority may decide to set up the innovation partnership with one partner or with several partners conducting separate research and development activities. Setting up innovation partnerships with several partners could contribute to prevent, </w:t>
      </w:r>
      <w:proofErr w:type="gramStart"/>
      <w:r>
        <w:rPr>
          <w:color w:val="000000"/>
          <w:shd w:val="clear" w:color="auto" w:fill="FFFFFF"/>
        </w:rPr>
        <w:t>restrict</w:t>
      </w:r>
      <w:proofErr w:type="gramEnd"/>
      <w:r>
        <w:rPr>
          <w:color w:val="000000"/>
          <w:shd w:val="clear" w:color="auto" w:fill="FFFFFF"/>
        </w:rPr>
        <w:t xml:space="preserve"> or distort competition.</w:t>
      </w:r>
    </w:p>
    <w:p w14:paraId="07FAE42B" w14:textId="77777777" w:rsidR="00494F40" w:rsidRDefault="00494F40" w:rsidP="00494F40">
      <w:pPr>
        <w:rPr>
          <w:color w:val="000000"/>
          <w:shd w:val="clear" w:color="auto" w:fill="FFFFFF"/>
        </w:rPr>
      </w:pPr>
    </w:p>
    <w:p w14:paraId="606A018F" w14:textId="3117A4B2" w:rsidR="00494F40" w:rsidRDefault="00494F40" w:rsidP="00494F40">
      <w:pPr>
        <w:rPr>
          <w:color w:val="000000"/>
          <w:shd w:val="clear" w:color="auto" w:fill="FFFFFF"/>
        </w:rPr>
      </w:pPr>
      <w:r w:rsidRPr="00213E1E">
        <w:rPr>
          <w:color w:val="000000"/>
          <w:shd w:val="clear" w:color="auto" w:fill="FFFFFF"/>
        </w:rPr>
        <w:t xml:space="preserve">The innovation partnership shall aim at the development of an innovative product, service or works and the subsequent purchase of the resulting supplies, services or works, </w:t>
      </w:r>
      <w:proofErr w:type="gramStart"/>
      <w:r w:rsidRPr="00213E1E">
        <w:rPr>
          <w:color w:val="000000"/>
          <w:shd w:val="clear" w:color="auto" w:fill="FFFFFF"/>
        </w:rPr>
        <w:t>provided that</w:t>
      </w:r>
      <w:proofErr w:type="gramEnd"/>
      <w:r w:rsidRPr="00213E1E">
        <w:rPr>
          <w:color w:val="000000"/>
          <w:shd w:val="clear" w:color="auto" w:fill="FFFFFF"/>
        </w:rPr>
        <w:t xml:space="preserve"> they correspond to the performance levels and maximum costs agreed between the contracting authorities and the participants.</w:t>
      </w:r>
    </w:p>
    <w:p w14:paraId="3E6CD586" w14:textId="77777777" w:rsidR="00913BF8" w:rsidRPr="00213E1E" w:rsidRDefault="00913BF8" w:rsidP="00494F40">
      <w:pPr>
        <w:rPr>
          <w:color w:val="000000"/>
          <w:shd w:val="clear" w:color="auto" w:fill="FFFFFF"/>
        </w:rPr>
      </w:pPr>
    </w:p>
    <w:p w14:paraId="5BA24DFE" w14:textId="355104B1" w:rsidR="00213E1E" w:rsidRPr="00213E1E" w:rsidRDefault="000E6AC1" w:rsidP="000E6AC1">
      <w:pPr>
        <w:pStyle w:val="berschrift4"/>
        <w:rPr>
          <w:shd w:val="clear" w:color="auto" w:fill="FFFFFF"/>
        </w:rPr>
      </w:pPr>
      <w:r>
        <w:rPr>
          <w:shd w:val="clear" w:color="auto" w:fill="FFFFFF"/>
        </w:rPr>
        <w:t xml:space="preserve">Termination of Partnerships and </w:t>
      </w:r>
      <w:r w:rsidR="00494F40">
        <w:rPr>
          <w:shd w:val="clear" w:color="auto" w:fill="FFFFFF"/>
        </w:rPr>
        <w:t>Selection of Supplier</w:t>
      </w:r>
    </w:p>
    <w:p w14:paraId="733568B1" w14:textId="6F971FA4" w:rsidR="00213E1E" w:rsidRDefault="00213E1E" w:rsidP="00213E1E">
      <w:pPr>
        <w:rPr>
          <w:color w:val="000000"/>
          <w:shd w:val="clear" w:color="auto" w:fill="FFFFFF"/>
        </w:rPr>
      </w:pPr>
      <w:r w:rsidRPr="00213E1E">
        <w:rPr>
          <w:color w:val="000000"/>
          <w:shd w:val="clear" w:color="auto" w:fill="FFFFFF"/>
        </w:rPr>
        <w:t xml:space="preserve">Based on </w:t>
      </w:r>
      <w:r w:rsidR="000E6AC1">
        <w:rPr>
          <w:color w:val="000000"/>
          <w:shd w:val="clear" w:color="auto" w:fill="FFFFFF"/>
        </w:rPr>
        <w:t>the defined</w:t>
      </w:r>
      <w:r w:rsidRPr="00213E1E">
        <w:rPr>
          <w:color w:val="000000"/>
          <w:shd w:val="clear" w:color="auto" w:fill="FFFFFF"/>
        </w:rPr>
        <w:t xml:space="preserve"> targets, the contracting authority may decide after </w:t>
      </w:r>
      <w:r w:rsidR="00494F40">
        <w:rPr>
          <w:color w:val="000000"/>
          <w:shd w:val="clear" w:color="auto" w:fill="FFFFFF"/>
        </w:rPr>
        <w:t xml:space="preserve">negotiation or after </w:t>
      </w:r>
      <w:r w:rsidRPr="00213E1E">
        <w:rPr>
          <w:color w:val="000000"/>
          <w:shd w:val="clear" w:color="auto" w:fill="FFFFFF"/>
        </w:rPr>
        <w:t xml:space="preserve">each phase </w:t>
      </w:r>
      <w:r w:rsidR="00494F40">
        <w:rPr>
          <w:color w:val="000000"/>
          <w:shd w:val="clear" w:color="auto" w:fill="FFFFFF"/>
        </w:rPr>
        <w:t xml:space="preserve">of the innovation partnership </w:t>
      </w:r>
      <w:r w:rsidRPr="00213E1E">
        <w:rPr>
          <w:color w:val="000000"/>
          <w:shd w:val="clear" w:color="auto" w:fill="FFFFFF"/>
        </w:rPr>
        <w:t>to terminate the innovation partnership or, in the case of an innovation partnership with several partners, to reduce the number of partners by terminating individual contracts, provided that the contracting authority has indicated in the procurement documents those possibilities and the conditions for their use.</w:t>
      </w:r>
    </w:p>
    <w:p w14:paraId="58176204" w14:textId="77777777" w:rsidR="00494F40" w:rsidRDefault="00494F40" w:rsidP="00213E1E">
      <w:pPr>
        <w:rPr>
          <w:color w:val="000000"/>
          <w:shd w:val="clear" w:color="auto" w:fill="FFFFFF"/>
        </w:rPr>
      </w:pPr>
    </w:p>
    <w:p w14:paraId="7027EC84" w14:textId="096C9BE6" w:rsidR="00391B9F" w:rsidRDefault="00FC729A" w:rsidP="00C15CE2">
      <w:r>
        <w:t xml:space="preserve">The </w:t>
      </w:r>
      <w:r w:rsidR="00494F40">
        <w:t>contracting authority should also determine</w:t>
      </w:r>
      <w:r>
        <w:t xml:space="preserve"> in advance</w:t>
      </w:r>
      <w:r w:rsidR="00494F40">
        <w:t xml:space="preserve"> a mechanism for regulating the issues related to the </w:t>
      </w:r>
      <w:r>
        <w:t xml:space="preserve">final </w:t>
      </w:r>
      <w:r w:rsidR="00494F40">
        <w:t>selection of supplier(s).</w:t>
      </w:r>
    </w:p>
    <w:p w14:paraId="16EF9F41" w14:textId="77777777" w:rsidR="003D5CF3" w:rsidRDefault="003D5CF3" w:rsidP="00C15CE2"/>
    <w:p w14:paraId="0124FF50" w14:textId="77777777" w:rsidR="003D5CF3" w:rsidRPr="00391B9F" w:rsidRDefault="003D5CF3" w:rsidP="003D5CF3">
      <w:pPr>
        <w:pStyle w:val="berschrift3"/>
      </w:pPr>
      <w:bookmarkStart w:id="404" w:name="_Toc162022399"/>
      <w:r w:rsidRPr="00391B9F">
        <w:t>Process</w:t>
      </w:r>
      <w:r>
        <w:t xml:space="preserve"> </w:t>
      </w:r>
      <w:proofErr w:type="gramStart"/>
      <w:r>
        <w:t>description</w:t>
      </w:r>
      <w:bookmarkEnd w:id="404"/>
      <w:proofErr w:type="gramEnd"/>
    </w:p>
    <w:p w14:paraId="036342FC" w14:textId="77777777" w:rsidR="003D5CF3" w:rsidRDefault="003D5CF3" w:rsidP="003D5CF3">
      <w:pPr>
        <w:rPr>
          <w:color w:val="000000"/>
          <w:shd w:val="clear" w:color="auto" w:fill="FFFFFF"/>
        </w:rPr>
      </w:pPr>
      <w:r w:rsidRPr="00391B9F">
        <w:rPr>
          <w:color w:val="000000"/>
          <w:shd w:val="clear" w:color="auto" w:fill="FFFFFF"/>
        </w:rPr>
        <w:t>Overall, the process of innovation partnerships according to European directives on public procurement involves a collaborative approach between public authorities and suppliers to develop and procure innovative solutions that address specific needs and challenges. The process is designed to promote innovation, competition, and transparency while ensuring compliance with EU procurement rules and principles.</w:t>
      </w:r>
      <w:r>
        <w:rPr>
          <w:color w:val="000000"/>
          <w:shd w:val="clear" w:color="auto" w:fill="FFFFFF"/>
        </w:rPr>
        <w:t xml:space="preserve"> T</w:t>
      </w:r>
      <w:r w:rsidRPr="00391B9F">
        <w:rPr>
          <w:color w:val="000000"/>
          <w:shd w:val="clear" w:color="auto" w:fill="FFFFFF"/>
        </w:rPr>
        <w:t xml:space="preserve">he process of innovation partnerships according to </w:t>
      </w:r>
      <w:r>
        <w:rPr>
          <w:color w:val="000000"/>
          <w:shd w:val="clear" w:color="auto" w:fill="FFFFFF"/>
        </w:rPr>
        <w:t>EU</w:t>
      </w:r>
      <w:r w:rsidRPr="00391B9F">
        <w:rPr>
          <w:color w:val="000000"/>
          <w:shd w:val="clear" w:color="auto" w:fill="FFFFFF"/>
        </w:rPr>
        <w:t xml:space="preserve"> directives</w:t>
      </w:r>
      <w:r>
        <w:rPr>
          <w:color w:val="000000"/>
          <w:shd w:val="clear" w:color="auto" w:fill="FFFFFF"/>
        </w:rPr>
        <w:t xml:space="preserve"> can be described as follows</w:t>
      </w:r>
      <w:r w:rsidRPr="00391B9F">
        <w:rPr>
          <w:color w:val="000000"/>
          <w:shd w:val="clear" w:color="auto" w:fill="FFFFFF"/>
        </w:rPr>
        <w:t>:</w:t>
      </w:r>
    </w:p>
    <w:p w14:paraId="120D6364" w14:textId="77777777" w:rsidR="003D5CF3" w:rsidRDefault="003D5CF3" w:rsidP="003D5CF3">
      <w:pPr>
        <w:rPr>
          <w:color w:val="000000"/>
          <w:shd w:val="clear" w:color="auto" w:fill="FFFFFF"/>
        </w:rPr>
      </w:pPr>
    </w:p>
    <w:p w14:paraId="26AAA7E3" w14:textId="77777777" w:rsidR="003D5CF3" w:rsidRPr="00391B9F" w:rsidRDefault="003D5CF3" w:rsidP="003D5CF3">
      <w:pPr>
        <w:rPr>
          <w:color w:val="000000"/>
          <w:shd w:val="clear" w:color="auto" w:fill="FFFFFF"/>
        </w:rPr>
      </w:pPr>
      <w:r w:rsidRPr="00391B9F">
        <w:rPr>
          <w:b/>
          <w:bCs/>
          <w:color w:val="000000"/>
          <w:shd w:val="clear" w:color="auto" w:fill="FFFFFF"/>
        </w:rPr>
        <w:t>Identification of Need:</w:t>
      </w:r>
      <w:r w:rsidRPr="00391B9F">
        <w:rPr>
          <w:color w:val="000000"/>
          <w:shd w:val="clear" w:color="auto" w:fill="FFFFFF"/>
        </w:rPr>
        <w:t xml:space="preserve"> The process begins with a public authority identifying a need for goods, services, or works that require innovation to fulfill. This need could arise from societal challenges, technological advancements, or inefficiencies in current solutions.</w:t>
      </w:r>
    </w:p>
    <w:p w14:paraId="7BF77EA4" w14:textId="77777777" w:rsidR="003D5CF3" w:rsidRPr="00391B9F" w:rsidRDefault="003D5CF3" w:rsidP="003D5CF3">
      <w:pPr>
        <w:rPr>
          <w:color w:val="000000"/>
          <w:shd w:val="clear" w:color="auto" w:fill="FFFFFF"/>
        </w:rPr>
      </w:pPr>
    </w:p>
    <w:p w14:paraId="60C2616C" w14:textId="77777777" w:rsidR="003D5CF3" w:rsidRPr="00391B9F" w:rsidRDefault="003D5CF3" w:rsidP="003D5CF3">
      <w:pPr>
        <w:rPr>
          <w:color w:val="000000"/>
          <w:shd w:val="clear" w:color="auto" w:fill="FFFFFF"/>
        </w:rPr>
      </w:pPr>
      <w:r w:rsidRPr="00391B9F">
        <w:rPr>
          <w:b/>
          <w:bCs/>
          <w:color w:val="000000"/>
          <w:shd w:val="clear" w:color="auto" w:fill="FFFFFF"/>
        </w:rPr>
        <w:t>Market Consultation:</w:t>
      </w:r>
      <w:r w:rsidRPr="00391B9F">
        <w:rPr>
          <w:color w:val="000000"/>
          <w:shd w:val="clear" w:color="auto" w:fill="FFFFFF"/>
        </w:rPr>
        <w:t xml:space="preserve"> Before initiating the procurement procedure, the public authority may conduct market consultations to gauge interest from potential suppliers and gather information about available innovative </w:t>
      </w:r>
      <w:r w:rsidRPr="00391B9F">
        <w:rPr>
          <w:color w:val="000000"/>
          <w:shd w:val="clear" w:color="auto" w:fill="FFFFFF"/>
        </w:rPr>
        <w:lastRenderedPageBreak/>
        <w:t>solutions. This helps in shaping the specifications of the procurement and ensures that the process is market-driven.</w:t>
      </w:r>
    </w:p>
    <w:p w14:paraId="1C205237" w14:textId="77777777" w:rsidR="003D5CF3" w:rsidRPr="00391B9F" w:rsidRDefault="003D5CF3" w:rsidP="003D5CF3">
      <w:pPr>
        <w:rPr>
          <w:color w:val="000000"/>
          <w:shd w:val="clear" w:color="auto" w:fill="FFFFFF"/>
        </w:rPr>
      </w:pPr>
    </w:p>
    <w:p w14:paraId="1EFEC3A0" w14:textId="77777777" w:rsidR="003D5CF3" w:rsidRPr="00391B9F" w:rsidRDefault="003D5CF3" w:rsidP="003D5CF3">
      <w:pPr>
        <w:rPr>
          <w:color w:val="000000"/>
          <w:shd w:val="clear" w:color="auto" w:fill="FFFFFF"/>
        </w:rPr>
      </w:pPr>
      <w:r w:rsidRPr="00391B9F">
        <w:rPr>
          <w:b/>
          <w:bCs/>
          <w:color w:val="000000"/>
          <w:shd w:val="clear" w:color="auto" w:fill="FFFFFF"/>
        </w:rPr>
        <w:t>Publication of Contract Notice:</w:t>
      </w:r>
      <w:r w:rsidRPr="00391B9F">
        <w:rPr>
          <w:color w:val="000000"/>
          <w:shd w:val="clear" w:color="auto" w:fill="FFFFFF"/>
        </w:rPr>
        <w:t xml:space="preserve"> The public authority publishes a contract notice in the Official Journal of the European Union (OJEU) to inform potential suppliers about the procurement opportunity. The notice includes information about the nature of the contract, the requirements, and the procedure to be followed.</w:t>
      </w:r>
    </w:p>
    <w:p w14:paraId="2EA39B15" w14:textId="77777777" w:rsidR="003D5CF3" w:rsidRPr="00391B9F" w:rsidRDefault="003D5CF3" w:rsidP="003D5CF3">
      <w:pPr>
        <w:rPr>
          <w:color w:val="000000"/>
          <w:shd w:val="clear" w:color="auto" w:fill="FFFFFF"/>
        </w:rPr>
      </w:pPr>
    </w:p>
    <w:p w14:paraId="558132D2" w14:textId="615C6E1D" w:rsidR="003D5CF3" w:rsidRPr="00391B9F" w:rsidRDefault="003D5CF3" w:rsidP="003D5CF3">
      <w:pPr>
        <w:rPr>
          <w:color w:val="000000"/>
          <w:shd w:val="clear" w:color="auto" w:fill="FFFFFF"/>
        </w:rPr>
      </w:pPr>
      <w:r w:rsidRPr="003D5CF3">
        <w:rPr>
          <w:b/>
          <w:bCs/>
          <w:color w:val="000000"/>
          <w:shd w:val="clear" w:color="auto" w:fill="FFFFFF"/>
        </w:rPr>
        <w:t>Submission of Applications:</w:t>
      </w:r>
      <w:r w:rsidRPr="00391B9F">
        <w:rPr>
          <w:color w:val="000000"/>
          <w:shd w:val="clear" w:color="auto" w:fill="FFFFFF"/>
        </w:rPr>
        <w:t xml:space="preserve"> Interested suppliers submit applications expressing their interest in participating in the innovation partnership. These applications typically include information about the supplier's qualifications, experience, and </w:t>
      </w:r>
      <w:r w:rsidR="008A4BE3">
        <w:rPr>
          <w:color w:val="000000"/>
          <w:shd w:val="clear" w:color="auto" w:fill="FFFFFF"/>
        </w:rPr>
        <w:t xml:space="preserve">after qualification and </w:t>
      </w:r>
      <w:r w:rsidR="008A4BE3">
        <w:t xml:space="preserve">shortlisting of bidders, an invitation to tender will be sent so that economic operators can submit an initial tender and start to </w:t>
      </w:r>
      <w:r w:rsidRPr="00391B9F">
        <w:rPr>
          <w:color w:val="000000"/>
          <w:shd w:val="clear" w:color="auto" w:fill="FFFFFF"/>
        </w:rPr>
        <w:t>propose innovative solutions.</w:t>
      </w:r>
      <w:r>
        <w:rPr>
          <w:color w:val="000000"/>
          <w:shd w:val="clear" w:color="auto" w:fill="FFFFFF"/>
        </w:rPr>
        <w:t xml:space="preserve"> </w:t>
      </w:r>
      <w:r>
        <w:t>C</w:t>
      </w:r>
      <w:r w:rsidRPr="005E1CD5">
        <w:t xml:space="preserve">ontracting authorities </w:t>
      </w:r>
      <w:r>
        <w:t xml:space="preserve">may </w:t>
      </w:r>
      <w:r w:rsidRPr="005E1CD5">
        <w:t xml:space="preserve">conduct negotiations </w:t>
      </w:r>
      <w:r>
        <w:t xml:space="preserve">upon the </w:t>
      </w:r>
      <w:r w:rsidR="008A4BE3">
        <w:t>tenders</w:t>
      </w:r>
      <w:r>
        <w:t xml:space="preserve"> </w:t>
      </w:r>
      <w:r w:rsidRPr="005E1CD5">
        <w:t>with the aim of obtaining regular and acceptable tenders</w:t>
      </w:r>
      <w:r>
        <w:t>.</w:t>
      </w:r>
    </w:p>
    <w:p w14:paraId="588772FC" w14:textId="77777777" w:rsidR="003D5CF3" w:rsidRPr="00391B9F" w:rsidRDefault="003D5CF3" w:rsidP="003D5CF3">
      <w:pPr>
        <w:rPr>
          <w:color w:val="000000"/>
          <w:shd w:val="clear" w:color="auto" w:fill="FFFFFF"/>
        </w:rPr>
      </w:pPr>
    </w:p>
    <w:p w14:paraId="5F531F70" w14:textId="77777777" w:rsidR="003D5CF3" w:rsidRPr="00391B9F" w:rsidRDefault="003D5CF3" w:rsidP="003D5CF3">
      <w:pPr>
        <w:rPr>
          <w:color w:val="000000"/>
          <w:shd w:val="clear" w:color="auto" w:fill="FFFFFF"/>
        </w:rPr>
      </w:pPr>
      <w:r w:rsidRPr="00391B9F">
        <w:rPr>
          <w:b/>
          <w:bCs/>
          <w:color w:val="000000"/>
          <w:shd w:val="clear" w:color="auto" w:fill="FFFFFF"/>
        </w:rPr>
        <w:t>Selection of Participants:</w:t>
      </w:r>
      <w:r w:rsidRPr="00391B9F">
        <w:rPr>
          <w:color w:val="000000"/>
          <w:shd w:val="clear" w:color="auto" w:fill="FFFFFF"/>
        </w:rPr>
        <w:t xml:space="preserve"> The public authority evaluates the submitted applications and selects the participants who will be invited to participate in the innovation partnership. The selection criteria may include technical and financial capacity, relevant experience, and the innovative nature of proposed solutions.</w:t>
      </w:r>
    </w:p>
    <w:p w14:paraId="12E9E920" w14:textId="77777777" w:rsidR="003D5CF3" w:rsidRPr="00391B9F" w:rsidRDefault="003D5CF3" w:rsidP="003D5CF3">
      <w:pPr>
        <w:rPr>
          <w:color w:val="000000"/>
          <w:shd w:val="clear" w:color="auto" w:fill="FFFFFF"/>
        </w:rPr>
      </w:pPr>
    </w:p>
    <w:p w14:paraId="32A13782" w14:textId="77777777" w:rsidR="003D5CF3" w:rsidRPr="00391B9F" w:rsidRDefault="003D5CF3" w:rsidP="003D5CF3">
      <w:pPr>
        <w:rPr>
          <w:color w:val="000000"/>
          <w:shd w:val="clear" w:color="auto" w:fill="FFFFFF"/>
        </w:rPr>
      </w:pPr>
      <w:r w:rsidRPr="00391B9F">
        <w:rPr>
          <w:b/>
          <w:bCs/>
          <w:color w:val="000000"/>
          <w:shd w:val="clear" w:color="auto" w:fill="FFFFFF"/>
        </w:rPr>
        <w:t>Initiation of Partnership:</w:t>
      </w:r>
      <w:r w:rsidRPr="00391B9F">
        <w:rPr>
          <w:color w:val="000000"/>
          <w:shd w:val="clear" w:color="auto" w:fill="FFFFFF"/>
        </w:rPr>
        <w:t xml:space="preserve"> The selected participants </w:t>
      </w:r>
      <w:proofErr w:type="gramStart"/>
      <w:r w:rsidRPr="00391B9F">
        <w:rPr>
          <w:color w:val="000000"/>
          <w:shd w:val="clear" w:color="auto" w:fill="FFFFFF"/>
        </w:rPr>
        <w:t>enter into</w:t>
      </w:r>
      <w:proofErr w:type="gramEnd"/>
      <w:r w:rsidRPr="00391B9F">
        <w:rPr>
          <w:color w:val="000000"/>
          <w:shd w:val="clear" w:color="auto" w:fill="FFFFFF"/>
        </w:rPr>
        <w:t xml:space="preserve"> an innovation partnership with the public authority. This partnership is </w:t>
      </w:r>
      <w:r>
        <w:rPr>
          <w:color w:val="000000"/>
          <w:shd w:val="clear" w:color="auto" w:fill="FFFFFF"/>
        </w:rPr>
        <w:t xml:space="preserve">often </w:t>
      </w:r>
      <w:r w:rsidRPr="00391B9F">
        <w:rPr>
          <w:color w:val="000000"/>
          <w:shd w:val="clear" w:color="auto" w:fill="FFFFFF"/>
        </w:rPr>
        <w:t xml:space="preserve">based on a framework agreement that sets out the </w:t>
      </w:r>
      <w:r>
        <w:rPr>
          <w:color w:val="000000"/>
          <w:shd w:val="clear" w:color="auto" w:fill="FFFFFF"/>
        </w:rPr>
        <w:t xml:space="preserve">phases, </w:t>
      </w:r>
      <w:r w:rsidRPr="00391B9F">
        <w:rPr>
          <w:color w:val="000000"/>
          <w:shd w:val="clear" w:color="auto" w:fill="FFFFFF"/>
        </w:rPr>
        <w:t>terms and conditions governing the collaboration, including the objectives, roles and responsibilities, allocation of risks and rewards, and intellectual property rights.</w:t>
      </w:r>
    </w:p>
    <w:p w14:paraId="6DDB499F" w14:textId="77777777" w:rsidR="003D5CF3" w:rsidRPr="00391B9F" w:rsidRDefault="003D5CF3" w:rsidP="003D5CF3">
      <w:pPr>
        <w:rPr>
          <w:color w:val="000000"/>
          <w:shd w:val="clear" w:color="auto" w:fill="FFFFFF"/>
        </w:rPr>
      </w:pPr>
    </w:p>
    <w:p w14:paraId="56471CB4" w14:textId="072A64A1" w:rsidR="003D5CF3" w:rsidRDefault="003D5CF3" w:rsidP="00C15CE2">
      <w:pPr>
        <w:rPr>
          <w:color w:val="000000"/>
          <w:shd w:val="clear" w:color="auto" w:fill="FFFFFF"/>
        </w:rPr>
      </w:pPr>
      <w:r w:rsidRPr="00391B9F">
        <w:rPr>
          <w:b/>
          <w:bCs/>
          <w:color w:val="000000"/>
          <w:shd w:val="clear" w:color="auto" w:fill="FFFFFF"/>
        </w:rPr>
        <w:t>Development Phase:</w:t>
      </w:r>
      <w:r w:rsidRPr="00391B9F">
        <w:rPr>
          <w:color w:val="000000"/>
          <w:shd w:val="clear" w:color="auto" w:fill="FFFFFF"/>
        </w:rPr>
        <w:t xml:space="preserve"> During the development phase of the innovation partnership, the participants work collaboratively to develop innovative solutions that meet the needs identified by the public authority. This may involve research, design, prototyping, testing, and validation of the proposed solutions.</w:t>
      </w:r>
    </w:p>
    <w:p w14:paraId="65A604EC" w14:textId="77777777" w:rsidR="003D5CF3" w:rsidRDefault="003D5CF3" w:rsidP="00C15CE2">
      <w:pPr>
        <w:rPr>
          <w:color w:val="000000"/>
          <w:shd w:val="clear" w:color="auto" w:fill="FFFFFF"/>
        </w:rPr>
      </w:pPr>
    </w:p>
    <w:p w14:paraId="0487A541" w14:textId="62DB5952" w:rsidR="003D5CF3" w:rsidRPr="003D5CF3" w:rsidRDefault="003D5CF3" w:rsidP="00C15CE2">
      <w:pPr>
        <w:rPr>
          <w:color w:val="000000"/>
          <w:shd w:val="clear" w:color="auto" w:fill="FFFFFF"/>
        </w:rPr>
      </w:pPr>
      <w:r w:rsidRPr="00391B9F">
        <w:rPr>
          <w:b/>
          <w:bCs/>
          <w:color w:val="000000"/>
          <w:shd w:val="clear" w:color="auto" w:fill="FFFFFF"/>
        </w:rPr>
        <w:t>Procurement of Resulting Solutions:</w:t>
      </w:r>
      <w:r w:rsidRPr="00391B9F">
        <w:rPr>
          <w:color w:val="000000"/>
          <w:shd w:val="clear" w:color="auto" w:fill="FFFFFF"/>
        </w:rPr>
        <w:t xml:space="preserve"> Once the innovative solutions have been developed and validated, the public authority may procure them through a separate procurement procedure, such as competitive dialogue or negotiated procedure with prior publication. The procurement procedure follows the relevant rules and procedures set out in </w:t>
      </w:r>
      <w:r>
        <w:rPr>
          <w:color w:val="000000"/>
          <w:shd w:val="clear" w:color="auto" w:fill="FFFFFF"/>
        </w:rPr>
        <w:t xml:space="preserve">the European </w:t>
      </w:r>
      <w:r w:rsidRPr="00391B9F">
        <w:rPr>
          <w:color w:val="000000"/>
          <w:shd w:val="clear" w:color="auto" w:fill="FFFFFF"/>
        </w:rPr>
        <w:t xml:space="preserve">Directive </w:t>
      </w:r>
      <w:r>
        <w:rPr>
          <w:color w:val="000000"/>
          <w:shd w:val="clear" w:color="auto" w:fill="FFFFFF"/>
        </w:rPr>
        <w:t>on public procurement</w:t>
      </w:r>
      <w:r w:rsidRPr="00391B9F">
        <w:rPr>
          <w:color w:val="000000"/>
          <w:shd w:val="clear" w:color="auto" w:fill="FFFFFF"/>
        </w:rPr>
        <w:t>.</w:t>
      </w:r>
    </w:p>
    <w:p w14:paraId="183CA352" w14:textId="77777777" w:rsidR="001A1689" w:rsidRDefault="001A1689" w:rsidP="00C15CE2">
      <w:pPr>
        <w:rPr>
          <w:color w:val="000000"/>
          <w:shd w:val="clear" w:color="auto" w:fill="FFFFFF"/>
        </w:rPr>
      </w:pPr>
    </w:p>
    <w:p w14:paraId="114DE1A0" w14:textId="77777777" w:rsidR="00311095" w:rsidRDefault="00311095" w:rsidP="00C15CE2">
      <w:pPr>
        <w:rPr>
          <w:color w:val="000000"/>
          <w:shd w:val="clear" w:color="auto" w:fill="FFFFFF"/>
        </w:rPr>
        <w:sectPr w:rsidR="00311095" w:rsidSect="00BB5466">
          <w:pgSz w:w="11920" w:h="16840"/>
          <w:pgMar w:top="1134" w:right="862" w:bottom="941" w:left="1021" w:header="57" w:footer="765" w:gutter="0"/>
          <w:cols w:space="708"/>
          <w:docGrid w:linePitch="360"/>
        </w:sectPr>
      </w:pPr>
    </w:p>
    <w:p w14:paraId="211A8E04" w14:textId="657AEB66" w:rsidR="001A1689" w:rsidRDefault="001A1689" w:rsidP="001A1689">
      <w:pPr>
        <w:pStyle w:val="berschrift3"/>
      </w:pPr>
      <w:bookmarkStart w:id="405" w:name="_Toc162022400"/>
      <w:r>
        <w:lastRenderedPageBreak/>
        <w:t>Process Map Innovation Partnership</w:t>
      </w:r>
      <w:bookmarkEnd w:id="405"/>
    </w:p>
    <w:p w14:paraId="114C12FB" w14:textId="239D3868" w:rsidR="001A1689" w:rsidRDefault="000E6AC1" w:rsidP="00493CB1">
      <w:r>
        <w:t>T</w:t>
      </w:r>
      <w:r w:rsidR="001A1689">
        <w:t xml:space="preserve">he process of an Innovation </w:t>
      </w:r>
      <w:r>
        <w:t>P</w:t>
      </w:r>
      <w:r w:rsidR="001A1689">
        <w:t xml:space="preserve">artnership follows the steps of the </w:t>
      </w:r>
      <w:r>
        <w:t>Competitive Procedure with Negotiations</w:t>
      </w:r>
      <w:r w:rsidR="00493CB1">
        <w:t xml:space="preserve"> as shown in </w:t>
      </w:r>
      <w:r w:rsidR="00493CB1">
        <w:fldChar w:fldCharType="begin"/>
      </w:r>
      <w:r w:rsidR="00493CB1">
        <w:instrText xml:space="preserve"> REF _Ref161340533 \h </w:instrText>
      </w:r>
      <w:r w:rsidR="00493CB1">
        <w:fldChar w:fldCharType="separate"/>
      </w:r>
      <w:r w:rsidR="00493CB1">
        <w:t xml:space="preserve">Figure </w:t>
      </w:r>
      <w:r w:rsidR="00493CB1">
        <w:rPr>
          <w:noProof/>
        </w:rPr>
        <w:t>18</w:t>
      </w:r>
      <w:r w:rsidR="00493CB1">
        <w:fldChar w:fldCharType="end"/>
      </w:r>
      <w:r w:rsidR="001A1689">
        <w:t xml:space="preserve">. </w:t>
      </w:r>
      <w:r w:rsidR="00D07D0B">
        <w:t xml:space="preserve"> It is important to underline that that the process map references to the Peppol BIS introduced in section </w:t>
      </w:r>
      <w:r w:rsidR="00D07D0B">
        <w:fldChar w:fldCharType="begin"/>
      </w:r>
      <w:r w:rsidR="00D07D0B">
        <w:instrText xml:space="preserve"> REF _Ref158747638 \w \h </w:instrText>
      </w:r>
      <w:r w:rsidR="00D07D0B">
        <w:fldChar w:fldCharType="separate"/>
      </w:r>
      <w:r w:rsidR="00D07D0B">
        <w:t>6</w:t>
      </w:r>
      <w:r w:rsidR="00D07D0B">
        <w:fldChar w:fldCharType="end"/>
      </w:r>
      <w:r w:rsidR="00D07D0B">
        <w:t xml:space="preserve"> for the restricted procedure, as the Innovation Partnership operates on the similar phases. To understand the details of each phase the reader should therefore consult section </w:t>
      </w:r>
      <w:r w:rsidR="00D07D0B">
        <w:fldChar w:fldCharType="begin"/>
      </w:r>
      <w:r w:rsidR="00D07D0B">
        <w:instrText xml:space="preserve"> REF _Ref158747638 \w \h </w:instrText>
      </w:r>
      <w:r w:rsidR="00D07D0B">
        <w:fldChar w:fldCharType="separate"/>
      </w:r>
      <w:r w:rsidR="00D07D0B">
        <w:t>6</w:t>
      </w:r>
      <w:r w:rsidR="00D07D0B">
        <w:fldChar w:fldCharType="end"/>
      </w:r>
      <w:r w:rsidR="00D07D0B">
        <w:t>.</w:t>
      </w:r>
    </w:p>
    <w:p w14:paraId="49004486" w14:textId="5C906BD0" w:rsidR="001E0848" w:rsidRDefault="001E0848" w:rsidP="001E0848">
      <w:pPr>
        <w:keepNext/>
      </w:pPr>
    </w:p>
    <w:p w14:paraId="59E3948E" w14:textId="5A62DF47" w:rsidR="00C35D4F" w:rsidRDefault="00B03DB4" w:rsidP="001E0848">
      <w:pPr>
        <w:pStyle w:val="Beschriftung"/>
        <w:jc w:val="center"/>
      </w:pPr>
      <w:r>
        <w:rPr>
          <w:noProof/>
        </w:rPr>
        <w:drawing>
          <wp:inline distT="0" distB="0" distL="0" distR="0" wp14:anchorId="1E1C91CB" wp14:editId="61A65388">
            <wp:extent cx="8022866" cy="3922049"/>
            <wp:effectExtent l="0" t="0" r="0" b="2540"/>
            <wp:docPr id="164563967" name="Grafik 2" descr="Ein Bild, das Text, Diagramm, Screensho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3967" name="Grafik 2" descr="Ein Bild, das Text, Diagramm, Screenshot, Reihe enthält.&#10;&#10;Automatisch generierte Beschreibung"/>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8029304" cy="3925196"/>
                    </a:xfrm>
                    <a:prstGeom prst="rect">
                      <a:avLst/>
                    </a:prstGeom>
                  </pic:spPr>
                </pic:pic>
              </a:graphicData>
            </a:graphic>
          </wp:inline>
        </w:drawing>
      </w:r>
    </w:p>
    <w:p w14:paraId="0DB58973" w14:textId="101B297A" w:rsidR="00C35D4F" w:rsidRDefault="001E0848" w:rsidP="001E0848">
      <w:pPr>
        <w:pStyle w:val="Beschriftung"/>
        <w:jc w:val="center"/>
      </w:pPr>
      <w:bookmarkStart w:id="406" w:name="_Ref161340533"/>
      <w:bookmarkStart w:id="407" w:name="_Toc162022446"/>
      <w:r>
        <w:t xml:space="preserve">Figure </w:t>
      </w:r>
      <w:r>
        <w:fldChar w:fldCharType="begin"/>
      </w:r>
      <w:r>
        <w:instrText xml:space="preserve"> SEQ Figure \* ARABIC </w:instrText>
      </w:r>
      <w:r>
        <w:fldChar w:fldCharType="separate"/>
      </w:r>
      <w:r w:rsidR="00AD0F80">
        <w:rPr>
          <w:noProof/>
        </w:rPr>
        <w:t>18</w:t>
      </w:r>
      <w:r>
        <w:fldChar w:fldCharType="end"/>
      </w:r>
      <w:bookmarkEnd w:id="406"/>
      <w:r>
        <w:t xml:space="preserve">: </w:t>
      </w:r>
      <w:r w:rsidR="00C004F1">
        <w:t xml:space="preserve">Process Map </w:t>
      </w:r>
      <w:r>
        <w:t xml:space="preserve">Innovation </w:t>
      </w:r>
      <w:r w:rsidR="00493CB1">
        <w:t>Partnership</w:t>
      </w:r>
      <w:r w:rsidR="00C35D4F">
        <w:t xml:space="preserve"> – </w:t>
      </w:r>
      <w:r w:rsidR="00B03DB4">
        <w:t xml:space="preserve">Qualification and </w:t>
      </w:r>
      <w:r w:rsidR="00C35D4F">
        <w:t>Negotiation Phase</w:t>
      </w:r>
      <w:bookmarkEnd w:id="407"/>
    </w:p>
    <w:p w14:paraId="38854BBE" w14:textId="77777777" w:rsidR="00493CB1" w:rsidRDefault="00493CB1" w:rsidP="00493CB1"/>
    <w:p w14:paraId="006C4FB0" w14:textId="773E2627" w:rsidR="00565667" w:rsidRDefault="00493CB1" w:rsidP="00565667">
      <w:r>
        <w:t xml:space="preserve">However, after the negotiation phase, an innovation partnership is established. The phase illustrated in </w:t>
      </w:r>
      <w:r>
        <w:fldChar w:fldCharType="begin"/>
      </w:r>
      <w:r>
        <w:instrText xml:space="preserve"> REF _Ref161340395 \h </w:instrText>
      </w:r>
      <w:r>
        <w:fldChar w:fldCharType="separate"/>
      </w:r>
      <w:r>
        <w:t xml:space="preserve">Figure </w:t>
      </w:r>
      <w:r>
        <w:rPr>
          <w:noProof/>
        </w:rPr>
        <w:t>19</w:t>
      </w:r>
      <w:r>
        <w:fldChar w:fldCharType="end"/>
      </w:r>
      <w:r>
        <w:t xml:space="preserve"> is the start of the effective implementation of the Innovation Partnership through partnership contract. During this stage of the innovation partnership, it is also possible to use a multi-phase approach that incorporates development, prototyp</w:t>
      </w:r>
      <w:r w:rsidR="00565667">
        <w:t>ing</w:t>
      </w:r>
      <w:r>
        <w:t xml:space="preserve"> and testing phases. The contracting authority may reduce the number of partners by terminating the </w:t>
      </w:r>
      <w:r w:rsidR="00565667">
        <w:t>partnership</w:t>
      </w:r>
      <w:r>
        <w:t xml:space="preserve"> contracts </w:t>
      </w:r>
      <w:r>
        <w:lastRenderedPageBreak/>
        <w:t>in compliance with pre-determined conditions.</w:t>
      </w:r>
      <w:r w:rsidR="00565667">
        <w:t xml:space="preserve"> Thus, the contracting authority should also determine a mechanism for regulating the issues related to the selection of a supplier(s) beforehand.</w:t>
      </w:r>
    </w:p>
    <w:p w14:paraId="0BB1453B" w14:textId="02A80669" w:rsidR="00C35D4F" w:rsidRDefault="009C7A7B" w:rsidP="00C35D4F">
      <w:r>
        <w:rPr>
          <w:noProof/>
        </w:rPr>
        <w:drawing>
          <wp:inline distT="0" distB="0" distL="0" distR="0" wp14:anchorId="030A97EE" wp14:editId="6B5F2DF4">
            <wp:extent cx="9375775" cy="4862830"/>
            <wp:effectExtent l="0" t="0" r="0" b="0"/>
            <wp:docPr id="1489731399" name="Grafik 1" descr="Ein Bild, das Text, Diagramm, Screenshot, Pla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31399" name="Grafik 1" descr="Ein Bild, das Text, Diagramm, Screenshot, Plan enthält.&#10;&#10;Automatisch generierte Beschreibung"/>
                    <pic:cNvPicPr/>
                  </pic:nvPicPr>
                  <pic:blipFill>
                    <a:blip r:embed="rId113"/>
                    <a:stretch>
                      <a:fillRect/>
                    </a:stretch>
                  </pic:blipFill>
                  <pic:spPr>
                    <a:xfrm>
                      <a:off x="0" y="0"/>
                      <a:ext cx="9375775" cy="4862830"/>
                    </a:xfrm>
                    <a:prstGeom prst="rect">
                      <a:avLst/>
                    </a:prstGeom>
                  </pic:spPr>
                </pic:pic>
              </a:graphicData>
            </a:graphic>
          </wp:inline>
        </w:drawing>
      </w:r>
    </w:p>
    <w:p w14:paraId="64C92659" w14:textId="2E3FCD54" w:rsidR="00C35D4F" w:rsidRDefault="00C35D4F" w:rsidP="00C35D4F">
      <w:pPr>
        <w:pStyle w:val="Beschriftung"/>
        <w:jc w:val="center"/>
      </w:pPr>
      <w:bookmarkStart w:id="408" w:name="_Ref161340395"/>
      <w:bookmarkStart w:id="409" w:name="_Ref161340334"/>
      <w:bookmarkStart w:id="410" w:name="_Toc162022447"/>
      <w:r>
        <w:t xml:space="preserve">Figure </w:t>
      </w:r>
      <w:r>
        <w:fldChar w:fldCharType="begin"/>
      </w:r>
      <w:r>
        <w:instrText xml:space="preserve"> SEQ Figure \* ARABIC </w:instrText>
      </w:r>
      <w:r>
        <w:fldChar w:fldCharType="separate"/>
      </w:r>
      <w:r>
        <w:rPr>
          <w:noProof/>
        </w:rPr>
        <w:t>19</w:t>
      </w:r>
      <w:r>
        <w:fldChar w:fldCharType="end"/>
      </w:r>
      <w:bookmarkEnd w:id="408"/>
      <w:r>
        <w:t xml:space="preserve">: </w:t>
      </w:r>
      <w:bookmarkStart w:id="411" w:name="_Ref161340375"/>
      <w:r>
        <w:t xml:space="preserve">Process Map Innovation </w:t>
      </w:r>
      <w:r w:rsidR="00493CB1">
        <w:t>Partnerships</w:t>
      </w:r>
      <w:r>
        <w:t xml:space="preserve"> – </w:t>
      </w:r>
      <w:r w:rsidR="00B03DB4">
        <w:t>Innovation Partnership</w:t>
      </w:r>
      <w:bookmarkEnd w:id="409"/>
      <w:bookmarkEnd w:id="410"/>
      <w:bookmarkEnd w:id="411"/>
      <w:r w:rsidR="00B03DB4">
        <w:t xml:space="preserve"> </w:t>
      </w:r>
    </w:p>
    <w:p w14:paraId="7E2C7695" w14:textId="77777777" w:rsidR="00C35D4F" w:rsidRDefault="00C35D4F" w:rsidP="00C35D4F"/>
    <w:p w14:paraId="524813E1" w14:textId="305852D8" w:rsidR="00C35D4F" w:rsidRPr="00C35D4F" w:rsidRDefault="00C35D4F" w:rsidP="00C35D4F">
      <w:pPr>
        <w:sectPr w:rsidR="00C35D4F" w:rsidRPr="00C35D4F" w:rsidSect="00BB5466">
          <w:pgSz w:w="16840" w:h="11920" w:orient="landscape"/>
          <w:pgMar w:top="1021" w:right="1134" w:bottom="862" w:left="941" w:header="57" w:footer="765" w:gutter="0"/>
          <w:cols w:space="708"/>
          <w:docGrid w:linePitch="360"/>
        </w:sectPr>
      </w:pPr>
    </w:p>
    <w:p w14:paraId="295EBD24" w14:textId="42631BD4" w:rsidR="00093540" w:rsidRDefault="00A045BC">
      <w:pPr>
        <w:pStyle w:val="berschrift1"/>
      </w:pPr>
      <w:bookmarkStart w:id="412" w:name="_Toc162022401"/>
      <w:bookmarkStart w:id="413" w:name="_Toc354134422"/>
      <w:bookmarkStart w:id="414" w:name="_Toc354554819"/>
      <w:bookmarkStart w:id="415" w:name="_Toc354555276"/>
      <w:bookmarkStart w:id="416" w:name="_Toc354576107"/>
      <w:bookmarkStart w:id="417" w:name="_Toc355097350"/>
      <w:bookmarkStart w:id="418" w:name="_Toc355700090"/>
      <w:bookmarkStart w:id="419" w:name="_Toc355700212"/>
      <w:bookmarkStart w:id="420" w:name="_Toc356905007"/>
      <w:r>
        <w:lastRenderedPageBreak/>
        <w:t xml:space="preserve">Implementation of Notification &amp; </w:t>
      </w:r>
      <w:r w:rsidR="00B95240">
        <w:t>Two-Stage</w:t>
      </w:r>
      <w:r>
        <w:t xml:space="preserve"> Procedure</w:t>
      </w:r>
      <w:bookmarkEnd w:id="412"/>
      <w:r>
        <w:t xml:space="preserve"> </w:t>
      </w:r>
    </w:p>
    <w:p w14:paraId="295EBD25" w14:textId="443F8877" w:rsidR="00093540" w:rsidRDefault="00A045BC">
      <w:r>
        <w:t xml:space="preserve">The tables in </w:t>
      </w:r>
      <w:r w:rsidR="00CF054E">
        <w:t>this section</w:t>
      </w:r>
      <w:r>
        <w:t xml:space="preserve"> list the Peppol BIS artifacts that </w:t>
      </w:r>
      <w:proofErr w:type="gramStart"/>
      <w:r>
        <w:t>have to</w:t>
      </w:r>
      <w:proofErr w:type="gramEnd"/>
      <w:r>
        <w:t xml:space="preserve"> be considered when implementing </w:t>
      </w:r>
      <w:r w:rsidR="00CF054E">
        <w:t>t</w:t>
      </w:r>
      <w:r w:rsidR="00B95240">
        <w:t>wo-</w:t>
      </w:r>
      <w:r w:rsidR="00CF054E">
        <w:t>s</w:t>
      </w:r>
      <w:r w:rsidR="00B95240">
        <w:t>tage</w:t>
      </w:r>
      <w:r>
        <w:t xml:space="preserve"> </w:t>
      </w:r>
      <w:r w:rsidR="00CF054E">
        <w:t>p</w:t>
      </w:r>
      <w:r>
        <w:t>rocedure</w:t>
      </w:r>
      <w:r w:rsidR="00B95240">
        <w:t>s</w:t>
      </w:r>
      <w:r>
        <w:t xml:space="preserve">. For each Peppol BIS, the corresponding documentation of the profile and transaction(s) are provided. Additionally, the tables point to the syntax mapping and rules to implement the transactions. Sections </w:t>
      </w:r>
      <w:r w:rsidR="00CF054E">
        <w:fldChar w:fldCharType="begin"/>
      </w:r>
      <w:r w:rsidR="00CF054E">
        <w:instrText xml:space="preserve"> REF _Ref161071946 \r \h </w:instrText>
      </w:r>
      <w:r w:rsidR="00CF054E">
        <w:fldChar w:fldCharType="separate"/>
      </w:r>
      <w:r w:rsidR="008F2494">
        <w:t>8.15</w:t>
      </w:r>
      <w:r w:rsidR="00CF054E">
        <w:fldChar w:fldCharType="end"/>
      </w:r>
      <w:r w:rsidR="00CF054E">
        <w:t xml:space="preserve"> and </w:t>
      </w:r>
      <w:r w:rsidR="00CF054E">
        <w:fldChar w:fldCharType="begin"/>
      </w:r>
      <w:r w:rsidR="00CF054E">
        <w:instrText xml:space="preserve"> REF _Ref161071956 \r \h </w:instrText>
      </w:r>
      <w:r w:rsidR="00CF054E">
        <w:fldChar w:fldCharType="separate"/>
      </w:r>
      <w:r w:rsidR="008F2494">
        <w:t>8.16</w:t>
      </w:r>
      <w:r w:rsidR="00CF054E">
        <w:fldChar w:fldCharType="end"/>
      </w:r>
      <w:r w:rsidR="00CF054E">
        <w:t xml:space="preserve"> </w:t>
      </w:r>
      <w:r>
        <w:t xml:space="preserve">provide an overview of other relevant artifacts like </w:t>
      </w:r>
      <w:proofErr w:type="spellStart"/>
      <w:r>
        <w:t>codelists</w:t>
      </w:r>
      <w:proofErr w:type="spellEnd"/>
      <w:r>
        <w:t xml:space="preserve">, </w:t>
      </w:r>
      <w:proofErr w:type="spellStart"/>
      <w:r>
        <w:t>schematrons</w:t>
      </w:r>
      <w:proofErr w:type="spellEnd"/>
      <w:r>
        <w:t xml:space="preserve"> and guidelines which must be considered during the implementation of Peppol pre-award BISs.</w:t>
      </w:r>
    </w:p>
    <w:p w14:paraId="295EBD26" w14:textId="77777777" w:rsidR="00093540" w:rsidRDefault="00A045BC">
      <w:pPr>
        <w:pStyle w:val="berschrift2"/>
      </w:pPr>
      <w:bookmarkStart w:id="421" w:name="_Toc162022402"/>
      <w:r>
        <w:t>Peppol BIS - P001 - Procurement procedure subscription</w:t>
      </w:r>
      <w:bookmarkEnd w:id="421"/>
    </w:p>
    <w:tbl>
      <w:tblPr>
        <w:tblStyle w:val="EinfacheTabelle2"/>
        <w:tblW w:w="10348" w:type="dxa"/>
        <w:tblLook w:val="04A0" w:firstRow="1" w:lastRow="0" w:firstColumn="1" w:lastColumn="0" w:noHBand="0" w:noVBand="1"/>
      </w:tblPr>
      <w:tblGrid>
        <w:gridCol w:w="2552"/>
        <w:gridCol w:w="7796"/>
      </w:tblGrid>
      <w:tr w:rsidR="00093540" w14:paraId="295EBD29" w14:textId="77777777" w:rsidTr="000935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Borders>
              <w:left w:val="none" w:sz="4" w:space="0" w:color="000000"/>
              <w:bottom w:val="none" w:sz="4" w:space="0" w:color="000000"/>
              <w:right w:val="none" w:sz="4" w:space="0" w:color="000000"/>
            </w:tcBorders>
          </w:tcPr>
          <w:p w14:paraId="295EBD27" w14:textId="77777777" w:rsidR="00093540" w:rsidRDefault="00A045BC">
            <w:pPr>
              <w:pStyle w:val="KeinLeerraum"/>
              <w:tabs>
                <w:tab w:val="left" w:pos="1488"/>
              </w:tabs>
              <w:rPr>
                <w:lang w:val="en-GB" w:eastAsia="nl-NL"/>
              </w:rPr>
            </w:pPr>
            <w:r>
              <w:rPr>
                <w:rFonts w:ascii="Calibri" w:hAnsi="Calibri"/>
                <w:lang w:val="en-GB" w:eastAsia="nl-NL"/>
              </w:rPr>
              <w:t>Peppol BIS</w:t>
            </w:r>
          </w:p>
        </w:tc>
        <w:tc>
          <w:tcPr>
            <w:tcW w:w="7796" w:type="dxa"/>
            <w:tcBorders>
              <w:left w:val="none" w:sz="4" w:space="0" w:color="000000"/>
              <w:bottom w:val="none" w:sz="4" w:space="0" w:color="000000"/>
              <w:right w:val="none" w:sz="4" w:space="0" w:color="000000"/>
            </w:tcBorders>
          </w:tcPr>
          <w:p w14:paraId="295EBD28" w14:textId="77777777" w:rsidR="00093540" w:rsidRDefault="00A045BC">
            <w:pPr>
              <w:pStyle w:val="KeinLeerraum"/>
              <w:tabs>
                <w:tab w:val="left" w:pos="1488"/>
              </w:tabs>
              <w:cnfStyle w:val="100000000000" w:firstRow="1" w:lastRow="0" w:firstColumn="0" w:lastColumn="0" w:oddVBand="0" w:evenVBand="0" w:oddHBand="0" w:evenHBand="0" w:firstRowFirstColumn="0" w:firstRowLastColumn="0" w:lastRowFirstColumn="0" w:lastRowLastColumn="0"/>
              <w:rPr>
                <w:lang w:val="en-GB" w:eastAsia="nl-NL"/>
              </w:rPr>
            </w:pPr>
            <w:r>
              <w:rPr>
                <w:rFonts w:ascii="Calibri" w:hAnsi="Calibri"/>
                <w:lang w:val="en-GB" w:eastAsia="nl-NL"/>
              </w:rPr>
              <w:t>P001 - Procurement procedure subscription</w:t>
            </w:r>
          </w:p>
        </w:tc>
      </w:tr>
      <w:tr w:rsidR="00093540" w14:paraId="295EBD2C"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000000" w:themeColor="text1"/>
            </w:tcBorders>
          </w:tcPr>
          <w:p w14:paraId="295EBD2A"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single" w:sz="4" w:space="0" w:color="000000" w:themeColor="text1"/>
            </w:tcBorders>
          </w:tcPr>
          <w:p w14:paraId="295EBD2B" w14:textId="6D78D8E4"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rStyle w:val="Hyperlink"/>
                <w:lang w:val="nl-NL" w:eastAsia="de-DE"/>
              </w:rPr>
            </w:pPr>
            <w:hyperlink r:id="rId114" w:tooltip="https://docs.peppol.eu/pracc/profiles/p001/index.html" w:history="1">
              <w:r w:rsidR="00A045BC">
                <w:rPr>
                  <w:rStyle w:val="Hyperlink"/>
                  <w:lang w:val="nl-NL" w:eastAsia="de-DE"/>
                </w:rPr>
                <w:t>https://docs.peppol.eu/pracc/profiles/p001/index.html</w:t>
              </w:r>
            </w:hyperlink>
          </w:p>
        </w:tc>
      </w:tr>
      <w:tr w:rsidR="00093540" w14:paraId="295EBD2F"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000000" w:themeColor="text1"/>
              <w:left w:val="none" w:sz="4" w:space="0" w:color="000000"/>
              <w:bottom w:val="none" w:sz="4" w:space="0" w:color="000000"/>
            </w:tcBorders>
          </w:tcPr>
          <w:p w14:paraId="295EBD2D" w14:textId="77777777" w:rsidR="00093540" w:rsidRDefault="00A045BC">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000000" w:themeColor="text1"/>
              <w:bottom w:val="none" w:sz="4" w:space="0" w:color="000000"/>
              <w:right w:val="none" w:sz="4" w:space="0" w:color="000000"/>
            </w:tcBorders>
          </w:tcPr>
          <w:p w14:paraId="295EBD2E" w14:textId="77777777" w:rsidR="00093540" w:rsidRDefault="00A045BC">
            <w:pPr>
              <w:pStyle w:val="KeinLeerraum"/>
              <w:tabs>
                <w:tab w:val="left" w:pos="1488"/>
              </w:tabs>
              <w:cnfStyle w:val="000000000000" w:firstRow="0" w:lastRow="0" w:firstColumn="0" w:lastColumn="0" w:oddVBand="0" w:evenVBand="0" w:oddHBand="0" w:evenHBand="0" w:firstRowFirstColumn="0" w:firstRowLastColumn="0" w:lastRowFirstColumn="0" w:lastRowLastColumn="0"/>
              <w:rPr>
                <w:b/>
                <w:lang w:val="en-GB" w:eastAsia="nl-NL"/>
              </w:rPr>
            </w:pPr>
            <w:r>
              <w:rPr>
                <w:b/>
                <w:lang w:val="en-GB" w:eastAsia="nl-NL"/>
              </w:rPr>
              <w:t>T001 – Subscribe to procedure</w:t>
            </w:r>
          </w:p>
        </w:tc>
      </w:tr>
      <w:tr w:rsidR="00093540" w14:paraId="295EBD32"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295EBD30"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none" w:sz="4" w:space="0" w:color="000000"/>
            </w:tcBorders>
          </w:tcPr>
          <w:p w14:paraId="295EBD31" w14:textId="77777777" w:rsidR="00093540" w:rsidRDefault="00A045BC">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proofErr w:type="gramStart"/>
            <w:r>
              <w:rPr>
                <w:rStyle w:val="Hyperlink"/>
                <w:lang w:val="nl-NL" w:eastAsia="de-DE"/>
              </w:rPr>
              <w:t>https://docs.peppol.eu/pracc/transactions/T001/index.html</w:t>
            </w:r>
            <w:proofErr w:type="gramEnd"/>
          </w:p>
        </w:tc>
      </w:tr>
      <w:tr w:rsidR="00093540" w14:paraId="295EBD35"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295EBD33" w14:textId="77777777" w:rsidR="00093540" w:rsidRDefault="00A045BC">
            <w:pPr>
              <w:pStyle w:val="KeinLeerraum"/>
              <w:tabs>
                <w:tab w:val="left" w:pos="1488"/>
              </w:tabs>
              <w:rPr>
                <w:lang w:val="en-GB" w:eastAsia="nl-NL"/>
              </w:rPr>
            </w:pPr>
            <w:r>
              <w:rPr>
                <w:rFonts w:ascii="Calibri" w:hAnsi="Calibri"/>
                <w:b w:val="0"/>
                <w:lang w:val="en-GB" w:eastAsia="nl-NL"/>
              </w:rPr>
              <w:t>Syntax Mapping</w:t>
            </w:r>
          </w:p>
        </w:tc>
        <w:tc>
          <w:tcPr>
            <w:tcW w:w="7796" w:type="dxa"/>
            <w:tcBorders>
              <w:top w:val="none" w:sz="4" w:space="0" w:color="000000"/>
              <w:bottom w:val="none" w:sz="4" w:space="0" w:color="000000"/>
            </w:tcBorders>
          </w:tcPr>
          <w:p w14:paraId="295EBD34" w14:textId="4E766108"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hyperlink r:id="rId115" w:tooltip="https://docs.peppol.eu/pracc/syntax/ExpressionOfInterestRequest/tree/" w:history="1">
              <w:r w:rsidR="00A045BC">
                <w:rPr>
                  <w:rStyle w:val="Hyperlink"/>
                  <w:lang w:val="nl-NL" w:eastAsia="de-DE"/>
                </w:rPr>
                <w:t>https://docs.peppol.eu/pracc/syntax/ExpressionOfInterestRequest/tree/</w:t>
              </w:r>
            </w:hyperlink>
            <w:r w:rsidR="00A045BC">
              <w:rPr>
                <w:lang w:val="nl-NL" w:eastAsia="de-DE"/>
              </w:rPr>
              <w:t xml:space="preserve"> </w:t>
            </w:r>
          </w:p>
        </w:tc>
      </w:tr>
      <w:tr w:rsidR="00093540" w14:paraId="295EBD38"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auto"/>
            </w:tcBorders>
          </w:tcPr>
          <w:p w14:paraId="295EBD36" w14:textId="77777777" w:rsidR="00093540" w:rsidRDefault="00A045BC">
            <w:pPr>
              <w:pStyle w:val="KeinLeerraum"/>
              <w:tabs>
                <w:tab w:val="left" w:pos="1488"/>
              </w:tabs>
              <w:rPr>
                <w:lang w:val="en-GB" w:eastAsia="nl-NL"/>
              </w:rPr>
            </w:pPr>
            <w:r>
              <w:rPr>
                <w:rFonts w:ascii="Calibri" w:hAnsi="Calibri"/>
                <w:b w:val="0"/>
                <w:lang w:val="en-GB" w:eastAsia="nl-NL"/>
              </w:rPr>
              <w:t>Peppol Rules</w:t>
            </w:r>
          </w:p>
        </w:tc>
        <w:tc>
          <w:tcPr>
            <w:tcW w:w="7796" w:type="dxa"/>
            <w:tcBorders>
              <w:top w:val="none" w:sz="4" w:space="0" w:color="000000"/>
              <w:bottom w:val="single" w:sz="4" w:space="0" w:color="auto"/>
            </w:tcBorders>
          </w:tcPr>
          <w:p w14:paraId="295EBD37" w14:textId="6333A639"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hyperlink r:id="rId116" w:tooltip="https://docs.peppol.eu/pracc/rules/T001/" w:history="1">
              <w:r w:rsidR="00A045BC">
                <w:rPr>
                  <w:rStyle w:val="Hyperlink"/>
                  <w:lang w:val="nl-NL" w:eastAsia="de-DE"/>
                </w:rPr>
                <w:t>https://docs.peppol.eu/pracc/rules/T001/</w:t>
              </w:r>
            </w:hyperlink>
            <w:r w:rsidR="00A045BC">
              <w:rPr>
                <w:lang w:val="nl-NL" w:eastAsia="de-DE"/>
              </w:rPr>
              <w:t xml:space="preserve"> </w:t>
            </w:r>
          </w:p>
        </w:tc>
      </w:tr>
      <w:tr w:rsidR="00093540" w14:paraId="295EBD3B"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auto"/>
            </w:tcBorders>
          </w:tcPr>
          <w:p w14:paraId="295EBD39" w14:textId="77777777" w:rsidR="00093540" w:rsidRDefault="00A045BC">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auto"/>
            </w:tcBorders>
          </w:tcPr>
          <w:p w14:paraId="295EBD3A" w14:textId="77777777" w:rsidR="00093540" w:rsidRDefault="00A045BC">
            <w:pPr>
              <w:pStyle w:val="KeinLeerraum"/>
              <w:tabs>
                <w:tab w:val="left" w:pos="1488"/>
              </w:tabs>
              <w:cnfStyle w:val="000000000000" w:firstRow="0" w:lastRow="0" w:firstColumn="0" w:lastColumn="0" w:oddVBand="0" w:evenVBand="0" w:oddHBand="0" w:evenHBand="0" w:firstRowFirstColumn="0" w:firstRowLastColumn="0" w:lastRowFirstColumn="0" w:lastRowLastColumn="0"/>
              <w:rPr>
                <w:b/>
                <w:lang w:val="nl-NL" w:eastAsia="de-DE"/>
              </w:rPr>
            </w:pPr>
            <w:r>
              <w:rPr>
                <w:b/>
                <w:lang w:val="nl-NL" w:eastAsia="de-DE"/>
              </w:rPr>
              <w:t>T002 - Subscribe to Procedure Confirmation</w:t>
            </w:r>
          </w:p>
        </w:tc>
      </w:tr>
      <w:tr w:rsidR="00093540" w14:paraId="295EBD3E"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D3C"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Pr>
          <w:p w14:paraId="295EBD3D" w14:textId="003EBAFD"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nl-NL" w:eastAsia="de-DE"/>
              </w:rPr>
            </w:pPr>
            <w:hyperlink r:id="rId117" w:tooltip="https://docs.peppol.eu/pracc/rules/T002/" w:history="1">
              <w:r w:rsidR="00A045BC">
                <w:rPr>
                  <w:rStyle w:val="Hyperlink"/>
                  <w:lang w:val="nl-NL" w:eastAsia="de-DE"/>
                </w:rPr>
                <w:t>https://docs.peppol.eu/pracc/rules/T002/</w:t>
              </w:r>
            </w:hyperlink>
            <w:r w:rsidR="00A045BC">
              <w:rPr>
                <w:lang w:val="nl-NL" w:eastAsia="de-DE"/>
              </w:rPr>
              <w:t xml:space="preserve"> </w:t>
            </w:r>
          </w:p>
        </w:tc>
      </w:tr>
      <w:tr w:rsidR="00093540" w14:paraId="295EBD41"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D3F" w14:textId="77777777" w:rsidR="00093540" w:rsidRDefault="00A045BC">
            <w:pPr>
              <w:pStyle w:val="KeinLeerraum"/>
              <w:tabs>
                <w:tab w:val="left" w:pos="1488"/>
              </w:tabs>
              <w:rPr>
                <w:lang w:val="en-GB" w:eastAsia="nl-NL"/>
              </w:rPr>
            </w:pPr>
            <w:r>
              <w:rPr>
                <w:rFonts w:ascii="Calibri" w:hAnsi="Calibri"/>
                <w:b w:val="0"/>
                <w:lang w:val="en-GB" w:eastAsia="nl-NL"/>
              </w:rPr>
              <w:t>Syntax Mapping</w:t>
            </w:r>
          </w:p>
        </w:tc>
        <w:tc>
          <w:tcPr>
            <w:tcW w:w="7796" w:type="dxa"/>
          </w:tcPr>
          <w:p w14:paraId="295EBD40" w14:textId="46FCD386" w:rsidR="00093540" w:rsidRDefault="00000000">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18" w:tooltip="https://docs.peppol.eu/pracc/syntax/ExpressionOfInterestResponse/tree/" w:history="1">
              <w:r w:rsidR="00A045BC">
                <w:rPr>
                  <w:rStyle w:val="Hyperlink"/>
                  <w:rFonts w:cs="Calibri"/>
                  <w:lang w:val="nl-NL" w:eastAsia="de-DE"/>
                </w:rPr>
                <w:t>https://docs.peppol.eu/pracc/syntax/ExpressionOfInterestResponse/tree/</w:t>
              </w:r>
            </w:hyperlink>
            <w:r w:rsidR="00A045BC">
              <w:rPr>
                <w:rStyle w:val="Hyperlink"/>
                <w:rFonts w:cs="Calibri"/>
                <w:color w:val="auto"/>
                <w:u w:val="none"/>
                <w:lang w:val="nl-NL" w:eastAsia="de-DE"/>
              </w:rPr>
              <w:t xml:space="preserve"> </w:t>
            </w:r>
          </w:p>
        </w:tc>
      </w:tr>
      <w:tr w:rsidR="00093540" w14:paraId="295EBD44"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D42" w14:textId="77777777" w:rsidR="00093540" w:rsidRDefault="00A045BC">
            <w:pPr>
              <w:pStyle w:val="KeinLeerraum"/>
              <w:tabs>
                <w:tab w:val="left" w:pos="1488"/>
              </w:tabs>
              <w:rPr>
                <w:lang w:val="en-GB" w:eastAsia="nl-NL"/>
              </w:rPr>
            </w:pPr>
            <w:r>
              <w:rPr>
                <w:rFonts w:ascii="Calibri" w:hAnsi="Calibri"/>
                <w:b w:val="0"/>
                <w:lang w:val="en-GB" w:eastAsia="nl-NL"/>
              </w:rPr>
              <w:t>Peppol Rules</w:t>
            </w:r>
          </w:p>
        </w:tc>
        <w:tc>
          <w:tcPr>
            <w:tcW w:w="7796" w:type="dxa"/>
          </w:tcPr>
          <w:p w14:paraId="295EBD43" w14:textId="2D512461"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nl-NL" w:eastAsia="de-DE"/>
              </w:rPr>
            </w:pPr>
            <w:hyperlink r:id="rId119" w:tooltip="https://docs.peppol.eu/pracc/rules/T002/" w:history="1">
              <w:r w:rsidR="00A045BC">
                <w:rPr>
                  <w:rStyle w:val="Hyperlink"/>
                  <w:lang w:val="nl-NL" w:eastAsia="de-DE"/>
                </w:rPr>
                <w:t>https://docs.peppol.eu/pracc/rules/T002/</w:t>
              </w:r>
            </w:hyperlink>
            <w:r w:rsidR="00A045BC">
              <w:rPr>
                <w:lang w:val="nl-NL" w:eastAsia="de-DE"/>
              </w:rPr>
              <w:t xml:space="preserve"> </w:t>
            </w:r>
          </w:p>
        </w:tc>
      </w:tr>
    </w:tbl>
    <w:p w14:paraId="295EBD45" w14:textId="77777777" w:rsidR="00093540" w:rsidRDefault="00093540">
      <w:pPr>
        <w:pStyle w:val="KeinLeerraum"/>
        <w:tabs>
          <w:tab w:val="left" w:pos="1488"/>
        </w:tabs>
        <w:ind w:left="140"/>
        <w:rPr>
          <w:lang w:val="en-GB" w:eastAsia="nl-NL"/>
        </w:rPr>
      </w:pPr>
    </w:p>
    <w:p w14:paraId="295EBD46" w14:textId="77777777" w:rsidR="00093540" w:rsidRDefault="00A045BC">
      <w:pPr>
        <w:pStyle w:val="berschrift2"/>
      </w:pPr>
      <w:bookmarkStart w:id="422" w:name="_Toc162022403"/>
      <w:r>
        <w:t>Peppol BIS - P002 - Procurement document access</w:t>
      </w:r>
      <w:bookmarkEnd w:id="422"/>
    </w:p>
    <w:tbl>
      <w:tblPr>
        <w:tblStyle w:val="EinfacheTabelle2"/>
        <w:tblW w:w="10348" w:type="dxa"/>
        <w:tblLook w:val="04A0" w:firstRow="1" w:lastRow="0" w:firstColumn="1" w:lastColumn="0" w:noHBand="0" w:noVBand="1"/>
      </w:tblPr>
      <w:tblGrid>
        <w:gridCol w:w="2552"/>
        <w:gridCol w:w="7796"/>
      </w:tblGrid>
      <w:tr w:rsidR="00093540" w14:paraId="295EBD49" w14:textId="77777777" w:rsidTr="000935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Borders>
              <w:left w:val="none" w:sz="4" w:space="0" w:color="000000"/>
              <w:bottom w:val="none" w:sz="4" w:space="0" w:color="000000"/>
              <w:right w:val="none" w:sz="4" w:space="0" w:color="000000"/>
            </w:tcBorders>
          </w:tcPr>
          <w:p w14:paraId="295EBD47" w14:textId="77777777" w:rsidR="00093540" w:rsidRDefault="00A045BC">
            <w:pPr>
              <w:pStyle w:val="KeinLeerraum"/>
              <w:tabs>
                <w:tab w:val="left" w:pos="1488"/>
              </w:tabs>
              <w:rPr>
                <w:lang w:val="en-GB" w:eastAsia="nl-NL"/>
              </w:rPr>
            </w:pPr>
            <w:r>
              <w:rPr>
                <w:rFonts w:ascii="Calibri" w:hAnsi="Calibri"/>
                <w:lang w:val="en-GB" w:eastAsia="nl-NL"/>
              </w:rPr>
              <w:t>Peppol BIS</w:t>
            </w:r>
          </w:p>
        </w:tc>
        <w:tc>
          <w:tcPr>
            <w:tcW w:w="7796" w:type="dxa"/>
            <w:tcBorders>
              <w:left w:val="none" w:sz="4" w:space="0" w:color="000000"/>
              <w:bottom w:val="none" w:sz="4" w:space="0" w:color="000000"/>
              <w:right w:val="none" w:sz="4" w:space="0" w:color="000000"/>
            </w:tcBorders>
          </w:tcPr>
          <w:p w14:paraId="295EBD48" w14:textId="77777777" w:rsidR="00093540" w:rsidRDefault="00A045BC">
            <w:pPr>
              <w:tabs>
                <w:tab w:val="left" w:pos="1488"/>
              </w:tabs>
              <w:cnfStyle w:val="100000000000" w:firstRow="1" w:lastRow="0" w:firstColumn="0" w:lastColumn="0" w:oddVBand="0" w:evenVBand="0" w:oddHBand="0" w:evenHBand="0" w:firstRowFirstColumn="0" w:firstRowLastColumn="0" w:lastRowFirstColumn="0" w:lastRowLastColumn="0"/>
              <w:rPr>
                <w:rFonts w:cs="Calibri"/>
                <w:lang w:val="nl-NL" w:eastAsia="de-DE"/>
              </w:rPr>
            </w:pPr>
            <w:r>
              <w:rPr>
                <w:rFonts w:ascii="Calibri" w:hAnsi="Calibri" w:cs="Calibri"/>
                <w:lang w:val="nl-NL" w:eastAsia="de-DE"/>
              </w:rPr>
              <w:t>P002 - Procurement document access</w:t>
            </w:r>
          </w:p>
        </w:tc>
      </w:tr>
      <w:tr w:rsidR="00093540" w14:paraId="295EBD4C"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000000" w:themeColor="text1"/>
            </w:tcBorders>
          </w:tcPr>
          <w:p w14:paraId="295EBD4A"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single" w:sz="4" w:space="0" w:color="000000" w:themeColor="text1"/>
            </w:tcBorders>
          </w:tcPr>
          <w:p w14:paraId="295EBD4B" w14:textId="5943B6DF"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rStyle w:val="Hyperlink"/>
                <w:lang w:val="nl-NL" w:eastAsia="de-DE"/>
              </w:rPr>
            </w:pPr>
            <w:hyperlink r:id="rId120" w:tooltip="https://docs.peppol.eu/pracc/profiles/p002/index.html" w:history="1">
              <w:r w:rsidR="00A045BC">
                <w:rPr>
                  <w:rStyle w:val="Hyperlink"/>
                  <w:lang w:val="nl-NL" w:eastAsia="de-DE"/>
                </w:rPr>
                <w:t>https://docs.peppol.eu/pracc/profiles/p002/index.html</w:t>
              </w:r>
            </w:hyperlink>
          </w:p>
        </w:tc>
      </w:tr>
      <w:tr w:rsidR="00093540" w14:paraId="295EBD4F"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000000" w:themeColor="text1"/>
              <w:left w:val="none" w:sz="4" w:space="0" w:color="000000"/>
              <w:bottom w:val="none" w:sz="4" w:space="0" w:color="000000"/>
            </w:tcBorders>
          </w:tcPr>
          <w:p w14:paraId="295EBD4D" w14:textId="77777777" w:rsidR="00093540" w:rsidRDefault="00A045BC">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000000" w:themeColor="text1"/>
              <w:bottom w:val="none" w:sz="4" w:space="0" w:color="000000"/>
              <w:right w:val="none" w:sz="4" w:space="0" w:color="000000"/>
            </w:tcBorders>
          </w:tcPr>
          <w:p w14:paraId="295EBD4E" w14:textId="77777777" w:rsidR="00093540" w:rsidRDefault="00A045BC">
            <w:pPr>
              <w:pStyle w:val="KeinLeerraum"/>
              <w:tabs>
                <w:tab w:val="left" w:pos="1488"/>
              </w:tabs>
              <w:cnfStyle w:val="000000000000" w:firstRow="0" w:lastRow="0" w:firstColumn="0" w:lastColumn="0" w:oddVBand="0" w:evenVBand="0" w:oddHBand="0" w:evenHBand="0" w:firstRowFirstColumn="0" w:firstRowLastColumn="0" w:lastRowFirstColumn="0" w:lastRowLastColumn="0"/>
              <w:rPr>
                <w:b/>
                <w:lang w:val="en-GB" w:eastAsia="nl-NL"/>
              </w:rPr>
            </w:pPr>
            <w:r>
              <w:rPr>
                <w:b/>
                <w:lang w:val="nl-NL" w:eastAsia="de-DE"/>
              </w:rPr>
              <w:t>T003 - Tender Status Inquiry</w:t>
            </w:r>
          </w:p>
        </w:tc>
      </w:tr>
      <w:tr w:rsidR="00093540" w14:paraId="295EBD52"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295EBD50"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none" w:sz="4" w:space="0" w:color="000000"/>
            </w:tcBorders>
          </w:tcPr>
          <w:p w14:paraId="295EBD51" w14:textId="77777777" w:rsidR="00093540" w:rsidRDefault="00A045BC">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proofErr w:type="gramStart"/>
            <w:r>
              <w:rPr>
                <w:rStyle w:val="Hyperlink"/>
                <w:lang w:val="nl-NL" w:eastAsia="de-DE"/>
              </w:rPr>
              <w:t>https://docs.peppol.eu/pracc/transactions/T003/index.html</w:t>
            </w:r>
            <w:proofErr w:type="gramEnd"/>
          </w:p>
        </w:tc>
      </w:tr>
      <w:tr w:rsidR="00093540" w14:paraId="295EBD55"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295EBD53" w14:textId="77777777" w:rsidR="00093540" w:rsidRDefault="00A045BC">
            <w:pPr>
              <w:pStyle w:val="KeinLeerraum"/>
              <w:tabs>
                <w:tab w:val="left" w:pos="1488"/>
              </w:tabs>
              <w:rPr>
                <w:lang w:val="en-GB" w:eastAsia="nl-NL"/>
              </w:rPr>
            </w:pPr>
            <w:r>
              <w:rPr>
                <w:rFonts w:ascii="Calibri" w:hAnsi="Calibri"/>
                <w:b w:val="0"/>
                <w:lang w:val="en-GB" w:eastAsia="nl-NL"/>
              </w:rPr>
              <w:t>Syntax Mapping</w:t>
            </w:r>
          </w:p>
        </w:tc>
        <w:tc>
          <w:tcPr>
            <w:tcW w:w="7796" w:type="dxa"/>
            <w:tcBorders>
              <w:top w:val="none" w:sz="4" w:space="0" w:color="000000"/>
              <w:bottom w:val="none" w:sz="4" w:space="0" w:color="000000"/>
            </w:tcBorders>
          </w:tcPr>
          <w:p w14:paraId="295EBD54" w14:textId="3A5C2BAC" w:rsidR="00093540" w:rsidRDefault="00000000">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21" w:tooltip="https://docs.peppol.eu/pracc/syntax/TenderStatusRequest/tree/" w:history="1">
              <w:r w:rsidR="00A045BC">
                <w:rPr>
                  <w:rStyle w:val="Hyperlink"/>
                  <w:rFonts w:cs="Calibri"/>
                  <w:lang w:val="nl-NL" w:eastAsia="de-DE"/>
                </w:rPr>
                <w:t>https://docs.peppol.eu/pracc/syntax/TenderStatusRequest/tree/</w:t>
              </w:r>
            </w:hyperlink>
            <w:r w:rsidR="00A045BC">
              <w:rPr>
                <w:rFonts w:cs="Calibri"/>
                <w:lang w:val="nl-NL" w:eastAsia="de-DE"/>
              </w:rPr>
              <w:t xml:space="preserve"> </w:t>
            </w:r>
          </w:p>
        </w:tc>
      </w:tr>
      <w:tr w:rsidR="00093540" w14:paraId="295EBD58"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auto"/>
            </w:tcBorders>
          </w:tcPr>
          <w:p w14:paraId="295EBD56" w14:textId="77777777" w:rsidR="00093540" w:rsidRDefault="00A045BC">
            <w:pPr>
              <w:pStyle w:val="KeinLeerraum"/>
              <w:tabs>
                <w:tab w:val="left" w:pos="1488"/>
              </w:tabs>
              <w:rPr>
                <w:lang w:val="en-GB" w:eastAsia="nl-NL"/>
              </w:rPr>
            </w:pPr>
            <w:r>
              <w:rPr>
                <w:rFonts w:ascii="Calibri" w:hAnsi="Calibri"/>
                <w:b w:val="0"/>
                <w:lang w:val="en-GB" w:eastAsia="nl-NL"/>
              </w:rPr>
              <w:t>Peppol Rules</w:t>
            </w:r>
          </w:p>
        </w:tc>
        <w:tc>
          <w:tcPr>
            <w:tcW w:w="7796" w:type="dxa"/>
            <w:tcBorders>
              <w:top w:val="none" w:sz="4" w:space="0" w:color="000000"/>
              <w:bottom w:val="single" w:sz="4" w:space="0" w:color="auto"/>
            </w:tcBorders>
          </w:tcPr>
          <w:p w14:paraId="295EBD57" w14:textId="279F1D95"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hyperlink r:id="rId122" w:tooltip="https://docs.peppol.eu/pracc/rules/T003/" w:history="1">
              <w:r w:rsidR="00A045BC">
                <w:rPr>
                  <w:rStyle w:val="Hyperlink"/>
                  <w:lang w:val="nl-NL" w:eastAsia="de-DE"/>
                </w:rPr>
                <w:t>https://docs.peppol.eu/pracc/rules/T003/</w:t>
              </w:r>
            </w:hyperlink>
            <w:r w:rsidR="00A045BC">
              <w:rPr>
                <w:lang w:val="nl-NL" w:eastAsia="de-DE"/>
              </w:rPr>
              <w:t xml:space="preserve"> </w:t>
            </w:r>
          </w:p>
        </w:tc>
      </w:tr>
      <w:tr w:rsidR="00093540" w14:paraId="295EBD5B"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auto"/>
            </w:tcBorders>
          </w:tcPr>
          <w:p w14:paraId="295EBD59" w14:textId="77777777" w:rsidR="00093540" w:rsidRDefault="00A045BC">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auto"/>
            </w:tcBorders>
          </w:tcPr>
          <w:p w14:paraId="295EBD5A" w14:textId="77777777" w:rsidR="00093540" w:rsidRDefault="00A045BC">
            <w:pPr>
              <w:pStyle w:val="KeinLeerraum"/>
              <w:tabs>
                <w:tab w:val="left" w:pos="1488"/>
              </w:tabs>
              <w:cnfStyle w:val="000000000000" w:firstRow="0" w:lastRow="0" w:firstColumn="0" w:lastColumn="0" w:oddVBand="0" w:evenVBand="0" w:oddHBand="0" w:evenHBand="0" w:firstRowFirstColumn="0" w:firstRowLastColumn="0" w:lastRowFirstColumn="0" w:lastRowLastColumn="0"/>
              <w:rPr>
                <w:b/>
                <w:lang w:val="nl-NL" w:eastAsia="de-DE"/>
              </w:rPr>
            </w:pPr>
            <w:r>
              <w:rPr>
                <w:b/>
                <w:lang w:val="nl-NL" w:eastAsia="de-DE"/>
              </w:rPr>
              <w:t>T004 - Call for Tenders</w:t>
            </w:r>
          </w:p>
        </w:tc>
      </w:tr>
      <w:tr w:rsidR="00093540" w14:paraId="295EBD5E"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D5C"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Pr>
          <w:p w14:paraId="295EBD5D" w14:textId="66DB9B51"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nl-NL" w:eastAsia="de-DE"/>
              </w:rPr>
            </w:pPr>
            <w:hyperlink r:id="rId123" w:tooltip="https://docs.peppol.eu/pracc/rules/T004/" w:history="1">
              <w:r w:rsidR="00A045BC">
                <w:rPr>
                  <w:rStyle w:val="Hyperlink"/>
                  <w:lang w:val="nl-NL" w:eastAsia="de-DE"/>
                </w:rPr>
                <w:t>https://docs.peppol.eu/pracc/rules/T004/</w:t>
              </w:r>
            </w:hyperlink>
            <w:r w:rsidR="00A045BC">
              <w:rPr>
                <w:lang w:val="nl-NL" w:eastAsia="de-DE"/>
              </w:rPr>
              <w:t xml:space="preserve"> </w:t>
            </w:r>
          </w:p>
        </w:tc>
      </w:tr>
      <w:tr w:rsidR="00093540" w14:paraId="295EBD61"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D5F" w14:textId="77777777" w:rsidR="00093540" w:rsidRDefault="00A045BC">
            <w:pPr>
              <w:pStyle w:val="KeinLeerraum"/>
              <w:tabs>
                <w:tab w:val="left" w:pos="1488"/>
              </w:tabs>
              <w:rPr>
                <w:lang w:val="en-GB" w:eastAsia="nl-NL"/>
              </w:rPr>
            </w:pPr>
            <w:r>
              <w:rPr>
                <w:rFonts w:ascii="Calibri" w:hAnsi="Calibri"/>
                <w:b w:val="0"/>
                <w:lang w:val="en-GB" w:eastAsia="nl-NL"/>
              </w:rPr>
              <w:t>Syntax Mapping</w:t>
            </w:r>
          </w:p>
        </w:tc>
        <w:tc>
          <w:tcPr>
            <w:tcW w:w="7796" w:type="dxa"/>
          </w:tcPr>
          <w:p w14:paraId="295EBD60" w14:textId="332CCC03" w:rsidR="00093540" w:rsidRDefault="00000000">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24" w:tooltip="https://docs.peppol.eu/pracc/syntax/CallForTenders/tree/" w:history="1">
              <w:r w:rsidR="00A045BC">
                <w:rPr>
                  <w:rStyle w:val="Hyperlink"/>
                  <w:rFonts w:cs="Calibri"/>
                  <w:lang w:val="nl-NL" w:eastAsia="de-DE"/>
                </w:rPr>
                <w:t>https://docs.peppol.eu/pracc/syntax/CallForTenders/tree/</w:t>
              </w:r>
            </w:hyperlink>
            <w:r w:rsidR="00A045BC">
              <w:rPr>
                <w:rStyle w:val="Hyperlink"/>
                <w:rFonts w:cs="Calibri"/>
                <w:color w:val="auto"/>
                <w:u w:val="none"/>
                <w:lang w:val="nl-NL" w:eastAsia="de-DE"/>
              </w:rPr>
              <w:t xml:space="preserve">  </w:t>
            </w:r>
          </w:p>
        </w:tc>
      </w:tr>
      <w:tr w:rsidR="00093540" w14:paraId="295EBD64"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D62" w14:textId="77777777" w:rsidR="00093540" w:rsidRDefault="00A045BC">
            <w:pPr>
              <w:pStyle w:val="KeinLeerraum"/>
              <w:tabs>
                <w:tab w:val="left" w:pos="1488"/>
              </w:tabs>
              <w:rPr>
                <w:lang w:val="en-GB" w:eastAsia="nl-NL"/>
              </w:rPr>
            </w:pPr>
            <w:r>
              <w:rPr>
                <w:rFonts w:ascii="Calibri" w:hAnsi="Calibri"/>
                <w:b w:val="0"/>
                <w:lang w:val="en-GB" w:eastAsia="nl-NL"/>
              </w:rPr>
              <w:t>Peppol Rules</w:t>
            </w:r>
          </w:p>
        </w:tc>
        <w:tc>
          <w:tcPr>
            <w:tcW w:w="7796" w:type="dxa"/>
          </w:tcPr>
          <w:p w14:paraId="295EBD63" w14:textId="5B8E55B8"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nl-NL" w:eastAsia="de-DE"/>
              </w:rPr>
            </w:pPr>
            <w:hyperlink r:id="rId125" w:tooltip="https://docs.peppol.eu/pracc/rules/T004/" w:history="1">
              <w:r w:rsidR="00A045BC">
                <w:rPr>
                  <w:rStyle w:val="Hyperlink"/>
                  <w:lang w:val="nl-NL" w:eastAsia="de-DE"/>
                </w:rPr>
                <w:t>https://docs.peppol.eu/pracc/rules/T004/</w:t>
              </w:r>
            </w:hyperlink>
            <w:r w:rsidR="00A045BC">
              <w:rPr>
                <w:lang w:val="nl-NL" w:eastAsia="de-DE"/>
              </w:rPr>
              <w:t xml:space="preserve"> </w:t>
            </w:r>
          </w:p>
        </w:tc>
      </w:tr>
      <w:tr w:rsidR="00093540" w14:paraId="295EBD67"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D65" w14:textId="77777777" w:rsidR="00093540" w:rsidRDefault="00A045BC">
            <w:pPr>
              <w:pStyle w:val="KeinLeerraum"/>
              <w:tabs>
                <w:tab w:val="left" w:pos="1488"/>
              </w:tabs>
              <w:rPr>
                <w:lang w:val="en-GB" w:eastAsia="nl-NL"/>
              </w:rPr>
            </w:pPr>
            <w:r>
              <w:rPr>
                <w:rFonts w:ascii="Calibri" w:hAnsi="Calibri"/>
                <w:b w:val="0"/>
                <w:lang w:val="en-GB" w:eastAsia="nl-NL"/>
              </w:rPr>
              <w:t>CEN BII Rules</w:t>
            </w:r>
          </w:p>
        </w:tc>
        <w:tc>
          <w:tcPr>
            <w:tcW w:w="7796" w:type="dxa"/>
          </w:tcPr>
          <w:p w14:paraId="295EBD66" w14:textId="5ECF9CAC" w:rsidR="00093540" w:rsidRDefault="00000000">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26" w:tooltip="https://docs.peppol.eu/pracc/rules/BIIT004/" w:history="1">
              <w:r w:rsidR="00A045BC">
                <w:rPr>
                  <w:rStyle w:val="Hyperlink"/>
                  <w:rFonts w:cs="Calibri"/>
                  <w:lang w:val="nl-NL" w:eastAsia="de-DE"/>
                </w:rPr>
                <w:t>https://docs.peppol.eu/pracc/rules/BIIT004/</w:t>
              </w:r>
            </w:hyperlink>
            <w:r w:rsidR="00A045BC">
              <w:rPr>
                <w:rFonts w:cs="Calibri"/>
                <w:lang w:val="nl-NL" w:eastAsia="de-DE"/>
              </w:rPr>
              <w:t xml:space="preserve"> </w:t>
            </w:r>
          </w:p>
        </w:tc>
      </w:tr>
    </w:tbl>
    <w:p w14:paraId="295EBD68" w14:textId="77777777" w:rsidR="00093540" w:rsidRDefault="00093540">
      <w:pPr>
        <w:pStyle w:val="KeinLeerraum"/>
        <w:tabs>
          <w:tab w:val="left" w:pos="1488"/>
        </w:tabs>
        <w:ind w:left="140"/>
        <w:rPr>
          <w:lang w:val="en-GB" w:eastAsia="nl-NL"/>
        </w:rPr>
      </w:pPr>
    </w:p>
    <w:p w14:paraId="295EBD69" w14:textId="77777777" w:rsidR="00093540" w:rsidRDefault="00A045BC">
      <w:pPr>
        <w:pStyle w:val="berschrift2"/>
      </w:pPr>
      <w:bookmarkStart w:id="423" w:name="_Toc162022404"/>
      <w:r>
        <w:t>Peppol BIS - P003 - Tender Submission</w:t>
      </w:r>
      <w:bookmarkEnd w:id="423"/>
    </w:p>
    <w:tbl>
      <w:tblPr>
        <w:tblStyle w:val="EinfacheTabelle2"/>
        <w:tblW w:w="10348" w:type="dxa"/>
        <w:tblLook w:val="04A0" w:firstRow="1" w:lastRow="0" w:firstColumn="1" w:lastColumn="0" w:noHBand="0" w:noVBand="1"/>
      </w:tblPr>
      <w:tblGrid>
        <w:gridCol w:w="2552"/>
        <w:gridCol w:w="7796"/>
      </w:tblGrid>
      <w:tr w:rsidR="00093540" w14:paraId="295EBD6C" w14:textId="77777777" w:rsidTr="000935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Borders>
              <w:left w:val="none" w:sz="4" w:space="0" w:color="000000"/>
              <w:bottom w:val="none" w:sz="4" w:space="0" w:color="000000"/>
              <w:right w:val="none" w:sz="4" w:space="0" w:color="000000"/>
            </w:tcBorders>
          </w:tcPr>
          <w:p w14:paraId="295EBD6A" w14:textId="77777777" w:rsidR="00093540" w:rsidRDefault="00A045BC">
            <w:pPr>
              <w:pStyle w:val="KeinLeerraum"/>
              <w:tabs>
                <w:tab w:val="left" w:pos="1488"/>
              </w:tabs>
              <w:rPr>
                <w:lang w:val="en-GB" w:eastAsia="nl-NL"/>
              </w:rPr>
            </w:pPr>
            <w:r>
              <w:rPr>
                <w:rFonts w:ascii="Calibri" w:hAnsi="Calibri"/>
                <w:lang w:val="en-GB" w:eastAsia="nl-NL"/>
              </w:rPr>
              <w:t>Peppol BIS</w:t>
            </w:r>
          </w:p>
        </w:tc>
        <w:tc>
          <w:tcPr>
            <w:tcW w:w="7796" w:type="dxa"/>
            <w:tcBorders>
              <w:left w:val="none" w:sz="4" w:space="0" w:color="000000"/>
              <w:bottom w:val="none" w:sz="4" w:space="0" w:color="000000"/>
              <w:right w:val="none" w:sz="4" w:space="0" w:color="000000"/>
            </w:tcBorders>
          </w:tcPr>
          <w:p w14:paraId="295EBD6B" w14:textId="77777777" w:rsidR="00093540" w:rsidRDefault="00A045BC">
            <w:pPr>
              <w:tabs>
                <w:tab w:val="left" w:pos="1488"/>
              </w:tabs>
              <w:cnfStyle w:val="100000000000" w:firstRow="1" w:lastRow="0" w:firstColumn="0" w:lastColumn="0" w:oddVBand="0" w:evenVBand="0" w:oddHBand="0" w:evenHBand="0" w:firstRowFirstColumn="0" w:firstRowLastColumn="0" w:lastRowFirstColumn="0" w:lastRowLastColumn="0"/>
              <w:rPr>
                <w:rFonts w:cs="Calibri"/>
                <w:lang w:val="nl-NL" w:eastAsia="de-DE"/>
              </w:rPr>
            </w:pPr>
            <w:r>
              <w:rPr>
                <w:rFonts w:ascii="Calibri" w:hAnsi="Calibri" w:cs="Calibri"/>
                <w:lang w:val="nl-NL" w:eastAsia="de-DE"/>
              </w:rPr>
              <w:t>P003 - Tender Submission</w:t>
            </w:r>
          </w:p>
        </w:tc>
      </w:tr>
      <w:tr w:rsidR="00093540" w14:paraId="295EBD6F"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000000" w:themeColor="text1"/>
            </w:tcBorders>
          </w:tcPr>
          <w:p w14:paraId="295EBD6D"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single" w:sz="4" w:space="0" w:color="000000" w:themeColor="text1"/>
            </w:tcBorders>
          </w:tcPr>
          <w:p w14:paraId="295EBD6E" w14:textId="4FBB5610"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rStyle w:val="Hyperlink"/>
                <w:lang w:val="nl-NL" w:eastAsia="de-DE"/>
              </w:rPr>
            </w:pPr>
            <w:hyperlink r:id="rId127" w:tooltip="https://docs.peppol.eu/pracc/profiles/p003/index.html" w:history="1">
              <w:r w:rsidR="00A045BC">
                <w:rPr>
                  <w:rStyle w:val="Hyperlink"/>
                  <w:lang w:val="nl-NL" w:eastAsia="de-DE"/>
                </w:rPr>
                <w:t>https://docs.peppol.eu/pracc/profiles/p003/index.html</w:t>
              </w:r>
            </w:hyperlink>
          </w:p>
        </w:tc>
      </w:tr>
      <w:tr w:rsidR="00093540" w14:paraId="295EBD72"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000000" w:themeColor="text1"/>
              <w:left w:val="none" w:sz="4" w:space="0" w:color="000000"/>
              <w:bottom w:val="none" w:sz="4" w:space="0" w:color="000000"/>
            </w:tcBorders>
          </w:tcPr>
          <w:p w14:paraId="295EBD70" w14:textId="77777777" w:rsidR="00093540" w:rsidRDefault="00A045BC">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000000" w:themeColor="text1"/>
              <w:bottom w:val="none" w:sz="4" w:space="0" w:color="000000"/>
              <w:right w:val="none" w:sz="4" w:space="0" w:color="000000"/>
            </w:tcBorders>
          </w:tcPr>
          <w:p w14:paraId="295EBD71" w14:textId="77777777" w:rsidR="00093540" w:rsidRDefault="00A045BC">
            <w:pPr>
              <w:pStyle w:val="KeinLeerraum"/>
              <w:tabs>
                <w:tab w:val="left" w:pos="1488"/>
              </w:tabs>
              <w:cnfStyle w:val="000000000000" w:firstRow="0" w:lastRow="0" w:firstColumn="0" w:lastColumn="0" w:oddVBand="0" w:evenVBand="0" w:oddHBand="0" w:evenHBand="0" w:firstRowFirstColumn="0" w:firstRowLastColumn="0" w:lastRowFirstColumn="0" w:lastRowLastColumn="0"/>
              <w:rPr>
                <w:b/>
                <w:lang w:val="en-GB" w:eastAsia="nl-NL"/>
              </w:rPr>
            </w:pPr>
            <w:r>
              <w:rPr>
                <w:b/>
                <w:lang w:val="nl-NL" w:eastAsia="de-DE"/>
              </w:rPr>
              <w:t xml:space="preserve">T005 - Tender </w:t>
            </w:r>
          </w:p>
        </w:tc>
      </w:tr>
      <w:tr w:rsidR="00093540" w14:paraId="295EBD75"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295EBD73"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none" w:sz="4" w:space="0" w:color="000000"/>
            </w:tcBorders>
          </w:tcPr>
          <w:p w14:paraId="295EBD74" w14:textId="77777777" w:rsidR="00093540" w:rsidRDefault="00A045BC">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proofErr w:type="gramStart"/>
            <w:r>
              <w:rPr>
                <w:rStyle w:val="Hyperlink"/>
                <w:lang w:val="nl-NL" w:eastAsia="de-DE"/>
              </w:rPr>
              <w:t>https://docs.peppol.eu/pracc/transactions/T005/index.html</w:t>
            </w:r>
            <w:proofErr w:type="gramEnd"/>
          </w:p>
        </w:tc>
      </w:tr>
      <w:tr w:rsidR="00093540" w14:paraId="295EBD78"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295EBD76" w14:textId="77777777" w:rsidR="00093540" w:rsidRDefault="00A045BC">
            <w:pPr>
              <w:pStyle w:val="KeinLeerraum"/>
              <w:tabs>
                <w:tab w:val="left" w:pos="1488"/>
              </w:tabs>
              <w:rPr>
                <w:lang w:val="en-GB" w:eastAsia="nl-NL"/>
              </w:rPr>
            </w:pPr>
            <w:r>
              <w:rPr>
                <w:rFonts w:ascii="Calibri" w:hAnsi="Calibri"/>
                <w:b w:val="0"/>
                <w:lang w:val="en-GB" w:eastAsia="nl-NL"/>
              </w:rPr>
              <w:t>Syntax Mapping</w:t>
            </w:r>
          </w:p>
        </w:tc>
        <w:tc>
          <w:tcPr>
            <w:tcW w:w="7796" w:type="dxa"/>
            <w:tcBorders>
              <w:top w:val="none" w:sz="4" w:space="0" w:color="000000"/>
              <w:bottom w:val="none" w:sz="4" w:space="0" w:color="000000"/>
            </w:tcBorders>
          </w:tcPr>
          <w:p w14:paraId="295EBD77" w14:textId="48BD5D63" w:rsidR="00093540" w:rsidRDefault="00000000">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28" w:tooltip="https://docs.peppol.eu/pracc/syntax/TenderStatusRequest/tree/" w:history="1">
              <w:r w:rsidR="00A045BC">
                <w:rPr>
                  <w:rStyle w:val="Hyperlink"/>
                  <w:rFonts w:cs="Calibri"/>
                  <w:lang w:val="nl-NL" w:eastAsia="de-DE"/>
                </w:rPr>
                <w:t>https://docs.peppol.eu/pracc/syntax/Tender/tree/</w:t>
              </w:r>
            </w:hyperlink>
            <w:r w:rsidR="00A045BC">
              <w:rPr>
                <w:rFonts w:cs="Calibri"/>
                <w:lang w:val="nl-NL" w:eastAsia="de-DE"/>
              </w:rPr>
              <w:t xml:space="preserve"> </w:t>
            </w:r>
          </w:p>
        </w:tc>
      </w:tr>
      <w:tr w:rsidR="00093540" w14:paraId="295EBD7B"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295EBD79" w14:textId="77777777" w:rsidR="00093540" w:rsidRDefault="00A045BC">
            <w:pPr>
              <w:pStyle w:val="KeinLeerraum"/>
              <w:tabs>
                <w:tab w:val="left" w:pos="1488"/>
              </w:tabs>
              <w:rPr>
                <w:lang w:val="en-GB" w:eastAsia="nl-NL"/>
              </w:rPr>
            </w:pPr>
            <w:r>
              <w:rPr>
                <w:rFonts w:ascii="Calibri" w:hAnsi="Calibri"/>
                <w:b w:val="0"/>
                <w:lang w:val="en-GB" w:eastAsia="nl-NL"/>
              </w:rPr>
              <w:t>Peppol Rules</w:t>
            </w:r>
          </w:p>
        </w:tc>
        <w:tc>
          <w:tcPr>
            <w:tcW w:w="7796" w:type="dxa"/>
            <w:tcBorders>
              <w:top w:val="none" w:sz="4" w:space="0" w:color="000000"/>
              <w:bottom w:val="none" w:sz="4" w:space="0" w:color="000000"/>
            </w:tcBorders>
          </w:tcPr>
          <w:p w14:paraId="295EBD7A" w14:textId="5E43403B"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hyperlink r:id="rId129" w:tooltip="https://docs.peppol.eu/pracc/rules/T005/" w:history="1">
              <w:r w:rsidR="00A045BC">
                <w:rPr>
                  <w:rStyle w:val="Hyperlink"/>
                  <w:lang w:val="nl-NL" w:eastAsia="de-DE"/>
                </w:rPr>
                <w:t>https://docs.peppol.eu/pracc/rules/T005/</w:t>
              </w:r>
            </w:hyperlink>
            <w:r w:rsidR="00A045BC">
              <w:rPr>
                <w:lang w:val="nl-NL" w:eastAsia="de-DE"/>
              </w:rPr>
              <w:t xml:space="preserve"> </w:t>
            </w:r>
          </w:p>
        </w:tc>
      </w:tr>
      <w:tr w:rsidR="00093540" w14:paraId="295EBD7E"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left w:val="none" w:sz="4" w:space="0" w:color="000000"/>
              <w:bottom w:val="single" w:sz="4" w:space="0" w:color="auto"/>
            </w:tcBorders>
          </w:tcPr>
          <w:p w14:paraId="295EBD7C" w14:textId="77777777" w:rsidR="00093540" w:rsidRDefault="00A045BC">
            <w:pPr>
              <w:pStyle w:val="KeinLeerraum"/>
              <w:tabs>
                <w:tab w:val="left" w:pos="1488"/>
              </w:tabs>
              <w:rPr>
                <w:lang w:val="en-GB" w:eastAsia="nl-NL"/>
              </w:rPr>
            </w:pPr>
            <w:r>
              <w:rPr>
                <w:rFonts w:ascii="Calibri" w:hAnsi="Calibri"/>
                <w:b w:val="0"/>
                <w:lang w:val="en-GB" w:eastAsia="nl-NL"/>
              </w:rPr>
              <w:t>CEN BII Rules</w:t>
            </w:r>
          </w:p>
        </w:tc>
        <w:tc>
          <w:tcPr>
            <w:tcW w:w="7796" w:type="dxa"/>
            <w:tcBorders>
              <w:top w:val="none" w:sz="4" w:space="0" w:color="000000"/>
              <w:bottom w:val="single" w:sz="4" w:space="0" w:color="auto"/>
              <w:right w:val="none" w:sz="4" w:space="0" w:color="000000"/>
            </w:tcBorders>
          </w:tcPr>
          <w:p w14:paraId="295EBD7D" w14:textId="13F2949B"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nl-NL" w:eastAsia="de-DE"/>
              </w:rPr>
            </w:pPr>
            <w:hyperlink r:id="rId130" w:tooltip="https://docs.peppol.eu/pracc/rules/BIIT005/" w:history="1">
              <w:r w:rsidR="00A045BC">
                <w:rPr>
                  <w:rStyle w:val="Hyperlink"/>
                  <w:lang w:val="nl-NL" w:eastAsia="de-DE"/>
                </w:rPr>
                <w:t>https://docs.peppol.eu/pracc/rules/BIIT005/</w:t>
              </w:r>
            </w:hyperlink>
            <w:r w:rsidR="00A045BC">
              <w:rPr>
                <w:lang w:val="nl-NL" w:eastAsia="de-DE"/>
              </w:rPr>
              <w:t xml:space="preserve"> </w:t>
            </w:r>
          </w:p>
        </w:tc>
      </w:tr>
      <w:tr w:rsidR="00093540" w14:paraId="295EBD81"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auto"/>
            </w:tcBorders>
          </w:tcPr>
          <w:p w14:paraId="295EBD7F" w14:textId="77777777" w:rsidR="00093540" w:rsidRDefault="00A045BC">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auto"/>
            </w:tcBorders>
          </w:tcPr>
          <w:p w14:paraId="295EBD80" w14:textId="77777777" w:rsidR="00093540" w:rsidRDefault="00A045BC">
            <w:pPr>
              <w:pStyle w:val="KeinLeerraum"/>
              <w:tabs>
                <w:tab w:val="left" w:pos="1488"/>
              </w:tabs>
              <w:cnfStyle w:val="000000000000" w:firstRow="0" w:lastRow="0" w:firstColumn="0" w:lastColumn="0" w:oddVBand="0" w:evenVBand="0" w:oddHBand="0" w:evenHBand="0" w:firstRowFirstColumn="0" w:firstRowLastColumn="0" w:lastRowFirstColumn="0" w:lastRowLastColumn="0"/>
              <w:rPr>
                <w:b/>
                <w:lang w:val="nl-NL" w:eastAsia="de-DE"/>
              </w:rPr>
            </w:pPr>
            <w:r>
              <w:rPr>
                <w:b/>
                <w:lang w:val="nl-NL" w:eastAsia="de-DE"/>
              </w:rPr>
              <w:t>T006 - Tender Reception Notification</w:t>
            </w:r>
          </w:p>
        </w:tc>
      </w:tr>
      <w:tr w:rsidR="00093540" w14:paraId="295EBD84"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D82" w14:textId="77777777" w:rsidR="00093540" w:rsidRDefault="00A045BC">
            <w:pPr>
              <w:pStyle w:val="KeinLeerraum"/>
              <w:tabs>
                <w:tab w:val="left" w:pos="1488"/>
              </w:tabs>
              <w:rPr>
                <w:lang w:val="en-GB" w:eastAsia="nl-NL"/>
              </w:rPr>
            </w:pPr>
            <w:r>
              <w:rPr>
                <w:rFonts w:ascii="Calibri" w:hAnsi="Calibri"/>
                <w:b w:val="0"/>
                <w:lang w:val="en-GB" w:eastAsia="nl-NL"/>
              </w:rPr>
              <w:lastRenderedPageBreak/>
              <w:t>Documentation</w:t>
            </w:r>
          </w:p>
        </w:tc>
        <w:tc>
          <w:tcPr>
            <w:tcW w:w="7796" w:type="dxa"/>
          </w:tcPr>
          <w:p w14:paraId="295EBD83" w14:textId="77BBCDBA"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nl-NL" w:eastAsia="de-DE"/>
              </w:rPr>
            </w:pPr>
            <w:hyperlink r:id="rId131" w:tooltip="https://docs.peppol.eu/pracc/rules/T006/" w:history="1">
              <w:r w:rsidR="00A045BC">
                <w:rPr>
                  <w:rStyle w:val="Hyperlink"/>
                  <w:lang w:val="nl-NL" w:eastAsia="de-DE"/>
                </w:rPr>
                <w:t>https://docs.peppol.eu/pracc/rules/T006/</w:t>
              </w:r>
            </w:hyperlink>
            <w:r w:rsidR="00A045BC">
              <w:rPr>
                <w:lang w:val="nl-NL" w:eastAsia="de-DE"/>
              </w:rPr>
              <w:t xml:space="preserve"> </w:t>
            </w:r>
          </w:p>
        </w:tc>
      </w:tr>
      <w:tr w:rsidR="00093540" w14:paraId="295EBD87"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D85" w14:textId="77777777" w:rsidR="00093540" w:rsidRDefault="00A045BC">
            <w:pPr>
              <w:pStyle w:val="KeinLeerraum"/>
              <w:tabs>
                <w:tab w:val="left" w:pos="1488"/>
              </w:tabs>
              <w:rPr>
                <w:lang w:val="en-GB" w:eastAsia="nl-NL"/>
              </w:rPr>
            </w:pPr>
            <w:r>
              <w:rPr>
                <w:rFonts w:ascii="Calibri" w:hAnsi="Calibri"/>
                <w:b w:val="0"/>
                <w:lang w:val="en-GB" w:eastAsia="nl-NL"/>
              </w:rPr>
              <w:t>Syntax Mapping</w:t>
            </w:r>
          </w:p>
        </w:tc>
        <w:tc>
          <w:tcPr>
            <w:tcW w:w="7796" w:type="dxa"/>
          </w:tcPr>
          <w:p w14:paraId="295EBD86" w14:textId="21F0E376" w:rsidR="00093540" w:rsidRDefault="00000000">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32" w:tooltip="https://docs.peppol.eu/pracc/syntax/TenderReceipt/tree/" w:history="1">
              <w:r w:rsidR="00A045BC">
                <w:rPr>
                  <w:rStyle w:val="Hyperlink"/>
                  <w:rFonts w:cs="Calibri"/>
                  <w:lang w:val="nl-NL" w:eastAsia="de-DE"/>
                </w:rPr>
                <w:t>https://docs.peppol.eu/pracc/syntax/TenderReceipt/tree/</w:t>
              </w:r>
            </w:hyperlink>
            <w:r w:rsidR="00A045BC">
              <w:rPr>
                <w:rStyle w:val="Hyperlink"/>
                <w:rFonts w:cs="Calibri"/>
                <w:color w:val="auto"/>
                <w:u w:val="none"/>
                <w:lang w:val="nl-NL" w:eastAsia="de-DE"/>
              </w:rPr>
              <w:t xml:space="preserve"> </w:t>
            </w:r>
          </w:p>
        </w:tc>
      </w:tr>
      <w:tr w:rsidR="00093540" w14:paraId="295EBD8A"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D88" w14:textId="77777777" w:rsidR="00093540" w:rsidRDefault="00A045BC">
            <w:pPr>
              <w:pStyle w:val="KeinLeerraum"/>
              <w:tabs>
                <w:tab w:val="left" w:pos="1488"/>
              </w:tabs>
              <w:rPr>
                <w:lang w:val="en-GB" w:eastAsia="nl-NL"/>
              </w:rPr>
            </w:pPr>
            <w:r>
              <w:rPr>
                <w:rFonts w:ascii="Calibri" w:hAnsi="Calibri"/>
                <w:b w:val="0"/>
                <w:lang w:val="en-GB" w:eastAsia="nl-NL"/>
              </w:rPr>
              <w:t>Peppol Rules</w:t>
            </w:r>
          </w:p>
        </w:tc>
        <w:tc>
          <w:tcPr>
            <w:tcW w:w="7796" w:type="dxa"/>
          </w:tcPr>
          <w:p w14:paraId="295EBD89" w14:textId="538E0973"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nl-NL" w:eastAsia="de-DE"/>
              </w:rPr>
            </w:pPr>
            <w:hyperlink r:id="rId133" w:tooltip="https://docs.peppol.eu/pracc/rules/T006/" w:history="1">
              <w:r w:rsidR="00A045BC">
                <w:rPr>
                  <w:rStyle w:val="Hyperlink"/>
                  <w:lang w:val="nl-NL" w:eastAsia="de-DE"/>
                </w:rPr>
                <w:t>https://docs.peppol.eu/pracc/rules/T006/</w:t>
              </w:r>
            </w:hyperlink>
            <w:r w:rsidR="00A045BC">
              <w:rPr>
                <w:lang w:val="nl-NL" w:eastAsia="de-DE"/>
              </w:rPr>
              <w:t xml:space="preserve"> </w:t>
            </w:r>
          </w:p>
        </w:tc>
      </w:tr>
      <w:tr w:rsidR="00093540" w14:paraId="295EBD8D"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D8B" w14:textId="77777777" w:rsidR="00093540" w:rsidRDefault="00A045BC">
            <w:pPr>
              <w:pStyle w:val="KeinLeerraum"/>
              <w:tabs>
                <w:tab w:val="left" w:pos="1488"/>
              </w:tabs>
              <w:rPr>
                <w:lang w:val="en-GB" w:eastAsia="nl-NL"/>
              </w:rPr>
            </w:pPr>
            <w:r>
              <w:rPr>
                <w:rFonts w:ascii="Calibri" w:hAnsi="Calibri"/>
                <w:b w:val="0"/>
                <w:lang w:val="en-GB" w:eastAsia="nl-NL"/>
              </w:rPr>
              <w:t>CEN BII Rules</w:t>
            </w:r>
          </w:p>
        </w:tc>
        <w:tc>
          <w:tcPr>
            <w:tcW w:w="7796" w:type="dxa"/>
          </w:tcPr>
          <w:p w14:paraId="295EBD8C" w14:textId="1A882F01" w:rsidR="00093540" w:rsidRDefault="00000000">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34" w:tooltip="https://docs.peppol.eu/pracc/rules/BIIT006/" w:history="1">
              <w:r w:rsidR="00A045BC">
                <w:rPr>
                  <w:rStyle w:val="Hyperlink"/>
                  <w:rFonts w:cs="Calibri"/>
                  <w:lang w:val="nl-NL" w:eastAsia="de-DE"/>
                </w:rPr>
                <w:t>https://docs.peppol.eu/pracc/rules/BIIT006/</w:t>
              </w:r>
            </w:hyperlink>
            <w:r w:rsidR="00A045BC">
              <w:rPr>
                <w:rFonts w:cs="Calibri"/>
                <w:lang w:val="nl-NL" w:eastAsia="de-DE"/>
              </w:rPr>
              <w:t xml:space="preserve"> </w:t>
            </w:r>
          </w:p>
        </w:tc>
      </w:tr>
    </w:tbl>
    <w:p w14:paraId="295EBD8E" w14:textId="77777777" w:rsidR="00093540" w:rsidRDefault="00093540"/>
    <w:p w14:paraId="295EBD8F" w14:textId="77777777" w:rsidR="00093540" w:rsidRDefault="00A045BC">
      <w:pPr>
        <w:pStyle w:val="berschrift2"/>
      </w:pPr>
      <w:bookmarkStart w:id="424" w:name="_Toc162022405"/>
      <w:r>
        <w:t>Peppol BIS - P004 - Call for Tenders Question and Answers</w:t>
      </w:r>
      <w:bookmarkEnd w:id="424"/>
    </w:p>
    <w:tbl>
      <w:tblPr>
        <w:tblStyle w:val="EinfacheTabelle2"/>
        <w:tblW w:w="10348" w:type="dxa"/>
        <w:tblLook w:val="04A0" w:firstRow="1" w:lastRow="0" w:firstColumn="1" w:lastColumn="0" w:noHBand="0" w:noVBand="1"/>
      </w:tblPr>
      <w:tblGrid>
        <w:gridCol w:w="2552"/>
        <w:gridCol w:w="7796"/>
      </w:tblGrid>
      <w:tr w:rsidR="00093540" w14:paraId="295EBD92" w14:textId="77777777" w:rsidTr="000935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Borders>
              <w:left w:val="none" w:sz="4" w:space="0" w:color="000000"/>
              <w:bottom w:val="none" w:sz="4" w:space="0" w:color="000000"/>
              <w:right w:val="none" w:sz="4" w:space="0" w:color="000000"/>
            </w:tcBorders>
          </w:tcPr>
          <w:p w14:paraId="295EBD90" w14:textId="77777777" w:rsidR="00093540" w:rsidRDefault="00A045BC">
            <w:pPr>
              <w:pStyle w:val="KeinLeerraum"/>
              <w:tabs>
                <w:tab w:val="left" w:pos="1488"/>
              </w:tabs>
              <w:rPr>
                <w:lang w:val="en-GB" w:eastAsia="nl-NL"/>
              </w:rPr>
            </w:pPr>
            <w:r>
              <w:rPr>
                <w:rFonts w:ascii="Calibri" w:hAnsi="Calibri"/>
                <w:lang w:val="en-GB" w:eastAsia="nl-NL"/>
              </w:rPr>
              <w:t>Peppol BIS</w:t>
            </w:r>
          </w:p>
        </w:tc>
        <w:tc>
          <w:tcPr>
            <w:tcW w:w="7796" w:type="dxa"/>
            <w:tcBorders>
              <w:left w:val="none" w:sz="4" w:space="0" w:color="000000"/>
              <w:bottom w:val="none" w:sz="4" w:space="0" w:color="000000"/>
              <w:right w:val="none" w:sz="4" w:space="0" w:color="000000"/>
            </w:tcBorders>
          </w:tcPr>
          <w:p w14:paraId="295EBD91" w14:textId="77777777" w:rsidR="00093540" w:rsidRDefault="00A045BC">
            <w:pPr>
              <w:tabs>
                <w:tab w:val="left" w:pos="1488"/>
              </w:tabs>
              <w:cnfStyle w:val="100000000000" w:firstRow="1" w:lastRow="0" w:firstColumn="0" w:lastColumn="0" w:oddVBand="0" w:evenVBand="0" w:oddHBand="0" w:evenHBand="0" w:firstRowFirstColumn="0" w:firstRowLastColumn="0" w:lastRowFirstColumn="0" w:lastRowLastColumn="0"/>
              <w:rPr>
                <w:rFonts w:cs="Calibri"/>
                <w:lang w:val="nl-NL" w:eastAsia="de-DE"/>
              </w:rPr>
            </w:pPr>
            <w:r>
              <w:rPr>
                <w:rFonts w:ascii="Calibri" w:hAnsi="Calibri" w:cs="Calibri"/>
                <w:lang w:val="nl-NL" w:eastAsia="de-DE"/>
              </w:rPr>
              <w:t>P004 - Call for Tenders Question and Answers</w:t>
            </w:r>
          </w:p>
        </w:tc>
      </w:tr>
      <w:tr w:rsidR="00093540" w14:paraId="295EBD95"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000000" w:themeColor="text1"/>
            </w:tcBorders>
          </w:tcPr>
          <w:p w14:paraId="295EBD93"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single" w:sz="4" w:space="0" w:color="000000" w:themeColor="text1"/>
            </w:tcBorders>
          </w:tcPr>
          <w:p w14:paraId="295EBD94" w14:textId="493A73EE"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rStyle w:val="Hyperlink"/>
                <w:lang w:val="nl-NL" w:eastAsia="de-DE"/>
              </w:rPr>
            </w:pPr>
            <w:hyperlink r:id="rId135" w:tooltip="https://docs.peppol.eu/pracc/profiles/p004/index.html" w:history="1">
              <w:r w:rsidR="00A045BC">
                <w:rPr>
                  <w:rStyle w:val="Hyperlink"/>
                  <w:lang w:val="nl-NL" w:eastAsia="de-DE"/>
                </w:rPr>
                <w:t>https://docs.peppol.eu/pracc/profiles/p004/index.html</w:t>
              </w:r>
            </w:hyperlink>
          </w:p>
        </w:tc>
      </w:tr>
      <w:tr w:rsidR="00093540" w14:paraId="295EBD98"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000000" w:themeColor="text1"/>
              <w:left w:val="none" w:sz="4" w:space="0" w:color="000000"/>
              <w:bottom w:val="none" w:sz="4" w:space="0" w:color="000000"/>
            </w:tcBorders>
          </w:tcPr>
          <w:p w14:paraId="295EBD96" w14:textId="77777777" w:rsidR="00093540" w:rsidRDefault="00A045BC">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000000" w:themeColor="text1"/>
              <w:bottom w:val="none" w:sz="4" w:space="0" w:color="000000"/>
              <w:right w:val="none" w:sz="4" w:space="0" w:color="000000"/>
            </w:tcBorders>
          </w:tcPr>
          <w:p w14:paraId="295EBD97" w14:textId="77777777" w:rsidR="00093540" w:rsidRDefault="00A045BC">
            <w:pPr>
              <w:pStyle w:val="KeinLeerraum"/>
              <w:tabs>
                <w:tab w:val="left" w:pos="1488"/>
              </w:tabs>
              <w:cnfStyle w:val="000000000000" w:firstRow="0" w:lastRow="0" w:firstColumn="0" w:lastColumn="0" w:oddVBand="0" w:evenVBand="0" w:oddHBand="0" w:evenHBand="0" w:firstRowFirstColumn="0" w:firstRowLastColumn="0" w:lastRowFirstColumn="0" w:lastRowLastColumn="0"/>
              <w:rPr>
                <w:b/>
                <w:lang w:val="en-GB" w:eastAsia="nl-NL"/>
              </w:rPr>
            </w:pPr>
            <w:r>
              <w:rPr>
                <w:b/>
                <w:lang w:val="nl-NL" w:eastAsia="de-DE"/>
              </w:rPr>
              <w:t>T007 - Tendering Questions</w:t>
            </w:r>
          </w:p>
        </w:tc>
      </w:tr>
      <w:tr w:rsidR="00093540" w14:paraId="295EBD9B"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295EBD99"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none" w:sz="4" w:space="0" w:color="000000"/>
            </w:tcBorders>
          </w:tcPr>
          <w:p w14:paraId="295EBD9A" w14:textId="77777777" w:rsidR="00093540" w:rsidRDefault="00A045BC">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proofErr w:type="gramStart"/>
            <w:r>
              <w:rPr>
                <w:rStyle w:val="Hyperlink"/>
                <w:lang w:val="nl-NL" w:eastAsia="de-DE"/>
              </w:rPr>
              <w:t>https://docs.peppol.eu/pracc/transactions/T007/index.html</w:t>
            </w:r>
            <w:proofErr w:type="gramEnd"/>
          </w:p>
        </w:tc>
      </w:tr>
      <w:tr w:rsidR="00093540" w14:paraId="295EBD9E"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295EBD9C" w14:textId="77777777" w:rsidR="00093540" w:rsidRDefault="00A045BC">
            <w:pPr>
              <w:pStyle w:val="KeinLeerraum"/>
              <w:tabs>
                <w:tab w:val="left" w:pos="1488"/>
              </w:tabs>
              <w:rPr>
                <w:lang w:val="en-GB" w:eastAsia="nl-NL"/>
              </w:rPr>
            </w:pPr>
            <w:r>
              <w:rPr>
                <w:rFonts w:ascii="Calibri" w:hAnsi="Calibri"/>
                <w:b w:val="0"/>
                <w:lang w:val="en-GB" w:eastAsia="nl-NL"/>
              </w:rPr>
              <w:t>Syntax Mapping</w:t>
            </w:r>
          </w:p>
        </w:tc>
        <w:tc>
          <w:tcPr>
            <w:tcW w:w="7796" w:type="dxa"/>
            <w:tcBorders>
              <w:top w:val="none" w:sz="4" w:space="0" w:color="000000"/>
              <w:bottom w:val="none" w:sz="4" w:space="0" w:color="000000"/>
            </w:tcBorders>
          </w:tcPr>
          <w:p w14:paraId="295EBD9D" w14:textId="230D0FC9" w:rsidR="00093540" w:rsidRDefault="00000000">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36" w:tooltip="https://docs.peppol.eu/pracc/syntax/TenderingQuestions/tree/" w:history="1">
              <w:r w:rsidR="00A045BC">
                <w:rPr>
                  <w:rStyle w:val="Hyperlink"/>
                  <w:rFonts w:cs="Calibri"/>
                  <w:lang w:val="nl-NL" w:eastAsia="de-DE"/>
                </w:rPr>
                <w:t>https://docs.peppol.eu/pracc/syntax/TenderingQuestions/tree/</w:t>
              </w:r>
            </w:hyperlink>
            <w:r w:rsidR="00A045BC">
              <w:rPr>
                <w:rFonts w:cs="Calibri"/>
                <w:lang w:val="nl-NL" w:eastAsia="de-DE"/>
              </w:rPr>
              <w:t xml:space="preserve"> </w:t>
            </w:r>
          </w:p>
        </w:tc>
      </w:tr>
      <w:tr w:rsidR="00093540" w14:paraId="295EBDA1"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auto"/>
            </w:tcBorders>
          </w:tcPr>
          <w:p w14:paraId="295EBD9F" w14:textId="77777777" w:rsidR="00093540" w:rsidRDefault="00A045BC">
            <w:pPr>
              <w:pStyle w:val="KeinLeerraum"/>
              <w:tabs>
                <w:tab w:val="left" w:pos="1488"/>
              </w:tabs>
              <w:rPr>
                <w:lang w:val="en-GB" w:eastAsia="nl-NL"/>
              </w:rPr>
            </w:pPr>
            <w:r>
              <w:rPr>
                <w:rFonts w:ascii="Calibri" w:hAnsi="Calibri"/>
                <w:b w:val="0"/>
                <w:lang w:val="en-GB" w:eastAsia="nl-NL"/>
              </w:rPr>
              <w:t>Peppol Rules</w:t>
            </w:r>
          </w:p>
        </w:tc>
        <w:tc>
          <w:tcPr>
            <w:tcW w:w="7796" w:type="dxa"/>
            <w:tcBorders>
              <w:top w:val="none" w:sz="4" w:space="0" w:color="000000"/>
              <w:bottom w:val="single" w:sz="4" w:space="0" w:color="auto"/>
            </w:tcBorders>
          </w:tcPr>
          <w:p w14:paraId="295EBDA0" w14:textId="2EFA2D23"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hyperlink r:id="rId137" w:tooltip="https://docs.peppol.eu/pracc/rules/T007/" w:history="1">
              <w:r w:rsidR="00A045BC">
                <w:rPr>
                  <w:rStyle w:val="Hyperlink"/>
                  <w:lang w:val="nl-NL" w:eastAsia="de-DE"/>
                </w:rPr>
                <w:t>https://docs.peppol.eu/pracc/rules/T007/</w:t>
              </w:r>
            </w:hyperlink>
            <w:r w:rsidR="00A045BC">
              <w:rPr>
                <w:lang w:val="nl-NL" w:eastAsia="de-DE"/>
              </w:rPr>
              <w:t xml:space="preserve"> </w:t>
            </w:r>
          </w:p>
        </w:tc>
      </w:tr>
      <w:tr w:rsidR="00093540" w14:paraId="295EBDA4"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auto"/>
            </w:tcBorders>
          </w:tcPr>
          <w:p w14:paraId="295EBDA2" w14:textId="77777777" w:rsidR="00093540" w:rsidRDefault="00A045BC">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auto"/>
            </w:tcBorders>
          </w:tcPr>
          <w:p w14:paraId="295EBDA3" w14:textId="77777777" w:rsidR="00093540" w:rsidRDefault="00A045BC">
            <w:pPr>
              <w:pStyle w:val="KeinLeerraum"/>
              <w:tabs>
                <w:tab w:val="left" w:pos="1488"/>
              </w:tabs>
              <w:cnfStyle w:val="000000000000" w:firstRow="0" w:lastRow="0" w:firstColumn="0" w:lastColumn="0" w:oddVBand="0" w:evenVBand="0" w:oddHBand="0" w:evenHBand="0" w:firstRowFirstColumn="0" w:firstRowLastColumn="0" w:lastRowFirstColumn="0" w:lastRowLastColumn="0"/>
              <w:rPr>
                <w:b/>
                <w:lang w:val="nl-NL" w:eastAsia="de-DE"/>
              </w:rPr>
            </w:pPr>
            <w:r>
              <w:rPr>
                <w:b/>
                <w:lang w:val="nl-NL" w:eastAsia="de-DE"/>
              </w:rPr>
              <w:t>T008 - Tendering Answers</w:t>
            </w:r>
          </w:p>
        </w:tc>
      </w:tr>
      <w:tr w:rsidR="00093540" w14:paraId="295EBDA7"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DA5"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Pr>
          <w:p w14:paraId="295EBDA6" w14:textId="48782B6E"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nl-NL" w:eastAsia="de-DE"/>
              </w:rPr>
            </w:pPr>
            <w:hyperlink r:id="rId138" w:tooltip="https://docs.peppol.eu/pracc/rules/T008/" w:history="1">
              <w:r w:rsidR="00A045BC">
                <w:rPr>
                  <w:rStyle w:val="Hyperlink"/>
                  <w:lang w:val="nl-NL" w:eastAsia="de-DE"/>
                </w:rPr>
                <w:t>https://docs.peppol.eu/pracc/rules/T008/</w:t>
              </w:r>
            </w:hyperlink>
            <w:r w:rsidR="00A045BC">
              <w:rPr>
                <w:lang w:val="nl-NL" w:eastAsia="de-DE"/>
              </w:rPr>
              <w:t xml:space="preserve"> </w:t>
            </w:r>
          </w:p>
        </w:tc>
      </w:tr>
      <w:tr w:rsidR="00093540" w14:paraId="295EBDAA"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DA8" w14:textId="77777777" w:rsidR="00093540" w:rsidRDefault="00A045BC">
            <w:pPr>
              <w:pStyle w:val="KeinLeerraum"/>
              <w:tabs>
                <w:tab w:val="left" w:pos="1488"/>
              </w:tabs>
              <w:rPr>
                <w:lang w:val="en-GB" w:eastAsia="nl-NL"/>
              </w:rPr>
            </w:pPr>
            <w:r>
              <w:rPr>
                <w:rFonts w:ascii="Calibri" w:hAnsi="Calibri"/>
                <w:b w:val="0"/>
                <w:lang w:val="en-GB" w:eastAsia="nl-NL"/>
              </w:rPr>
              <w:t>Syntax Mapping</w:t>
            </w:r>
          </w:p>
        </w:tc>
        <w:tc>
          <w:tcPr>
            <w:tcW w:w="7796" w:type="dxa"/>
          </w:tcPr>
          <w:p w14:paraId="295EBDA9" w14:textId="042DDB44" w:rsidR="00093540" w:rsidRDefault="00000000">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39" w:tooltip="https://docs.peppol.eu/pracc/syntax/TenderingAnswers/tree/" w:history="1">
              <w:r w:rsidR="00A045BC">
                <w:rPr>
                  <w:rStyle w:val="Hyperlink"/>
                  <w:rFonts w:cs="Calibri"/>
                  <w:lang w:val="nl-NL" w:eastAsia="de-DE"/>
                </w:rPr>
                <w:t>https://docs.peppol.eu/pracc/syntax/TenderingAnswers/tree/</w:t>
              </w:r>
            </w:hyperlink>
            <w:r w:rsidR="00A045BC">
              <w:rPr>
                <w:rStyle w:val="Hyperlink"/>
                <w:rFonts w:cs="Calibri"/>
                <w:color w:val="auto"/>
                <w:u w:val="none"/>
                <w:lang w:val="nl-NL" w:eastAsia="de-DE"/>
              </w:rPr>
              <w:t xml:space="preserve"> </w:t>
            </w:r>
          </w:p>
        </w:tc>
      </w:tr>
      <w:tr w:rsidR="00093540" w14:paraId="295EBDAD"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DAB" w14:textId="77777777" w:rsidR="00093540" w:rsidRDefault="00A045BC">
            <w:pPr>
              <w:pStyle w:val="KeinLeerraum"/>
              <w:tabs>
                <w:tab w:val="left" w:pos="1488"/>
              </w:tabs>
              <w:rPr>
                <w:lang w:val="en-GB" w:eastAsia="nl-NL"/>
              </w:rPr>
            </w:pPr>
            <w:r>
              <w:rPr>
                <w:rFonts w:ascii="Calibri" w:hAnsi="Calibri"/>
                <w:b w:val="0"/>
                <w:lang w:val="en-GB" w:eastAsia="nl-NL"/>
              </w:rPr>
              <w:t>Peppol Rules</w:t>
            </w:r>
          </w:p>
        </w:tc>
        <w:tc>
          <w:tcPr>
            <w:tcW w:w="7796" w:type="dxa"/>
          </w:tcPr>
          <w:p w14:paraId="295EBDAC" w14:textId="61ACE935"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nl-NL" w:eastAsia="de-DE"/>
              </w:rPr>
            </w:pPr>
            <w:hyperlink r:id="rId140" w:tooltip="https://docs.peppol.eu/pracc/rules/T008/" w:history="1">
              <w:r w:rsidR="00A045BC">
                <w:rPr>
                  <w:rStyle w:val="Hyperlink"/>
                  <w:lang w:val="nl-NL" w:eastAsia="de-DE"/>
                </w:rPr>
                <w:t>https://docs.peppol.eu/pracc/rules/T008/</w:t>
              </w:r>
            </w:hyperlink>
            <w:r w:rsidR="00A045BC">
              <w:rPr>
                <w:lang w:val="nl-NL" w:eastAsia="de-DE"/>
              </w:rPr>
              <w:t xml:space="preserve"> </w:t>
            </w:r>
          </w:p>
        </w:tc>
      </w:tr>
    </w:tbl>
    <w:p w14:paraId="295EBDAE" w14:textId="77777777" w:rsidR="00093540" w:rsidRDefault="00093540">
      <w:pPr>
        <w:tabs>
          <w:tab w:val="left" w:pos="1488"/>
        </w:tabs>
        <w:ind w:left="140"/>
        <w:rPr>
          <w:rStyle w:val="Hyperlink"/>
          <w:rFonts w:cs="Calibri"/>
          <w:color w:val="auto"/>
          <w:u w:val="none"/>
          <w:lang w:val="nl-NL" w:eastAsia="de-DE"/>
        </w:rPr>
      </w:pPr>
    </w:p>
    <w:p w14:paraId="295EBDAF" w14:textId="77777777" w:rsidR="00093540" w:rsidRDefault="00A045BC">
      <w:pPr>
        <w:pStyle w:val="berschrift2"/>
      </w:pPr>
      <w:bookmarkStart w:id="425" w:name="_Toc162022406"/>
      <w:r>
        <w:t>Peppol BIS - P005 - Tender Clarification</w:t>
      </w:r>
      <w:bookmarkEnd w:id="425"/>
    </w:p>
    <w:tbl>
      <w:tblPr>
        <w:tblStyle w:val="EinfacheTabelle2"/>
        <w:tblW w:w="10348" w:type="dxa"/>
        <w:tblLook w:val="04A0" w:firstRow="1" w:lastRow="0" w:firstColumn="1" w:lastColumn="0" w:noHBand="0" w:noVBand="1"/>
      </w:tblPr>
      <w:tblGrid>
        <w:gridCol w:w="2552"/>
        <w:gridCol w:w="7796"/>
      </w:tblGrid>
      <w:tr w:rsidR="00093540" w14:paraId="295EBDB2" w14:textId="77777777" w:rsidTr="000935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Borders>
              <w:left w:val="none" w:sz="4" w:space="0" w:color="000000"/>
              <w:bottom w:val="none" w:sz="4" w:space="0" w:color="000000"/>
              <w:right w:val="none" w:sz="4" w:space="0" w:color="000000"/>
            </w:tcBorders>
          </w:tcPr>
          <w:p w14:paraId="295EBDB0" w14:textId="77777777" w:rsidR="00093540" w:rsidRDefault="00A045BC">
            <w:pPr>
              <w:pStyle w:val="KeinLeerraum"/>
              <w:tabs>
                <w:tab w:val="left" w:pos="1488"/>
              </w:tabs>
              <w:rPr>
                <w:lang w:val="en-GB" w:eastAsia="nl-NL"/>
              </w:rPr>
            </w:pPr>
            <w:r>
              <w:rPr>
                <w:rFonts w:ascii="Calibri" w:hAnsi="Calibri"/>
                <w:lang w:val="en-GB" w:eastAsia="nl-NL"/>
              </w:rPr>
              <w:t>Peppol BIS</w:t>
            </w:r>
          </w:p>
        </w:tc>
        <w:tc>
          <w:tcPr>
            <w:tcW w:w="7796" w:type="dxa"/>
            <w:tcBorders>
              <w:left w:val="none" w:sz="4" w:space="0" w:color="000000"/>
              <w:bottom w:val="none" w:sz="4" w:space="0" w:color="000000"/>
              <w:right w:val="none" w:sz="4" w:space="0" w:color="000000"/>
            </w:tcBorders>
          </w:tcPr>
          <w:p w14:paraId="295EBDB1" w14:textId="77777777" w:rsidR="00093540" w:rsidRDefault="00A045BC">
            <w:pPr>
              <w:tabs>
                <w:tab w:val="left" w:pos="1488"/>
              </w:tabs>
              <w:cnfStyle w:val="100000000000" w:firstRow="1" w:lastRow="0" w:firstColumn="0" w:lastColumn="0" w:oddVBand="0" w:evenVBand="0" w:oddHBand="0" w:evenHBand="0" w:firstRowFirstColumn="0" w:firstRowLastColumn="0" w:lastRowFirstColumn="0" w:lastRowLastColumn="0"/>
              <w:rPr>
                <w:rFonts w:cs="Calibri"/>
                <w:lang w:val="nl-NL" w:eastAsia="de-DE"/>
              </w:rPr>
            </w:pPr>
            <w:r>
              <w:rPr>
                <w:rFonts w:ascii="Calibri" w:hAnsi="Calibri" w:cs="Calibri"/>
                <w:lang w:val="nl-NL" w:eastAsia="de-DE"/>
              </w:rPr>
              <w:t>P005 - Tender Clarification</w:t>
            </w:r>
          </w:p>
        </w:tc>
      </w:tr>
      <w:tr w:rsidR="00093540" w14:paraId="295EBDB5"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000000" w:themeColor="text1"/>
            </w:tcBorders>
          </w:tcPr>
          <w:p w14:paraId="295EBDB3"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single" w:sz="4" w:space="0" w:color="000000" w:themeColor="text1"/>
            </w:tcBorders>
          </w:tcPr>
          <w:p w14:paraId="295EBDB4" w14:textId="38E10ADF"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rStyle w:val="Hyperlink"/>
                <w:lang w:val="nl-NL" w:eastAsia="de-DE"/>
              </w:rPr>
            </w:pPr>
            <w:hyperlink r:id="rId141" w:tooltip="https://docs.peppol.eu/pracc/profiles/p005/index.html" w:history="1">
              <w:r w:rsidR="00A045BC">
                <w:rPr>
                  <w:rStyle w:val="Hyperlink"/>
                  <w:lang w:val="nl-NL" w:eastAsia="de-DE"/>
                </w:rPr>
                <w:t>https://docs.peppol.eu/pracc/profiles/p005/index.html</w:t>
              </w:r>
            </w:hyperlink>
            <w:r w:rsidR="00A045BC">
              <w:rPr>
                <w:rStyle w:val="Hyperlink"/>
                <w:lang w:val="nl-NL" w:eastAsia="de-DE"/>
              </w:rPr>
              <w:t xml:space="preserve"> </w:t>
            </w:r>
          </w:p>
        </w:tc>
      </w:tr>
      <w:tr w:rsidR="00093540" w14:paraId="295EBDB8"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000000" w:themeColor="text1"/>
              <w:left w:val="none" w:sz="4" w:space="0" w:color="000000"/>
              <w:bottom w:val="none" w:sz="4" w:space="0" w:color="000000"/>
            </w:tcBorders>
          </w:tcPr>
          <w:p w14:paraId="295EBDB6" w14:textId="77777777" w:rsidR="00093540" w:rsidRDefault="00A045BC">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000000" w:themeColor="text1"/>
              <w:bottom w:val="none" w:sz="4" w:space="0" w:color="000000"/>
              <w:right w:val="none" w:sz="4" w:space="0" w:color="000000"/>
            </w:tcBorders>
          </w:tcPr>
          <w:p w14:paraId="295EBDB7" w14:textId="77777777" w:rsidR="00093540" w:rsidRDefault="00A045BC">
            <w:pPr>
              <w:pStyle w:val="KeinLeerraum"/>
              <w:tabs>
                <w:tab w:val="left" w:pos="1488"/>
              </w:tabs>
              <w:cnfStyle w:val="000000000000" w:firstRow="0" w:lastRow="0" w:firstColumn="0" w:lastColumn="0" w:oddVBand="0" w:evenVBand="0" w:oddHBand="0" w:evenHBand="0" w:firstRowFirstColumn="0" w:firstRowLastColumn="0" w:lastRowFirstColumn="0" w:lastRowLastColumn="0"/>
              <w:rPr>
                <w:b/>
                <w:lang w:val="en-GB" w:eastAsia="nl-NL"/>
              </w:rPr>
            </w:pPr>
            <w:r>
              <w:rPr>
                <w:b/>
                <w:lang w:val="nl-NL" w:eastAsia="de-DE"/>
              </w:rPr>
              <w:t>T009 - Tender Clarification Request</w:t>
            </w:r>
          </w:p>
        </w:tc>
      </w:tr>
      <w:tr w:rsidR="00093540" w14:paraId="295EBDBB"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295EBDB9"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none" w:sz="4" w:space="0" w:color="000000"/>
            </w:tcBorders>
          </w:tcPr>
          <w:p w14:paraId="295EBDBA" w14:textId="77777777" w:rsidR="00093540" w:rsidRDefault="00A045BC">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proofErr w:type="gramStart"/>
            <w:r>
              <w:rPr>
                <w:rStyle w:val="Hyperlink"/>
                <w:lang w:val="nl-NL" w:eastAsia="de-DE"/>
              </w:rPr>
              <w:t>https://docs.peppol.eu/pracc/transactions/T009/index.html</w:t>
            </w:r>
            <w:proofErr w:type="gramEnd"/>
          </w:p>
        </w:tc>
      </w:tr>
      <w:tr w:rsidR="00093540" w14:paraId="295EBDBE"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295EBDBC" w14:textId="77777777" w:rsidR="00093540" w:rsidRDefault="00A045BC">
            <w:pPr>
              <w:pStyle w:val="KeinLeerraum"/>
              <w:tabs>
                <w:tab w:val="left" w:pos="1488"/>
              </w:tabs>
              <w:rPr>
                <w:lang w:val="en-GB" w:eastAsia="nl-NL"/>
              </w:rPr>
            </w:pPr>
            <w:r>
              <w:rPr>
                <w:rFonts w:ascii="Calibri" w:hAnsi="Calibri"/>
                <w:b w:val="0"/>
                <w:lang w:val="en-GB" w:eastAsia="nl-NL"/>
              </w:rPr>
              <w:t>Syntax Mapping</w:t>
            </w:r>
          </w:p>
        </w:tc>
        <w:tc>
          <w:tcPr>
            <w:tcW w:w="7796" w:type="dxa"/>
            <w:tcBorders>
              <w:top w:val="none" w:sz="4" w:space="0" w:color="000000"/>
              <w:bottom w:val="none" w:sz="4" w:space="0" w:color="000000"/>
            </w:tcBorders>
          </w:tcPr>
          <w:p w14:paraId="295EBDBD" w14:textId="1CB6C467" w:rsidR="00093540" w:rsidRDefault="00000000">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42" w:tooltip="https://docs.peppol.eu/pracc/syntax/TenderClarificationRequest/tree/" w:history="1">
              <w:r w:rsidR="00A045BC">
                <w:rPr>
                  <w:rStyle w:val="Hyperlink"/>
                  <w:rFonts w:cs="Calibri"/>
                  <w:lang w:val="nl-NL" w:eastAsia="de-DE"/>
                </w:rPr>
                <w:t>https://docs.peppol.eu/pracc/syntax/TenderClarificationRequest/tree/</w:t>
              </w:r>
            </w:hyperlink>
            <w:r w:rsidR="00A045BC">
              <w:rPr>
                <w:rFonts w:cs="Calibri"/>
                <w:lang w:val="nl-NL" w:eastAsia="de-DE"/>
              </w:rPr>
              <w:t xml:space="preserve"> </w:t>
            </w:r>
          </w:p>
        </w:tc>
      </w:tr>
      <w:tr w:rsidR="00093540" w14:paraId="295EBDC1"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auto"/>
            </w:tcBorders>
          </w:tcPr>
          <w:p w14:paraId="295EBDBF" w14:textId="77777777" w:rsidR="00093540" w:rsidRDefault="00A045BC">
            <w:pPr>
              <w:pStyle w:val="KeinLeerraum"/>
              <w:tabs>
                <w:tab w:val="left" w:pos="1488"/>
              </w:tabs>
              <w:rPr>
                <w:lang w:val="en-GB" w:eastAsia="nl-NL"/>
              </w:rPr>
            </w:pPr>
            <w:r>
              <w:rPr>
                <w:rFonts w:ascii="Calibri" w:hAnsi="Calibri"/>
                <w:b w:val="0"/>
                <w:lang w:val="en-GB" w:eastAsia="nl-NL"/>
              </w:rPr>
              <w:t>Peppol Rules</w:t>
            </w:r>
          </w:p>
        </w:tc>
        <w:tc>
          <w:tcPr>
            <w:tcW w:w="7796" w:type="dxa"/>
            <w:tcBorders>
              <w:top w:val="none" w:sz="4" w:space="0" w:color="000000"/>
              <w:bottom w:val="single" w:sz="4" w:space="0" w:color="auto"/>
            </w:tcBorders>
          </w:tcPr>
          <w:p w14:paraId="295EBDC0" w14:textId="5B33B7FF"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hyperlink r:id="rId143" w:tooltip="https://docs.peppol.eu/pracc/rules/T009/" w:history="1">
              <w:r w:rsidR="00A045BC">
                <w:rPr>
                  <w:rStyle w:val="Hyperlink"/>
                  <w:lang w:val="nl-NL" w:eastAsia="de-DE"/>
                </w:rPr>
                <w:t>https://docs.peppol.eu/pracc/rules/T009/</w:t>
              </w:r>
            </w:hyperlink>
            <w:r w:rsidR="00A045BC">
              <w:rPr>
                <w:lang w:val="nl-NL" w:eastAsia="de-DE"/>
              </w:rPr>
              <w:t xml:space="preserve"> </w:t>
            </w:r>
          </w:p>
        </w:tc>
      </w:tr>
      <w:tr w:rsidR="00093540" w14:paraId="295EBDC4"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auto"/>
            </w:tcBorders>
          </w:tcPr>
          <w:p w14:paraId="295EBDC2" w14:textId="77777777" w:rsidR="00093540" w:rsidRDefault="00A045BC">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auto"/>
            </w:tcBorders>
          </w:tcPr>
          <w:p w14:paraId="295EBDC3" w14:textId="77777777" w:rsidR="00093540" w:rsidRDefault="00A045BC">
            <w:pPr>
              <w:tabs>
                <w:tab w:val="left" w:pos="1488"/>
              </w:tabs>
              <w:cnfStyle w:val="000000000000" w:firstRow="0" w:lastRow="0" w:firstColumn="0" w:lastColumn="0" w:oddVBand="0" w:evenVBand="0" w:oddHBand="0" w:evenHBand="0" w:firstRowFirstColumn="0" w:firstRowLastColumn="0" w:lastRowFirstColumn="0" w:lastRowLastColumn="0"/>
              <w:rPr>
                <w:rFonts w:cs="Calibri"/>
                <w:b/>
                <w:lang w:val="nl-NL" w:eastAsia="de-DE"/>
              </w:rPr>
            </w:pPr>
            <w:r>
              <w:rPr>
                <w:rFonts w:cs="Calibri"/>
                <w:b/>
                <w:lang w:val="nl-NL" w:eastAsia="de-DE"/>
              </w:rPr>
              <w:t>T010 - Tender Clarification</w:t>
            </w:r>
          </w:p>
        </w:tc>
      </w:tr>
      <w:tr w:rsidR="00093540" w14:paraId="295EBDC7"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DC5"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Pr>
          <w:p w14:paraId="295EBDC6" w14:textId="6400D625"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nl-NL" w:eastAsia="de-DE"/>
              </w:rPr>
            </w:pPr>
            <w:hyperlink r:id="rId144" w:tooltip="https://docs.peppol.eu/pracc/rules/T010/" w:history="1">
              <w:r w:rsidR="00A045BC">
                <w:rPr>
                  <w:rStyle w:val="Hyperlink"/>
                  <w:lang w:val="nl-NL" w:eastAsia="de-DE"/>
                </w:rPr>
                <w:t>https://docs.peppol.eu/pracc/rules/T010/</w:t>
              </w:r>
            </w:hyperlink>
            <w:r w:rsidR="00A045BC">
              <w:rPr>
                <w:lang w:val="nl-NL" w:eastAsia="de-DE"/>
              </w:rPr>
              <w:t xml:space="preserve"> </w:t>
            </w:r>
          </w:p>
        </w:tc>
      </w:tr>
      <w:tr w:rsidR="00093540" w14:paraId="295EBDCA"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DC8" w14:textId="77777777" w:rsidR="00093540" w:rsidRDefault="00A045BC">
            <w:pPr>
              <w:pStyle w:val="KeinLeerraum"/>
              <w:tabs>
                <w:tab w:val="left" w:pos="1488"/>
              </w:tabs>
              <w:rPr>
                <w:lang w:val="en-GB" w:eastAsia="nl-NL"/>
              </w:rPr>
            </w:pPr>
            <w:r>
              <w:rPr>
                <w:rFonts w:ascii="Calibri" w:hAnsi="Calibri"/>
                <w:b w:val="0"/>
                <w:lang w:val="en-GB" w:eastAsia="nl-NL"/>
              </w:rPr>
              <w:t>Syntax Mapping</w:t>
            </w:r>
          </w:p>
        </w:tc>
        <w:tc>
          <w:tcPr>
            <w:tcW w:w="7796" w:type="dxa"/>
          </w:tcPr>
          <w:p w14:paraId="295EBDC9" w14:textId="7C022971" w:rsidR="00093540" w:rsidRDefault="00000000">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45" w:tooltip="https://docs.peppol.eu/pracc/syntax/TenderClarification/tree/" w:history="1">
              <w:r w:rsidR="00A045BC">
                <w:rPr>
                  <w:rStyle w:val="Hyperlink"/>
                  <w:rFonts w:cs="Calibri"/>
                  <w:lang w:val="nl-NL" w:eastAsia="de-DE"/>
                </w:rPr>
                <w:t>https://docs.peppol.eu/pracc/syntax/TenderClarification/tree/</w:t>
              </w:r>
            </w:hyperlink>
            <w:r w:rsidR="00A045BC">
              <w:rPr>
                <w:rStyle w:val="Hyperlink"/>
                <w:rFonts w:cs="Calibri"/>
                <w:color w:val="auto"/>
                <w:u w:val="none"/>
                <w:lang w:val="nl-NL" w:eastAsia="de-DE"/>
              </w:rPr>
              <w:t xml:space="preserve"> </w:t>
            </w:r>
          </w:p>
        </w:tc>
      </w:tr>
      <w:tr w:rsidR="00093540" w14:paraId="295EBDCD"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DCB" w14:textId="77777777" w:rsidR="00093540" w:rsidRDefault="00A045BC">
            <w:pPr>
              <w:pStyle w:val="KeinLeerraum"/>
              <w:tabs>
                <w:tab w:val="left" w:pos="1488"/>
              </w:tabs>
              <w:rPr>
                <w:lang w:val="en-GB" w:eastAsia="nl-NL"/>
              </w:rPr>
            </w:pPr>
            <w:r>
              <w:rPr>
                <w:rFonts w:ascii="Calibri" w:hAnsi="Calibri"/>
                <w:b w:val="0"/>
                <w:lang w:val="en-GB" w:eastAsia="nl-NL"/>
              </w:rPr>
              <w:t>Peppol Rules</w:t>
            </w:r>
          </w:p>
        </w:tc>
        <w:tc>
          <w:tcPr>
            <w:tcW w:w="7796" w:type="dxa"/>
          </w:tcPr>
          <w:p w14:paraId="295EBDCC" w14:textId="712E6CF7"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nl-NL" w:eastAsia="de-DE"/>
              </w:rPr>
            </w:pPr>
            <w:hyperlink r:id="rId146" w:tooltip="https://docs.peppol.eu/pracc/rules/T010/" w:history="1">
              <w:r w:rsidR="00A045BC">
                <w:rPr>
                  <w:rStyle w:val="Hyperlink"/>
                  <w:lang w:val="nl-NL" w:eastAsia="de-DE"/>
                </w:rPr>
                <w:t>https://docs.peppol.eu/pracc/rules/T010/</w:t>
              </w:r>
            </w:hyperlink>
            <w:r w:rsidR="00A045BC">
              <w:rPr>
                <w:lang w:val="nl-NL" w:eastAsia="de-DE"/>
              </w:rPr>
              <w:t xml:space="preserve"> </w:t>
            </w:r>
          </w:p>
        </w:tc>
      </w:tr>
    </w:tbl>
    <w:p w14:paraId="295EBDCE" w14:textId="77777777" w:rsidR="00093540" w:rsidRDefault="00093540"/>
    <w:p w14:paraId="295EBDCF" w14:textId="77777777" w:rsidR="00093540" w:rsidRDefault="00A045BC">
      <w:pPr>
        <w:pStyle w:val="berschrift2"/>
      </w:pPr>
      <w:bookmarkStart w:id="426" w:name="_Toc162022407"/>
      <w:r>
        <w:t>Peppol BIS - P006 - Search Notices</w:t>
      </w:r>
      <w:bookmarkEnd w:id="426"/>
    </w:p>
    <w:tbl>
      <w:tblPr>
        <w:tblStyle w:val="EinfacheTabelle2"/>
        <w:tblW w:w="10348" w:type="dxa"/>
        <w:tblLook w:val="04A0" w:firstRow="1" w:lastRow="0" w:firstColumn="1" w:lastColumn="0" w:noHBand="0" w:noVBand="1"/>
      </w:tblPr>
      <w:tblGrid>
        <w:gridCol w:w="2552"/>
        <w:gridCol w:w="7796"/>
      </w:tblGrid>
      <w:tr w:rsidR="00093540" w14:paraId="295EBDD2" w14:textId="77777777" w:rsidTr="000935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Borders>
              <w:left w:val="none" w:sz="4" w:space="0" w:color="000000"/>
              <w:bottom w:val="none" w:sz="4" w:space="0" w:color="000000"/>
              <w:right w:val="none" w:sz="4" w:space="0" w:color="000000"/>
            </w:tcBorders>
          </w:tcPr>
          <w:p w14:paraId="295EBDD0" w14:textId="77777777" w:rsidR="00093540" w:rsidRDefault="00A045BC">
            <w:pPr>
              <w:pStyle w:val="KeinLeerraum"/>
              <w:tabs>
                <w:tab w:val="left" w:pos="1488"/>
              </w:tabs>
              <w:rPr>
                <w:lang w:val="en-GB" w:eastAsia="nl-NL"/>
              </w:rPr>
            </w:pPr>
            <w:r>
              <w:rPr>
                <w:rFonts w:ascii="Calibri" w:hAnsi="Calibri"/>
                <w:lang w:val="en-GB" w:eastAsia="nl-NL"/>
              </w:rPr>
              <w:t>Peppol BIS</w:t>
            </w:r>
          </w:p>
        </w:tc>
        <w:tc>
          <w:tcPr>
            <w:tcW w:w="7796" w:type="dxa"/>
            <w:tcBorders>
              <w:left w:val="none" w:sz="4" w:space="0" w:color="000000"/>
              <w:bottom w:val="none" w:sz="4" w:space="0" w:color="000000"/>
              <w:right w:val="none" w:sz="4" w:space="0" w:color="000000"/>
            </w:tcBorders>
          </w:tcPr>
          <w:p w14:paraId="295EBDD1" w14:textId="77777777" w:rsidR="00093540" w:rsidRDefault="00A045BC">
            <w:pPr>
              <w:tabs>
                <w:tab w:val="left" w:pos="1488"/>
              </w:tabs>
              <w:cnfStyle w:val="100000000000" w:firstRow="1" w:lastRow="0" w:firstColumn="0" w:lastColumn="0" w:oddVBand="0" w:evenVBand="0" w:oddHBand="0" w:evenHBand="0" w:firstRowFirstColumn="0" w:firstRowLastColumn="0" w:lastRowFirstColumn="0" w:lastRowLastColumn="0"/>
              <w:rPr>
                <w:rFonts w:cs="Calibri"/>
                <w:lang w:val="nl-NL" w:eastAsia="de-DE"/>
              </w:rPr>
            </w:pPr>
            <w:r>
              <w:rPr>
                <w:rFonts w:ascii="Calibri" w:hAnsi="Calibri" w:cs="Calibri"/>
                <w:lang w:val="nl-NL" w:eastAsia="de-DE"/>
              </w:rPr>
              <w:t xml:space="preserve">P006 - Search Notices </w:t>
            </w:r>
          </w:p>
        </w:tc>
      </w:tr>
      <w:tr w:rsidR="00093540" w14:paraId="295EBDD5"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000000" w:themeColor="text1"/>
            </w:tcBorders>
          </w:tcPr>
          <w:p w14:paraId="295EBDD3"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single" w:sz="4" w:space="0" w:color="000000" w:themeColor="text1"/>
            </w:tcBorders>
          </w:tcPr>
          <w:p w14:paraId="295EBDD4" w14:textId="1CC66A90"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rStyle w:val="Hyperlink"/>
                <w:lang w:val="nl-NL" w:eastAsia="de-DE"/>
              </w:rPr>
            </w:pPr>
            <w:hyperlink r:id="rId147" w:tooltip="https://docs.peppol.eu/pracc/profiles/p006/index.html" w:history="1">
              <w:r w:rsidR="00A045BC">
                <w:rPr>
                  <w:rStyle w:val="Hyperlink"/>
                  <w:lang w:val="nl-NL" w:eastAsia="de-DE"/>
                </w:rPr>
                <w:t>https://docs.peppol.eu/pracc/profiles/p006/index.html</w:t>
              </w:r>
            </w:hyperlink>
            <w:r w:rsidR="00A045BC">
              <w:rPr>
                <w:rStyle w:val="Hyperlink"/>
                <w:lang w:val="nl-NL" w:eastAsia="de-DE"/>
              </w:rPr>
              <w:t xml:space="preserve"> </w:t>
            </w:r>
          </w:p>
        </w:tc>
      </w:tr>
      <w:tr w:rsidR="00093540" w14:paraId="295EBDD8"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000000" w:themeColor="text1"/>
              <w:left w:val="none" w:sz="4" w:space="0" w:color="000000"/>
              <w:bottom w:val="none" w:sz="4" w:space="0" w:color="000000"/>
            </w:tcBorders>
          </w:tcPr>
          <w:p w14:paraId="295EBDD6" w14:textId="77777777" w:rsidR="00093540" w:rsidRDefault="00A045BC">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000000" w:themeColor="text1"/>
              <w:bottom w:val="none" w:sz="4" w:space="0" w:color="000000"/>
              <w:right w:val="none" w:sz="4" w:space="0" w:color="000000"/>
            </w:tcBorders>
          </w:tcPr>
          <w:p w14:paraId="295EBDD7" w14:textId="77777777" w:rsidR="00093540" w:rsidRDefault="00A045BC">
            <w:pPr>
              <w:pStyle w:val="KeinLeerraum"/>
              <w:tabs>
                <w:tab w:val="left" w:pos="1488"/>
              </w:tabs>
              <w:cnfStyle w:val="000000000000" w:firstRow="0" w:lastRow="0" w:firstColumn="0" w:lastColumn="0" w:oddVBand="0" w:evenVBand="0" w:oddHBand="0" w:evenHBand="0" w:firstRowFirstColumn="0" w:firstRowLastColumn="0" w:lastRowFirstColumn="0" w:lastRowLastColumn="0"/>
              <w:rPr>
                <w:b/>
                <w:lang w:val="en-GB" w:eastAsia="nl-NL"/>
              </w:rPr>
            </w:pPr>
            <w:r>
              <w:rPr>
                <w:b/>
                <w:lang w:val="nl-NL" w:eastAsia="de-DE"/>
              </w:rPr>
              <w:t>T011 - Search Notice Request</w:t>
            </w:r>
          </w:p>
        </w:tc>
      </w:tr>
      <w:tr w:rsidR="00093540" w14:paraId="295EBDDB"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295EBDD9"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none" w:sz="4" w:space="0" w:color="000000"/>
            </w:tcBorders>
          </w:tcPr>
          <w:p w14:paraId="295EBDDA" w14:textId="77777777" w:rsidR="00093540" w:rsidRDefault="00A045BC">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proofErr w:type="gramStart"/>
            <w:r>
              <w:rPr>
                <w:rStyle w:val="Hyperlink"/>
                <w:lang w:val="nl-NL" w:eastAsia="de-DE"/>
              </w:rPr>
              <w:t>https://docs.peppol.eu/pracc/transactions/T011/index.html</w:t>
            </w:r>
            <w:proofErr w:type="gramEnd"/>
          </w:p>
        </w:tc>
      </w:tr>
      <w:tr w:rsidR="00093540" w14:paraId="295EBDDE"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295EBDDC" w14:textId="77777777" w:rsidR="00093540" w:rsidRDefault="00A045BC">
            <w:pPr>
              <w:pStyle w:val="KeinLeerraum"/>
              <w:tabs>
                <w:tab w:val="left" w:pos="1488"/>
              </w:tabs>
              <w:rPr>
                <w:lang w:val="en-GB" w:eastAsia="nl-NL"/>
              </w:rPr>
            </w:pPr>
            <w:r>
              <w:rPr>
                <w:rFonts w:ascii="Calibri" w:hAnsi="Calibri"/>
                <w:b w:val="0"/>
                <w:lang w:val="en-GB" w:eastAsia="nl-NL"/>
              </w:rPr>
              <w:t>Syntax Mapping</w:t>
            </w:r>
          </w:p>
        </w:tc>
        <w:tc>
          <w:tcPr>
            <w:tcW w:w="7796" w:type="dxa"/>
            <w:tcBorders>
              <w:top w:val="none" w:sz="4" w:space="0" w:color="000000"/>
              <w:bottom w:val="none" w:sz="4" w:space="0" w:color="000000"/>
            </w:tcBorders>
          </w:tcPr>
          <w:p w14:paraId="295EBDDD" w14:textId="3696032B" w:rsidR="00093540" w:rsidRDefault="00000000">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48" w:tooltip="https://docs.peppol.eu/pracc/syntax/SearchNoticeRequest/tree/" w:history="1">
              <w:r w:rsidR="00A045BC">
                <w:rPr>
                  <w:rStyle w:val="Hyperlink"/>
                  <w:rFonts w:cs="Calibri"/>
                  <w:lang w:val="nl-NL" w:eastAsia="de-DE"/>
                </w:rPr>
                <w:t>https://docs.peppol.eu/pracc/syntax/SearchNoticeRequest/tree/</w:t>
              </w:r>
            </w:hyperlink>
            <w:r w:rsidR="00A045BC">
              <w:rPr>
                <w:rFonts w:cs="Calibri"/>
                <w:lang w:val="nl-NL" w:eastAsia="de-DE"/>
              </w:rPr>
              <w:t xml:space="preserve"> </w:t>
            </w:r>
          </w:p>
        </w:tc>
      </w:tr>
      <w:tr w:rsidR="00093540" w14:paraId="295EBDE1"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auto"/>
            </w:tcBorders>
          </w:tcPr>
          <w:p w14:paraId="295EBDDF" w14:textId="77777777" w:rsidR="00093540" w:rsidRDefault="00A045BC">
            <w:pPr>
              <w:pStyle w:val="KeinLeerraum"/>
              <w:tabs>
                <w:tab w:val="left" w:pos="1488"/>
              </w:tabs>
              <w:rPr>
                <w:lang w:val="en-GB" w:eastAsia="nl-NL"/>
              </w:rPr>
            </w:pPr>
            <w:r>
              <w:rPr>
                <w:rFonts w:ascii="Calibri" w:hAnsi="Calibri"/>
                <w:b w:val="0"/>
                <w:lang w:val="en-GB" w:eastAsia="nl-NL"/>
              </w:rPr>
              <w:t>Peppol Rules</w:t>
            </w:r>
          </w:p>
        </w:tc>
        <w:tc>
          <w:tcPr>
            <w:tcW w:w="7796" w:type="dxa"/>
            <w:tcBorders>
              <w:top w:val="none" w:sz="4" w:space="0" w:color="000000"/>
              <w:bottom w:val="single" w:sz="4" w:space="0" w:color="auto"/>
            </w:tcBorders>
          </w:tcPr>
          <w:p w14:paraId="295EBDE0" w14:textId="26A9D866"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hyperlink r:id="rId149" w:tooltip="https://docs.peppol.eu/pracc/rules/T011/" w:history="1">
              <w:r w:rsidR="00A045BC">
                <w:rPr>
                  <w:rStyle w:val="Hyperlink"/>
                  <w:lang w:val="nl-NL" w:eastAsia="de-DE"/>
                </w:rPr>
                <w:t>https://docs.peppol.eu/pracc/rules/T011/</w:t>
              </w:r>
            </w:hyperlink>
            <w:r w:rsidR="00A045BC">
              <w:rPr>
                <w:lang w:val="nl-NL" w:eastAsia="de-DE"/>
              </w:rPr>
              <w:t xml:space="preserve"> </w:t>
            </w:r>
          </w:p>
        </w:tc>
      </w:tr>
      <w:tr w:rsidR="00093540" w14:paraId="295EBDE4"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auto"/>
            </w:tcBorders>
          </w:tcPr>
          <w:p w14:paraId="295EBDE2" w14:textId="77777777" w:rsidR="00093540" w:rsidRDefault="00A045BC">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auto"/>
            </w:tcBorders>
          </w:tcPr>
          <w:p w14:paraId="295EBDE3" w14:textId="77777777" w:rsidR="00093540" w:rsidRDefault="00A045BC">
            <w:pPr>
              <w:tabs>
                <w:tab w:val="left" w:pos="1488"/>
              </w:tabs>
              <w:cnfStyle w:val="000000000000" w:firstRow="0" w:lastRow="0" w:firstColumn="0" w:lastColumn="0" w:oddVBand="0" w:evenVBand="0" w:oddHBand="0" w:evenHBand="0" w:firstRowFirstColumn="0" w:firstRowLastColumn="0" w:lastRowFirstColumn="0" w:lastRowLastColumn="0"/>
              <w:rPr>
                <w:rFonts w:cs="Calibri"/>
                <w:b/>
                <w:lang w:val="nl-NL" w:eastAsia="de-DE"/>
              </w:rPr>
            </w:pPr>
            <w:r>
              <w:rPr>
                <w:rFonts w:cs="Calibri"/>
                <w:b/>
                <w:lang w:val="nl-NL" w:eastAsia="de-DE"/>
              </w:rPr>
              <w:t>T012 - Search Notice Response</w:t>
            </w:r>
          </w:p>
        </w:tc>
      </w:tr>
      <w:tr w:rsidR="00093540" w14:paraId="295EBDE7"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DE5"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Pr>
          <w:p w14:paraId="295EBDE6" w14:textId="0615B998"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nl-NL" w:eastAsia="de-DE"/>
              </w:rPr>
            </w:pPr>
            <w:hyperlink r:id="rId150" w:tooltip="https://docs.peppol.eu/pracc/rules/T012/" w:history="1">
              <w:r w:rsidR="00A045BC">
                <w:rPr>
                  <w:rStyle w:val="Hyperlink"/>
                  <w:lang w:val="nl-NL" w:eastAsia="de-DE"/>
                </w:rPr>
                <w:t>https://docs.peppol.eu/pracc/rules/T012/</w:t>
              </w:r>
            </w:hyperlink>
            <w:r w:rsidR="00A045BC">
              <w:rPr>
                <w:lang w:val="nl-NL" w:eastAsia="de-DE"/>
              </w:rPr>
              <w:t xml:space="preserve"> </w:t>
            </w:r>
          </w:p>
        </w:tc>
      </w:tr>
      <w:tr w:rsidR="00093540" w14:paraId="295EBDEA"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DE8" w14:textId="77777777" w:rsidR="00093540" w:rsidRDefault="00A045BC">
            <w:pPr>
              <w:pStyle w:val="KeinLeerraum"/>
              <w:tabs>
                <w:tab w:val="left" w:pos="1488"/>
              </w:tabs>
              <w:rPr>
                <w:lang w:val="en-GB" w:eastAsia="nl-NL"/>
              </w:rPr>
            </w:pPr>
            <w:r>
              <w:rPr>
                <w:rFonts w:ascii="Calibri" w:hAnsi="Calibri"/>
                <w:b w:val="0"/>
                <w:lang w:val="en-GB" w:eastAsia="nl-NL"/>
              </w:rPr>
              <w:t>Syntax Mapping</w:t>
            </w:r>
          </w:p>
        </w:tc>
        <w:tc>
          <w:tcPr>
            <w:tcW w:w="7796" w:type="dxa"/>
          </w:tcPr>
          <w:p w14:paraId="295EBDE9" w14:textId="15A4307D" w:rsidR="00093540" w:rsidRDefault="00000000">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51" w:tooltip="https://docs.peppol.eu/pracc/syntax/SearchNoticeResponse/tree/" w:history="1">
              <w:r w:rsidR="00A045BC">
                <w:rPr>
                  <w:rStyle w:val="Hyperlink"/>
                  <w:rFonts w:cs="Calibri"/>
                  <w:lang w:val="nl-NL" w:eastAsia="de-DE"/>
                </w:rPr>
                <w:t>https://docs.peppol.eu/pracc/syntax/SearchNoticeResponse/tree/</w:t>
              </w:r>
            </w:hyperlink>
            <w:r w:rsidR="00A045BC">
              <w:rPr>
                <w:rStyle w:val="Hyperlink"/>
                <w:rFonts w:cs="Calibri"/>
                <w:color w:val="auto"/>
                <w:u w:val="none"/>
                <w:lang w:val="nl-NL" w:eastAsia="de-DE"/>
              </w:rPr>
              <w:t xml:space="preserve"> </w:t>
            </w:r>
          </w:p>
        </w:tc>
      </w:tr>
      <w:tr w:rsidR="00093540" w14:paraId="295EBDED"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DEB" w14:textId="77777777" w:rsidR="00093540" w:rsidRDefault="00A045BC">
            <w:pPr>
              <w:pStyle w:val="KeinLeerraum"/>
              <w:tabs>
                <w:tab w:val="left" w:pos="1488"/>
              </w:tabs>
              <w:rPr>
                <w:lang w:val="en-GB" w:eastAsia="nl-NL"/>
              </w:rPr>
            </w:pPr>
            <w:r>
              <w:rPr>
                <w:rFonts w:ascii="Calibri" w:hAnsi="Calibri"/>
                <w:b w:val="0"/>
                <w:lang w:val="en-GB" w:eastAsia="nl-NL"/>
              </w:rPr>
              <w:t>Peppol Rules</w:t>
            </w:r>
          </w:p>
        </w:tc>
        <w:tc>
          <w:tcPr>
            <w:tcW w:w="7796" w:type="dxa"/>
          </w:tcPr>
          <w:p w14:paraId="295EBDEC" w14:textId="29524D95"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nl-NL" w:eastAsia="de-DE"/>
              </w:rPr>
            </w:pPr>
            <w:hyperlink r:id="rId152" w:tooltip="https://docs.peppol.eu/pracc/rules/T012/" w:history="1">
              <w:r w:rsidR="00A045BC">
                <w:rPr>
                  <w:rStyle w:val="Hyperlink"/>
                  <w:lang w:val="nl-NL" w:eastAsia="de-DE"/>
                </w:rPr>
                <w:t>https://docs.peppol.eu/pracc/rules/T012/</w:t>
              </w:r>
            </w:hyperlink>
            <w:r w:rsidR="00A045BC">
              <w:rPr>
                <w:lang w:val="nl-NL" w:eastAsia="de-DE"/>
              </w:rPr>
              <w:t xml:space="preserve"> </w:t>
            </w:r>
          </w:p>
        </w:tc>
      </w:tr>
    </w:tbl>
    <w:p w14:paraId="295EBDEE" w14:textId="77777777" w:rsidR="00093540" w:rsidRDefault="00093540">
      <w:pPr>
        <w:pStyle w:val="KeinLeerraum"/>
        <w:tabs>
          <w:tab w:val="left" w:pos="1488"/>
        </w:tabs>
        <w:ind w:left="140"/>
        <w:rPr>
          <w:lang w:val="en-GB" w:eastAsia="nl-NL"/>
        </w:rPr>
      </w:pPr>
    </w:p>
    <w:p w14:paraId="295EBDEF" w14:textId="77777777" w:rsidR="00093540" w:rsidRDefault="00A045BC">
      <w:pPr>
        <w:rPr>
          <w:rFonts w:ascii="Cambria" w:hAnsi="Cambria"/>
          <w:b/>
          <w:sz w:val="26"/>
          <w:szCs w:val="26"/>
        </w:rPr>
      </w:pPr>
      <w:r>
        <w:br w:type="page"/>
      </w:r>
    </w:p>
    <w:p w14:paraId="295EBDF0" w14:textId="77777777" w:rsidR="00093540" w:rsidRDefault="00A045BC">
      <w:pPr>
        <w:pStyle w:val="berschrift2"/>
      </w:pPr>
      <w:bookmarkStart w:id="427" w:name="_Toc162022408"/>
      <w:r>
        <w:lastRenderedPageBreak/>
        <w:t>Peppol BIS - P007 - Tender Withdrawal</w:t>
      </w:r>
      <w:bookmarkEnd w:id="427"/>
    </w:p>
    <w:tbl>
      <w:tblPr>
        <w:tblStyle w:val="EinfacheTabelle2"/>
        <w:tblW w:w="10348" w:type="dxa"/>
        <w:tblLook w:val="04A0" w:firstRow="1" w:lastRow="0" w:firstColumn="1" w:lastColumn="0" w:noHBand="0" w:noVBand="1"/>
      </w:tblPr>
      <w:tblGrid>
        <w:gridCol w:w="2552"/>
        <w:gridCol w:w="7796"/>
      </w:tblGrid>
      <w:tr w:rsidR="00093540" w14:paraId="295EBDF3" w14:textId="77777777" w:rsidTr="000935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Borders>
              <w:left w:val="none" w:sz="4" w:space="0" w:color="000000"/>
              <w:bottom w:val="none" w:sz="4" w:space="0" w:color="000000"/>
              <w:right w:val="none" w:sz="4" w:space="0" w:color="000000"/>
            </w:tcBorders>
          </w:tcPr>
          <w:p w14:paraId="295EBDF1" w14:textId="77777777" w:rsidR="00093540" w:rsidRDefault="00A045BC">
            <w:pPr>
              <w:pStyle w:val="KeinLeerraum"/>
              <w:tabs>
                <w:tab w:val="left" w:pos="1488"/>
              </w:tabs>
              <w:rPr>
                <w:lang w:val="en-GB" w:eastAsia="nl-NL"/>
              </w:rPr>
            </w:pPr>
            <w:r>
              <w:rPr>
                <w:rFonts w:ascii="Calibri" w:hAnsi="Calibri"/>
                <w:lang w:val="en-GB" w:eastAsia="nl-NL"/>
              </w:rPr>
              <w:t>Peppol BIS</w:t>
            </w:r>
          </w:p>
        </w:tc>
        <w:tc>
          <w:tcPr>
            <w:tcW w:w="7796" w:type="dxa"/>
            <w:tcBorders>
              <w:left w:val="none" w:sz="4" w:space="0" w:color="000000"/>
              <w:bottom w:val="none" w:sz="4" w:space="0" w:color="000000"/>
              <w:right w:val="none" w:sz="4" w:space="0" w:color="000000"/>
            </w:tcBorders>
          </w:tcPr>
          <w:p w14:paraId="295EBDF2" w14:textId="77777777" w:rsidR="00093540" w:rsidRDefault="00A045BC">
            <w:pPr>
              <w:tabs>
                <w:tab w:val="left" w:pos="1488"/>
              </w:tabs>
              <w:cnfStyle w:val="100000000000" w:firstRow="1" w:lastRow="0" w:firstColumn="0" w:lastColumn="0" w:oddVBand="0" w:evenVBand="0" w:oddHBand="0" w:evenHBand="0" w:firstRowFirstColumn="0" w:firstRowLastColumn="0" w:lastRowFirstColumn="0" w:lastRowLastColumn="0"/>
              <w:rPr>
                <w:rFonts w:cs="Calibri"/>
                <w:lang w:val="nl-NL" w:eastAsia="de-DE"/>
              </w:rPr>
            </w:pPr>
            <w:r>
              <w:rPr>
                <w:rFonts w:ascii="Calibri" w:hAnsi="Calibri" w:cs="Calibri"/>
                <w:lang w:val="nl-NL" w:eastAsia="de-DE"/>
              </w:rPr>
              <w:t>P007 - Tender Withdrawal</w:t>
            </w:r>
          </w:p>
        </w:tc>
      </w:tr>
      <w:tr w:rsidR="00093540" w14:paraId="295EBDF6"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000000" w:themeColor="text1"/>
            </w:tcBorders>
          </w:tcPr>
          <w:p w14:paraId="295EBDF4"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single" w:sz="4" w:space="0" w:color="000000" w:themeColor="text1"/>
            </w:tcBorders>
          </w:tcPr>
          <w:p w14:paraId="295EBDF5" w14:textId="5330B707"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rStyle w:val="Hyperlink"/>
                <w:lang w:val="nl-NL" w:eastAsia="de-DE"/>
              </w:rPr>
            </w:pPr>
            <w:hyperlink r:id="rId153" w:tooltip="https://docs.peppol.eu/pracc/profiles/p007/index.html" w:history="1">
              <w:r w:rsidR="00A045BC">
                <w:rPr>
                  <w:rStyle w:val="Hyperlink"/>
                  <w:lang w:val="nl-NL" w:eastAsia="de-DE"/>
                </w:rPr>
                <w:t>https://docs.peppol.eu/pracc/profiles/p007/index.html</w:t>
              </w:r>
            </w:hyperlink>
            <w:r w:rsidR="00A045BC">
              <w:rPr>
                <w:rStyle w:val="Hyperlink"/>
                <w:lang w:val="nl-NL" w:eastAsia="de-DE"/>
              </w:rPr>
              <w:t xml:space="preserve"> </w:t>
            </w:r>
          </w:p>
        </w:tc>
      </w:tr>
      <w:tr w:rsidR="00093540" w14:paraId="295EBDF9"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000000" w:themeColor="text1"/>
              <w:left w:val="none" w:sz="4" w:space="0" w:color="000000"/>
              <w:bottom w:val="none" w:sz="4" w:space="0" w:color="000000"/>
            </w:tcBorders>
          </w:tcPr>
          <w:p w14:paraId="295EBDF7" w14:textId="77777777" w:rsidR="00093540" w:rsidRDefault="00A045BC">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000000" w:themeColor="text1"/>
              <w:bottom w:val="none" w:sz="4" w:space="0" w:color="000000"/>
              <w:right w:val="none" w:sz="4" w:space="0" w:color="000000"/>
            </w:tcBorders>
          </w:tcPr>
          <w:p w14:paraId="295EBDF8" w14:textId="77777777" w:rsidR="00093540" w:rsidRDefault="00A045BC">
            <w:pPr>
              <w:pStyle w:val="KeinLeerraum"/>
              <w:tabs>
                <w:tab w:val="left" w:pos="1488"/>
              </w:tabs>
              <w:cnfStyle w:val="000000000000" w:firstRow="0" w:lastRow="0" w:firstColumn="0" w:lastColumn="0" w:oddVBand="0" w:evenVBand="0" w:oddHBand="0" w:evenHBand="0" w:firstRowFirstColumn="0" w:firstRowLastColumn="0" w:lastRowFirstColumn="0" w:lastRowLastColumn="0"/>
              <w:rPr>
                <w:b/>
                <w:lang w:val="en-GB" w:eastAsia="nl-NL"/>
              </w:rPr>
            </w:pPr>
            <w:r>
              <w:rPr>
                <w:b/>
                <w:lang w:val="nl-NL" w:eastAsia="de-DE"/>
              </w:rPr>
              <w:t>T013 - Tender Withdrawal</w:t>
            </w:r>
          </w:p>
        </w:tc>
      </w:tr>
      <w:tr w:rsidR="00093540" w14:paraId="295EBDFC"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295EBDFA"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none" w:sz="4" w:space="0" w:color="000000"/>
            </w:tcBorders>
          </w:tcPr>
          <w:p w14:paraId="295EBDFB" w14:textId="77777777" w:rsidR="00093540" w:rsidRDefault="00A045BC">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proofErr w:type="gramStart"/>
            <w:r>
              <w:rPr>
                <w:rStyle w:val="Hyperlink"/>
                <w:lang w:val="nl-NL" w:eastAsia="de-DE"/>
              </w:rPr>
              <w:t>https://docs.peppol.eu/pracc/transactions/T013/index.html</w:t>
            </w:r>
            <w:proofErr w:type="gramEnd"/>
          </w:p>
        </w:tc>
      </w:tr>
      <w:tr w:rsidR="00093540" w14:paraId="295EBDFF"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295EBDFD" w14:textId="77777777" w:rsidR="00093540" w:rsidRDefault="00A045BC">
            <w:pPr>
              <w:pStyle w:val="KeinLeerraum"/>
              <w:tabs>
                <w:tab w:val="left" w:pos="1488"/>
              </w:tabs>
              <w:rPr>
                <w:lang w:val="en-GB" w:eastAsia="nl-NL"/>
              </w:rPr>
            </w:pPr>
            <w:r>
              <w:rPr>
                <w:rFonts w:ascii="Calibri" w:hAnsi="Calibri"/>
                <w:b w:val="0"/>
                <w:lang w:val="en-GB" w:eastAsia="nl-NL"/>
              </w:rPr>
              <w:t>Syntax Mapping</w:t>
            </w:r>
          </w:p>
        </w:tc>
        <w:tc>
          <w:tcPr>
            <w:tcW w:w="7796" w:type="dxa"/>
            <w:tcBorders>
              <w:top w:val="none" w:sz="4" w:space="0" w:color="000000"/>
              <w:bottom w:val="none" w:sz="4" w:space="0" w:color="000000"/>
            </w:tcBorders>
          </w:tcPr>
          <w:p w14:paraId="295EBDFE" w14:textId="5405177A" w:rsidR="00093540" w:rsidRDefault="00000000">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54" w:tooltip="https://docs.peppol.eu/pracc/syntax/TenderWithdrawalRequest/tree/" w:history="1">
              <w:r w:rsidR="00A045BC">
                <w:rPr>
                  <w:rStyle w:val="Hyperlink"/>
                  <w:rFonts w:cs="Calibri"/>
                  <w:lang w:val="nl-NL" w:eastAsia="de-DE"/>
                </w:rPr>
                <w:t>https://docs.peppol.eu/pracc/syntax/TenderWithdrawalRequest/tree/</w:t>
              </w:r>
            </w:hyperlink>
            <w:r w:rsidR="00A045BC">
              <w:rPr>
                <w:rFonts w:cs="Calibri"/>
                <w:lang w:val="nl-NL" w:eastAsia="de-DE"/>
              </w:rPr>
              <w:t xml:space="preserve"> </w:t>
            </w:r>
          </w:p>
        </w:tc>
      </w:tr>
      <w:tr w:rsidR="00093540" w14:paraId="295EBE02"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auto"/>
            </w:tcBorders>
          </w:tcPr>
          <w:p w14:paraId="295EBE00" w14:textId="77777777" w:rsidR="00093540" w:rsidRDefault="00A045BC">
            <w:pPr>
              <w:pStyle w:val="KeinLeerraum"/>
              <w:tabs>
                <w:tab w:val="left" w:pos="1488"/>
              </w:tabs>
              <w:rPr>
                <w:lang w:val="en-GB" w:eastAsia="nl-NL"/>
              </w:rPr>
            </w:pPr>
            <w:r>
              <w:rPr>
                <w:rFonts w:ascii="Calibri" w:hAnsi="Calibri"/>
                <w:b w:val="0"/>
                <w:lang w:val="en-GB" w:eastAsia="nl-NL"/>
              </w:rPr>
              <w:t>Peppol Rules</w:t>
            </w:r>
          </w:p>
        </w:tc>
        <w:tc>
          <w:tcPr>
            <w:tcW w:w="7796" w:type="dxa"/>
            <w:tcBorders>
              <w:top w:val="none" w:sz="4" w:space="0" w:color="000000"/>
              <w:bottom w:val="single" w:sz="4" w:space="0" w:color="auto"/>
            </w:tcBorders>
          </w:tcPr>
          <w:p w14:paraId="295EBE01" w14:textId="7609AF57"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hyperlink r:id="rId155" w:tooltip="https://docs.peppol.eu/pracc/rules/T013/" w:history="1">
              <w:r w:rsidR="00A045BC">
                <w:rPr>
                  <w:rStyle w:val="Hyperlink"/>
                  <w:lang w:val="nl-NL" w:eastAsia="de-DE"/>
                </w:rPr>
                <w:t>https://docs.peppol.eu/pracc/rules/T013/</w:t>
              </w:r>
            </w:hyperlink>
            <w:r w:rsidR="00A045BC">
              <w:rPr>
                <w:lang w:val="nl-NL" w:eastAsia="de-DE"/>
              </w:rPr>
              <w:t xml:space="preserve"> </w:t>
            </w:r>
          </w:p>
        </w:tc>
      </w:tr>
      <w:tr w:rsidR="00093540" w14:paraId="295EBE05"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auto"/>
            </w:tcBorders>
          </w:tcPr>
          <w:p w14:paraId="295EBE03" w14:textId="77777777" w:rsidR="00093540" w:rsidRDefault="00A045BC">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auto"/>
            </w:tcBorders>
          </w:tcPr>
          <w:p w14:paraId="295EBE04" w14:textId="77777777" w:rsidR="00093540" w:rsidRDefault="00A045BC">
            <w:pPr>
              <w:tabs>
                <w:tab w:val="left" w:pos="1488"/>
              </w:tabs>
              <w:cnfStyle w:val="000000000000" w:firstRow="0" w:lastRow="0" w:firstColumn="0" w:lastColumn="0" w:oddVBand="0" w:evenVBand="0" w:oddHBand="0" w:evenHBand="0" w:firstRowFirstColumn="0" w:firstRowLastColumn="0" w:lastRowFirstColumn="0" w:lastRowLastColumn="0"/>
              <w:rPr>
                <w:rFonts w:cs="Calibri"/>
                <w:b/>
                <w:lang w:val="nl-NL" w:eastAsia="de-DE"/>
              </w:rPr>
            </w:pPr>
            <w:r>
              <w:rPr>
                <w:rFonts w:cs="Calibri"/>
                <w:b/>
                <w:lang w:val="nl-NL" w:eastAsia="de-DE"/>
              </w:rPr>
              <w:t xml:space="preserve">T014 - Tender Withdrawal </w:t>
            </w:r>
            <w:r>
              <w:rPr>
                <w:b/>
              </w:rPr>
              <w:t>Notification</w:t>
            </w:r>
          </w:p>
        </w:tc>
      </w:tr>
      <w:tr w:rsidR="00093540" w14:paraId="295EBE08"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E06"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Pr>
          <w:p w14:paraId="295EBE07" w14:textId="364E7CBD"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nl-NL" w:eastAsia="de-DE"/>
              </w:rPr>
            </w:pPr>
            <w:hyperlink r:id="rId156" w:tooltip="https://docs.peppol.eu/pracc/rules/T014/" w:history="1">
              <w:r w:rsidR="00A045BC">
                <w:rPr>
                  <w:rStyle w:val="Hyperlink"/>
                  <w:lang w:val="nl-NL" w:eastAsia="de-DE"/>
                </w:rPr>
                <w:t>https://docs.peppol.eu/pracc/rules/T014/</w:t>
              </w:r>
            </w:hyperlink>
            <w:r w:rsidR="00A045BC">
              <w:rPr>
                <w:lang w:val="nl-NL" w:eastAsia="de-DE"/>
              </w:rPr>
              <w:t xml:space="preserve"> </w:t>
            </w:r>
          </w:p>
        </w:tc>
      </w:tr>
      <w:tr w:rsidR="00093540" w14:paraId="295EBE0B"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E09" w14:textId="77777777" w:rsidR="00093540" w:rsidRDefault="00A045BC">
            <w:pPr>
              <w:pStyle w:val="KeinLeerraum"/>
              <w:tabs>
                <w:tab w:val="left" w:pos="1488"/>
              </w:tabs>
              <w:rPr>
                <w:lang w:val="en-GB" w:eastAsia="nl-NL"/>
              </w:rPr>
            </w:pPr>
            <w:r>
              <w:rPr>
                <w:rFonts w:ascii="Calibri" w:hAnsi="Calibri"/>
                <w:b w:val="0"/>
                <w:lang w:val="en-GB" w:eastAsia="nl-NL"/>
              </w:rPr>
              <w:t>Syntax Mapping</w:t>
            </w:r>
          </w:p>
        </w:tc>
        <w:tc>
          <w:tcPr>
            <w:tcW w:w="7796" w:type="dxa"/>
          </w:tcPr>
          <w:p w14:paraId="295EBE0A" w14:textId="2EDF5723" w:rsidR="00093540" w:rsidRDefault="00000000">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57" w:tooltip="https://docs.peppol.eu/pracc/syntax/TenderWithdrawalResponse/tree/" w:history="1">
              <w:r w:rsidR="00A045BC">
                <w:rPr>
                  <w:rStyle w:val="Hyperlink"/>
                  <w:rFonts w:cs="Calibri"/>
                  <w:lang w:val="nl-NL" w:eastAsia="de-DE"/>
                </w:rPr>
                <w:t>https://docs.peppol.eu/pracc/syntax/TenderWithdrawalResponse/tree/</w:t>
              </w:r>
            </w:hyperlink>
            <w:r w:rsidR="00A045BC">
              <w:rPr>
                <w:rStyle w:val="Hyperlink"/>
                <w:rFonts w:cs="Calibri"/>
                <w:color w:val="auto"/>
                <w:u w:val="none"/>
                <w:lang w:val="nl-NL" w:eastAsia="de-DE"/>
              </w:rPr>
              <w:t xml:space="preserve">  </w:t>
            </w:r>
          </w:p>
        </w:tc>
      </w:tr>
      <w:tr w:rsidR="00093540" w14:paraId="295EBE0E"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E0C" w14:textId="77777777" w:rsidR="00093540" w:rsidRDefault="00A045BC">
            <w:pPr>
              <w:pStyle w:val="KeinLeerraum"/>
              <w:tabs>
                <w:tab w:val="left" w:pos="1488"/>
              </w:tabs>
              <w:rPr>
                <w:lang w:val="en-GB" w:eastAsia="nl-NL"/>
              </w:rPr>
            </w:pPr>
            <w:r>
              <w:rPr>
                <w:rFonts w:ascii="Calibri" w:hAnsi="Calibri"/>
                <w:b w:val="0"/>
                <w:lang w:val="en-GB" w:eastAsia="nl-NL"/>
              </w:rPr>
              <w:t>Peppol Rules</w:t>
            </w:r>
          </w:p>
        </w:tc>
        <w:tc>
          <w:tcPr>
            <w:tcW w:w="7796" w:type="dxa"/>
          </w:tcPr>
          <w:p w14:paraId="295EBE0D" w14:textId="3A9E9777"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nl-NL" w:eastAsia="de-DE"/>
              </w:rPr>
            </w:pPr>
            <w:hyperlink r:id="rId158" w:tooltip="https://docs.peppol.eu/pracc/rules/T014/" w:history="1">
              <w:r w:rsidR="00A045BC">
                <w:rPr>
                  <w:rStyle w:val="Hyperlink"/>
                  <w:lang w:val="nl-NL" w:eastAsia="de-DE"/>
                </w:rPr>
                <w:t>https://docs.peppol.eu/pracc/rules/T014/</w:t>
              </w:r>
            </w:hyperlink>
            <w:r w:rsidR="00A045BC">
              <w:rPr>
                <w:lang w:val="nl-NL" w:eastAsia="de-DE"/>
              </w:rPr>
              <w:t xml:space="preserve"> </w:t>
            </w:r>
          </w:p>
        </w:tc>
      </w:tr>
    </w:tbl>
    <w:p w14:paraId="295EBE0F" w14:textId="77777777" w:rsidR="00093540" w:rsidRDefault="00093540"/>
    <w:p w14:paraId="295EBE10" w14:textId="77777777" w:rsidR="00093540" w:rsidRDefault="00A045BC">
      <w:pPr>
        <w:pStyle w:val="berschrift2"/>
      </w:pPr>
      <w:bookmarkStart w:id="428" w:name="_Toc162022409"/>
      <w:r>
        <w:t>Peppol BIS - P008 - Publish Notice</w:t>
      </w:r>
      <w:bookmarkEnd w:id="428"/>
    </w:p>
    <w:tbl>
      <w:tblPr>
        <w:tblStyle w:val="EinfacheTabelle2"/>
        <w:tblW w:w="10348" w:type="dxa"/>
        <w:tblLook w:val="04A0" w:firstRow="1" w:lastRow="0" w:firstColumn="1" w:lastColumn="0" w:noHBand="0" w:noVBand="1"/>
      </w:tblPr>
      <w:tblGrid>
        <w:gridCol w:w="2552"/>
        <w:gridCol w:w="7796"/>
      </w:tblGrid>
      <w:tr w:rsidR="00093540" w14:paraId="295EBE13" w14:textId="77777777" w:rsidTr="000935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Borders>
              <w:left w:val="none" w:sz="4" w:space="0" w:color="000000"/>
              <w:bottom w:val="none" w:sz="4" w:space="0" w:color="000000"/>
              <w:right w:val="none" w:sz="4" w:space="0" w:color="000000"/>
            </w:tcBorders>
          </w:tcPr>
          <w:p w14:paraId="295EBE11" w14:textId="77777777" w:rsidR="00093540" w:rsidRDefault="00A045BC">
            <w:pPr>
              <w:pStyle w:val="KeinLeerraum"/>
              <w:tabs>
                <w:tab w:val="left" w:pos="1488"/>
              </w:tabs>
              <w:rPr>
                <w:lang w:val="en-GB" w:eastAsia="nl-NL"/>
              </w:rPr>
            </w:pPr>
            <w:r>
              <w:rPr>
                <w:rFonts w:ascii="Calibri" w:hAnsi="Calibri"/>
                <w:lang w:val="en-GB" w:eastAsia="nl-NL"/>
              </w:rPr>
              <w:t>Peppol BIS</w:t>
            </w:r>
          </w:p>
        </w:tc>
        <w:tc>
          <w:tcPr>
            <w:tcW w:w="7796" w:type="dxa"/>
            <w:tcBorders>
              <w:left w:val="none" w:sz="4" w:space="0" w:color="000000"/>
              <w:bottom w:val="none" w:sz="4" w:space="0" w:color="000000"/>
              <w:right w:val="none" w:sz="4" w:space="0" w:color="000000"/>
            </w:tcBorders>
          </w:tcPr>
          <w:p w14:paraId="295EBE12" w14:textId="77777777" w:rsidR="00093540" w:rsidRDefault="00A045BC">
            <w:pPr>
              <w:tabs>
                <w:tab w:val="left" w:pos="1488"/>
              </w:tabs>
              <w:cnfStyle w:val="100000000000" w:firstRow="1" w:lastRow="0" w:firstColumn="0" w:lastColumn="0" w:oddVBand="0" w:evenVBand="0" w:oddHBand="0" w:evenHBand="0" w:firstRowFirstColumn="0" w:firstRowLastColumn="0" w:lastRowFirstColumn="0" w:lastRowLastColumn="0"/>
              <w:rPr>
                <w:rFonts w:cs="Calibri"/>
                <w:lang w:val="nl-NL" w:eastAsia="de-DE"/>
              </w:rPr>
            </w:pPr>
            <w:r>
              <w:rPr>
                <w:rFonts w:ascii="Calibri" w:hAnsi="Calibri" w:cs="Calibri"/>
                <w:lang w:val="nl-NL" w:eastAsia="de-DE"/>
              </w:rPr>
              <w:t>P008 - Publish Notice</w:t>
            </w:r>
          </w:p>
        </w:tc>
      </w:tr>
      <w:tr w:rsidR="00093540" w14:paraId="295EBE16"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000000" w:themeColor="text1"/>
            </w:tcBorders>
          </w:tcPr>
          <w:p w14:paraId="295EBE14"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single" w:sz="4" w:space="0" w:color="000000" w:themeColor="text1"/>
            </w:tcBorders>
          </w:tcPr>
          <w:p w14:paraId="295EBE15" w14:textId="465CFB29"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rStyle w:val="Hyperlink"/>
                <w:lang w:val="nl-NL" w:eastAsia="de-DE"/>
              </w:rPr>
            </w:pPr>
            <w:hyperlink r:id="rId159" w:tooltip="https://docs.peppol.eu/pracc/profiles/p008/index.html" w:history="1">
              <w:r w:rsidR="00A045BC">
                <w:rPr>
                  <w:rStyle w:val="Hyperlink"/>
                  <w:lang w:val="nl-NL" w:eastAsia="de-DE"/>
                </w:rPr>
                <w:t>https://docs.peppol.eu/pracc/profiles/p008/index.html</w:t>
              </w:r>
            </w:hyperlink>
            <w:r w:rsidR="00A045BC">
              <w:rPr>
                <w:rStyle w:val="Hyperlink"/>
                <w:lang w:val="nl-NL" w:eastAsia="de-DE"/>
              </w:rPr>
              <w:t xml:space="preserve"> </w:t>
            </w:r>
          </w:p>
        </w:tc>
      </w:tr>
      <w:tr w:rsidR="00093540" w14:paraId="295EBE19"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000000" w:themeColor="text1"/>
              <w:left w:val="none" w:sz="4" w:space="0" w:color="000000"/>
              <w:bottom w:val="none" w:sz="4" w:space="0" w:color="000000"/>
            </w:tcBorders>
          </w:tcPr>
          <w:p w14:paraId="295EBE17" w14:textId="77777777" w:rsidR="00093540" w:rsidRDefault="00A045BC">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000000" w:themeColor="text1"/>
              <w:bottom w:val="none" w:sz="4" w:space="0" w:color="000000"/>
              <w:right w:val="none" w:sz="4" w:space="0" w:color="000000"/>
            </w:tcBorders>
          </w:tcPr>
          <w:p w14:paraId="295EBE18" w14:textId="77777777" w:rsidR="00093540" w:rsidRDefault="00A045BC">
            <w:pPr>
              <w:pStyle w:val="KeinLeerraum"/>
              <w:tabs>
                <w:tab w:val="left" w:pos="1488"/>
              </w:tabs>
              <w:cnfStyle w:val="000000000000" w:firstRow="0" w:lastRow="0" w:firstColumn="0" w:lastColumn="0" w:oddVBand="0" w:evenVBand="0" w:oddHBand="0" w:evenHBand="0" w:firstRowFirstColumn="0" w:firstRowLastColumn="0" w:lastRowFirstColumn="0" w:lastRowLastColumn="0"/>
              <w:rPr>
                <w:b/>
                <w:lang w:val="en-GB" w:eastAsia="nl-NL"/>
              </w:rPr>
            </w:pPr>
            <w:r>
              <w:rPr>
                <w:b/>
                <w:lang w:val="nl-NL" w:eastAsia="de-DE"/>
              </w:rPr>
              <w:t>T015 - Publish Notice</w:t>
            </w:r>
          </w:p>
        </w:tc>
      </w:tr>
      <w:tr w:rsidR="00093540" w14:paraId="295EBE1C"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295EBE1A"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none" w:sz="4" w:space="0" w:color="000000"/>
            </w:tcBorders>
          </w:tcPr>
          <w:p w14:paraId="295EBE1B" w14:textId="77777777" w:rsidR="00093540" w:rsidRDefault="00A045BC">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proofErr w:type="gramStart"/>
            <w:r>
              <w:rPr>
                <w:rStyle w:val="Hyperlink"/>
                <w:lang w:val="nl-NL" w:eastAsia="de-DE"/>
              </w:rPr>
              <w:t>https://docs.peppol.eu/pracc/transactions/T015/index.html</w:t>
            </w:r>
            <w:proofErr w:type="gramEnd"/>
          </w:p>
        </w:tc>
      </w:tr>
      <w:tr w:rsidR="00093540" w14:paraId="295EBE1F"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295EBE1D" w14:textId="77777777" w:rsidR="00093540" w:rsidRDefault="00A045BC">
            <w:pPr>
              <w:pStyle w:val="KeinLeerraum"/>
              <w:tabs>
                <w:tab w:val="left" w:pos="1488"/>
              </w:tabs>
              <w:rPr>
                <w:lang w:val="en-GB" w:eastAsia="nl-NL"/>
              </w:rPr>
            </w:pPr>
            <w:r>
              <w:rPr>
                <w:rFonts w:ascii="Calibri" w:hAnsi="Calibri"/>
                <w:b w:val="0"/>
                <w:lang w:val="en-GB" w:eastAsia="nl-NL"/>
              </w:rPr>
              <w:t>Syntax Mapping</w:t>
            </w:r>
          </w:p>
        </w:tc>
        <w:tc>
          <w:tcPr>
            <w:tcW w:w="7796" w:type="dxa"/>
            <w:tcBorders>
              <w:top w:val="none" w:sz="4" w:space="0" w:color="000000"/>
              <w:bottom w:val="none" w:sz="4" w:space="0" w:color="000000"/>
            </w:tcBorders>
          </w:tcPr>
          <w:p w14:paraId="295EBE1E" w14:textId="6E523D1A" w:rsidR="00093540" w:rsidRDefault="00000000">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60" w:tooltip="https://docs.peppol.eu/pracc/syntax/PublishNotice/tree/" w:history="1">
              <w:r w:rsidR="00A045BC">
                <w:rPr>
                  <w:rStyle w:val="Hyperlink"/>
                  <w:rFonts w:cs="Calibri"/>
                  <w:lang w:val="nl-NL" w:eastAsia="de-DE"/>
                </w:rPr>
                <w:t>https://docs.peppol.eu/pracc/syntax/PublishNotice/tree/</w:t>
              </w:r>
            </w:hyperlink>
            <w:r w:rsidR="00A045BC">
              <w:rPr>
                <w:rFonts w:cs="Calibri"/>
                <w:lang w:val="nl-NL" w:eastAsia="de-DE"/>
              </w:rPr>
              <w:t xml:space="preserve"> </w:t>
            </w:r>
          </w:p>
        </w:tc>
      </w:tr>
      <w:tr w:rsidR="00093540" w14:paraId="295EBE22"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auto"/>
            </w:tcBorders>
          </w:tcPr>
          <w:p w14:paraId="295EBE20" w14:textId="77777777" w:rsidR="00093540" w:rsidRDefault="00A045BC">
            <w:pPr>
              <w:pStyle w:val="KeinLeerraum"/>
              <w:tabs>
                <w:tab w:val="left" w:pos="1488"/>
              </w:tabs>
              <w:rPr>
                <w:lang w:val="en-GB" w:eastAsia="nl-NL"/>
              </w:rPr>
            </w:pPr>
            <w:r>
              <w:rPr>
                <w:rFonts w:ascii="Calibri" w:hAnsi="Calibri"/>
                <w:b w:val="0"/>
                <w:lang w:val="en-GB" w:eastAsia="nl-NL"/>
              </w:rPr>
              <w:t>Peppol Rules</w:t>
            </w:r>
          </w:p>
        </w:tc>
        <w:tc>
          <w:tcPr>
            <w:tcW w:w="7796" w:type="dxa"/>
            <w:tcBorders>
              <w:top w:val="none" w:sz="4" w:space="0" w:color="000000"/>
              <w:bottom w:val="single" w:sz="4" w:space="0" w:color="auto"/>
            </w:tcBorders>
          </w:tcPr>
          <w:p w14:paraId="295EBE21" w14:textId="480D68A4"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hyperlink r:id="rId161" w:tooltip="https://docs.peppol.eu/pracc/rules/T015/" w:history="1">
              <w:r w:rsidR="00A045BC">
                <w:rPr>
                  <w:rStyle w:val="Hyperlink"/>
                  <w:lang w:val="nl-NL" w:eastAsia="de-DE"/>
                </w:rPr>
                <w:t>https://docs.peppol.eu/pracc/rules/T015/</w:t>
              </w:r>
            </w:hyperlink>
            <w:r w:rsidR="00A045BC">
              <w:rPr>
                <w:lang w:val="nl-NL" w:eastAsia="de-DE"/>
              </w:rPr>
              <w:t xml:space="preserve"> </w:t>
            </w:r>
          </w:p>
        </w:tc>
      </w:tr>
      <w:tr w:rsidR="00093540" w14:paraId="295EBE25"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auto"/>
            </w:tcBorders>
          </w:tcPr>
          <w:p w14:paraId="295EBE23" w14:textId="77777777" w:rsidR="00093540" w:rsidRDefault="00A045BC">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auto"/>
            </w:tcBorders>
          </w:tcPr>
          <w:p w14:paraId="295EBE24" w14:textId="77777777" w:rsidR="00093540" w:rsidRDefault="00A045BC">
            <w:pPr>
              <w:tabs>
                <w:tab w:val="left" w:pos="1488"/>
              </w:tabs>
              <w:cnfStyle w:val="000000000000" w:firstRow="0" w:lastRow="0" w:firstColumn="0" w:lastColumn="0" w:oddVBand="0" w:evenVBand="0" w:oddHBand="0" w:evenHBand="0" w:firstRowFirstColumn="0" w:firstRowLastColumn="0" w:lastRowFirstColumn="0" w:lastRowLastColumn="0"/>
              <w:rPr>
                <w:rFonts w:cs="Calibri"/>
                <w:b/>
                <w:lang w:val="nl-NL" w:eastAsia="de-DE"/>
              </w:rPr>
            </w:pPr>
            <w:r>
              <w:rPr>
                <w:rFonts w:cs="Calibri"/>
                <w:b/>
                <w:lang w:val="nl-NL" w:eastAsia="de-DE"/>
              </w:rPr>
              <w:t>T016 - Notice Publication Response</w:t>
            </w:r>
          </w:p>
        </w:tc>
      </w:tr>
      <w:tr w:rsidR="00093540" w14:paraId="295EBE28"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E26"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Pr>
          <w:p w14:paraId="295EBE27" w14:textId="1793ABA3"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nl-NL" w:eastAsia="de-DE"/>
              </w:rPr>
            </w:pPr>
            <w:hyperlink r:id="rId162" w:tooltip="https://docs.peppol.eu/pracc/rules/T016/" w:history="1">
              <w:r w:rsidR="00A045BC">
                <w:rPr>
                  <w:rStyle w:val="Hyperlink"/>
                  <w:lang w:val="nl-NL" w:eastAsia="de-DE"/>
                </w:rPr>
                <w:t>https://docs.peppol.eu/pracc/rules/T016/</w:t>
              </w:r>
            </w:hyperlink>
            <w:r w:rsidR="00A045BC">
              <w:rPr>
                <w:lang w:val="nl-NL" w:eastAsia="de-DE"/>
              </w:rPr>
              <w:t xml:space="preserve"> </w:t>
            </w:r>
          </w:p>
        </w:tc>
      </w:tr>
      <w:tr w:rsidR="00093540" w14:paraId="295EBE2B"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E29" w14:textId="77777777" w:rsidR="00093540" w:rsidRDefault="00A045BC">
            <w:pPr>
              <w:pStyle w:val="KeinLeerraum"/>
              <w:tabs>
                <w:tab w:val="left" w:pos="1488"/>
              </w:tabs>
              <w:rPr>
                <w:lang w:val="en-GB" w:eastAsia="nl-NL"/>
              </w:rPr>
            </w:pPr>
            <w:r>
              <w:rPr>
                <w:rFonts w:ascii="Calibri" w:hAnsi="Calibri"/>
                <w:b w:val="0"/>
                <w:lang w:val="en-GB" w:eastAsia="nl-NL"/>
              </w:rPr>
              <w:t>Syntax Mapping</w:t>
            </w:r>
          </w:p>
        </w:tc>
        <w:tc>
          <w:tcPr>
            <w:tcW w:w="7796" w:type="dxa"/>
          </w:tcPr>
          <w:p w14:paraId="295EBE2A" w14:textId="1C0967A2" w:rsidR="00093540" w:rsidRDefault="00000000">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63" w:tooltip="https://docs.peppol.eu/pracc/syntax/NoticePublicationResponse/tree/" w:history="1">
              <w:r w:rsidR="00A045BC">
                <w:rPr>
                  <w:rStyle w:val="Hyperlink"/>
                  <w:rFonts w:cs="Calibri"/>
                  <w:lang w:val="nl-NL" w:eastAsia="de-DE"/>
                </w:rPr>
                <w:t>https://docs.peppol.eu/pracc/syntax/NoticePublicationResponse/tree/</w:t>
              </w:r>
            </w:hyperlink>
            <w:r w:rsidR="00A045BC">
              <w:rPr>
                <w:rStyle w:val="Hyperlink"/>
                <w:rFonts w:cs="Calibri"/>
                <w:color w:val="auto"/>
                <w:u w:val="none"/>
                <w:lang w:val="nl-NL" w:eastAsia="de-DE"/>
              </w:rPr>
              <w:t xml:space="preserve"> </w:t>
            </w:r>
          </w:p>
        </w:tc>
      </w:tr>
      <w:tr w:rsidR="00093540" w14:paraId="295EBE2E"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E2C" w14:textId="77777777" w:rsidR="00093540" w:rsidRDefault="00A045BC">
            <w:pPr>
              <w:pStyle w:val="KeinLeerraum"/>
              <w:tabs>
                <w:tab w:val="left" w:pos="1488"/>
              </w:tabs>
              <w:rPr>
                <w:lang w:val="en-GB" w:eastAsia="nl-NL"/>
              </w:rPr>
            </w:pPr>
            <w:r>
              <w:rPr>
                <w:rFonts w:ascii="Calibri" w:hAnsi="Calibri"/>
                <w:b w:val="0"/>
                <w:lang w:val="en-GB" w:eastAsia="nl-NL"/>
              </w:rPr>
              <w:t>Peppol Rules</w:t>
            </w:r>
          </w:p>
        </w:tc>
        <w:tc>
          <w:tcPr>
            <w:tcW w:w="7796" w:type="dxa"/>
          </w:tcPr>
          <w:p w14:paraId="295EBE2D" w14:textId="4408228E"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nl-NL" w:eastAsia="de-DE"/>
              </w:rPr>
            </w:pPr>
            <w:hyperlink r:id="rId164" w:tooltip="https://docs.peppol.eu/pracc/rules/T016/" w:history="1">
              <w:r w:rsidR="00A045BC">
                <w:rPr>
                  <w:rStyle w:val="Hyperlink"/>
                  <w:lang w:val="nl-NL" w:eastAsia="de-DE"/>
                </w:rPr>
                <w:t>https://docs.peppol.eu/pracc/rules/T016/</w:t>
              </w:r>
            </w:hyperlink>
            <w:r w:rsidR="00A045BC">
              <w:rPr>
                <w:lang w:val="nl-NL" w:eastAsia="de-DE"/>
              </w:rPr>
              <w:t xml:space="preserve"> </w:t>
            </w:r>
          </w:p>
        </w:tc>
      </w:tr>
    </w:tbl>
    <w:p w14:paraId="295EBE2F" w14:textId="77777777" w:rsidR="00093540" w:rsidRDefault="00093540"/>
    <w:p w14:paraId="295EBE30" w14:textId="77777777" w:rsidR="00093540" w:rsidRDefault="00A045BC">
      <w:pPr>
        <w:pStyle w:val="berschrift2"/>
      </w:pPr>
      <w:bookmarkStart w:id="429" w:name="_Toc162022410"/>
      <w:r>
        <w:t>Peppol BIS - P009 - Notify Awarding</w:t>
      </w:r>
      <w:bookmarkEnd w:id="429"/>
    </w:p>
    <w:tbl>
      <w:tblPr>
        <w:tblStyle w:val="EinfacheTabelle2"/>
        <w:tblW w:w="10348" w:type="dxa"/>
        <w:tblLook w:val="04A0" w:firstRow="1" w:lastRow="0" w:firstColumn="1" w:lastColumn="0" w:noHBand="0" w:noVBand="1"/>
      </w:tblPr>
      <w:tblGrid>
        <w:gridCol w:w="2552"/>
        <w:gridCol w:w="7796"/>
      </w:tblGrid>
      <w:tr w:rsidR="00093540" w14:paraId="295EBE33" w14:textId="77777777" w:rsidTr="000935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Borders>
              <w:left w:val="none" w:sz="4" w:space="0" w:color="000000"/>
              <w:bottom w:val="none" w:sz="4" w:space="0" w:color="000000"/>
              <w:right w:val="none" w:sz="4" w:space="0" w:color="000000"/>
            </w:tcBorders>
          </w:tcPr>
          <w:p w14:paraId="295EBE31" w14:textId="77777777" w:rsidR="00093540" w:rsidRDefault="00A045BC">
            <w:pPr>
              <w:pStyle w:val="KeinLeerraum"/>
              <w:tabs>
                <w:tab w:val="left" w:pos="1488"/>
              </w:tabs>
              <w:rPr>
                <w:lang w:val="en-GB" w:eastAsia="nl-NL"/>
              </w:rPr>
            </w:pPr>
            <w:r>
              <w:rPr>
                <w:rFonts w:ascii="Calibri" w:hAnsi="Calibri"/>
                <w:lang w:val="en-GB" w:eastAsia="nl-NL"/>
              </w:rPr>
              <w:t>Peppol BIS</w:t>
            </w:r>
          </w:p>
        </w:tc>
        <w:tc>
          <w:tcPr>
            <w:tcW w:w="7796" w:type="dxa"/>
            <w:tcBorders>
              <w:left w:val="none" w:sz="4" w:space="0" w:color="000000"/>
              <w:bottom w:val="none" w:sz="4" w:space="0" w:color="000000"/>
              <w:right w:val="none" w:sz="4" w:space="0" w:color="000000"/>
            </w:tcBorders>
          </w:tcPr>
          <w:p w14:paraId="295EBE32" w14:textId="77777777" w:rsidR="00093540" w:rsidRDefault="00A045BC">
            <w:pPr>
              <w:tabs>
                <w:tab w:val="left" w:pos="1488"/>
              </w:tabs>
              <w:cnfStyle w:val="100000000000" w:firstRow="1" w:lastRow="0" w:firstColumn="0" w:lastColumn="0" w:oddVBand="0" w:evenVBand="0" w:oddHBand="0" w:evenHBand="0" w:firstRowFirstColumn="0" w:firstRowLastColumn="0" w:lastRowFirstColumn="0" w:lastRowLastColumn="0"/>
              <w:rPr>
                <w:rFonts w:cs="Calibri"/>
                <w:lang w:val="nl-NL" w:eastAsia="de-DE"/>
              </w:rPr>
            </w:pPr>
            <w:r>
              <w:rPr>
                <w:rFonts w:ascii="Calibri" w:hAnsi="Calibri" w:cs="Calibri"/>
                <w:lang w:val="nl-NL" w:eastAsia="de-DE"/>
              </w:rPr>
              <w:t>P009 - Notify Awarding</w:t>
            </w:r>
          </w:p>
        </w:tc>
      </w:tr>
      <w:tr w:rsidR="00093540" w14:paraId="295EBE36"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000000" w:themeColor="text1"/>
            </w:tcBorders>
          </w:tcPr>
          <w:p w14:paraId="295EBE34"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single" w:sz="4" w:space="0" w:color="000000" w:themeColor="text1"/>
            </w:tcBorders>
          </w:tcPr>
          <w:p w14:paraId="295EBE35" w14:textId="51FCA9B9"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rStyle w:val="Hyperlink"/>
                <w:lang w:val="nl-NL" w:eastAsia="de-DE"/>
              </w:rPr>
            </w:pPr>
            <w:hyperlink r:id="rId165" w:tooltip="https://docs.peppol.eu/pracc/profiles/p009/index.html" w:history="1">
              <w:r w:rsidR="00A045BC">
                <w:rPr>
                  <w:rStyle w:val="Hyperlink"/>
                  <w:lang w:val="nl-NL" w:eastAsia="de-DE"/>
                </w:rPr>
                <w:t>https://docs.peppol.eu/pracc/profiles/p009/index.html</w:t>
              </w:r>
            </w:hyperlink>
            <w:r w:rsidR="00A045BC">
              <w:rPr>
                <w:rStyle w:val="Hyperlink"/>
                <w:lang w:val="nl-NL" w:eastAsia="de-DE"/>
              </w:rPr>
              <w:t xml:space="preserve"> </w:t>
            </w:r>
          </w:p>
        </w:tc>
      </w:tr>
      <w:tr w:rsidR="00093540" w14:paraId="295EBE39"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000000" w:themeColor="text1"/>
              <w:left w:val="none" w:sz="4" w:space="0" w:color="000000"/>
              <w:bottom w:val="none" w:sz="4" w:space="0" w:color="000000"/>
            </w:tcBorders>
          </w:tcPr>
          <w:p w14:paraId="295EBE37" w14:textId="77777777" w:rsidR="00093540" w:rsidRDefault="00A045BC">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000000" w:themeColor="text1"/>
              <w:bottom w:val="none" w:sz="4" w:space="0" w:color="000000"/>
              <w:right w:val="none" w:sz="4" w:space="0" w:color="000000"/>
            </w:tcBorders>
          </w:tcPr>
          <w:p w14:paraId="295EBE38" w14:textId="77777777" w:rsidR="00093540" w:rsidRDefault="00A045BC">
            <w:pPr>
              <w:pStyle w:val="KeinLeerraum"/>
              <w:tabs>
                <w:tab w:val="left" w:pos="1488"/>
              </w:tabs>
              <w:cnfStyle w:val="000000000000" w:firstRow="0" w:lastRow="0" w:firstColumn="0" w:lastColumn="0" w:oddVBand="0" w:evenVBand="0" w:oddHBand="0" w:evenHBand="0" w:firstRowFirstColumn="0" w:firstRowLastColumn="0" w:lastRowFirstColumn="0" w:lastRowLastColumn="0"/>
              <w:rPr>
                <w:b/>
                <w:lang w:val="en-GB" w:eastAsia="nl-NL"/>
              </w:rPr>
            </w:pPr>
            <w:r>
              <w:rPr>
                <w:b/>
                <w:lang w:val="nl-NL" w:eastAsia="de-DE"/>
              </w:rPr>
              <w:t>T015 - Publish Notice</w:t>
            </w:r>
          </w:p>
        </w:tc>
      </w:tr>
      <w:tr w:rsidR="00093540" w14:paraId="295EBE3C"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295EBE3A"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none" w:sz="4" w:space="0" w:color="000000"/>
            </w:tcBorders>
          </w:tcPr>
          <w:p w14:paraId="295EBE3B" w14:textId="77777777" w:rsidR="00093540" w:rsidRDefault="00A045BC">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proofErr w:type="gramStart"/>
            <w:r>
              <w:rPr>
                <w:rStyle w:val="Hyperlink"/>
                <w:lang w:val="nl-NL" w:eastAsia="de-DE"/>
              </w:rPr>
              <w:t>https://docs.peppol.eu/pracc/transactions/T017/index.html</w:t>
            </w:r>
            <w:proofErr w:type="gramEnd"/>
          </w:p>
        </w:tc>
      </w:tr>
      <w:tr w:rsidR="00093540" w14:paraId="295EBE3F"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295EBE3D" w14:textId="77777777" w:rsidR="00093540" w:rsidRDefault="00A045BC">
            <w:pPr>
              <w:pStyle w:val="KeinLeerraum"/>
              <w:tabs>
                <w:tab w:val="left" w:pos="1488"/>
              </w:tabs>
              <w:rPr>
                <w:lang w:val="en-GB" w:eastAsia="nl-NL"/>
              </w:rPr>
            </w:pPr>
            <w:r>
              <w:rPr>
                <w:rFonts w:ascii="Calibri" w:hAnsi="Calibri"/>
                <w:b w:val="0"/>
                <w:lang w:val="en-GB" w:eastAsia="nl-NL"/>
              </w:rPr>
              <w:t>Syntax Mapping</w:t>
            </w:r>
          </w:p>
        </w:tc>
        <w:tc>
          <w:tcPr>
            <w:tcW w:w="7796" w:type="dxa"/>
            <w:tcBorders>
              <w:top w:val="none" w:sz="4" w:space="0" w:color="000000"/>
              <w:bottom w:val="none" w:sz="4" w:space="0" w:color="000000"/>
            </w:tcBorders>
          </w:tcPr>
          <w:p w14:paraId="295EBE3E" w14:textId="01083067" w:rsidR="00093540" w:rsidRDefault="00000000">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66" w:tooltip="https://docs.peppol.eu/pracc/syntax/AwardingNotification/tree/" w:history="1">
              <w:r w:rsidR="00A045BC">
                <w:rPr>
                  <w:rStyle w:val="Hyperlink"/>
                  <w:rFonts w:cs="Calibri"/>
                  <w:lang w:val="nl-NL" w:eastAsia="de-DE"/>
                </w:rPr>
                <w:t>https://docs.peppol.eu/pracc/syntax/AwardingNotification/tree/</w:t>
              </w:r>
            </w:hyperlink>
            <w:r w:rsidR="00A045BC">
              <w:rPr>
                <w:rFonts w:cs="Calibri"/>
                <w:lang w:val="nl-NL" w:eastAsia="de-DE"/>
              </w:rPr>
              <w:t xml:space="preserve"> </w:t>
            </w:r>
          </w:p>
        </w:tc>
      </w:tr>
      <w:tr w:rsidR="00093540" w14:paraId="295EBE42"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auto"/>
            </w:tcBorders>
          </w:tcPr>
          <w:p w14:paraId="295EBE40" w14:textId="77777777" w:rsidR="00093540" w:rsidRDefault="00A045BC">
            <w:pPr>
              <w:pStyle w:val="KeinLeerraum"/>
              <w:tabs>
                <w:tab w:val="left" w:pos="1488"/>
              </w:tabs>
              <w:rPr>
                <w:lang w:val="en-GB" w:eastAsia="nl-NL"/>
              </w:rPr>
            </w:pPr>
            <w:r>
              <w:rPr>
                <w:rFonts w:ascii="Calibri" w:hAnsi="Calibri"/>
                <w:b w:val="0"/>
                <w:lang w:val="en-GB" w:eastAsia="nl-NL"/>
              </w:rPr>
              <w:t>Peppol Rules</w:t>
            </w:r>
          </w:p>
        </w:tc>
        <w:tc>
          <w:tcPr>
            <w:tcW w:w="7796" w:type="dxa"/>
            <w:tcBorders>
              <w:top w:val="none" w:sz="4" w:space="0" w:color="000000"/>
              <w:bottom w:val="single" w:sz="4" w:space="0" w:color="auto"/>
            </w:tcBorders>
          </w:tcPr>
          <w:p w14:paraId="295EBE41" w14:textId="4AC19ED7"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hyperlink r:id="rId167" w:tooltip="https://docs.peppol.eu/pracc/rules/T017/" w:history="1">
              <w:r w:rsidR="00A045BC">
                <w:rPr>
                  <w:rStyle w:val="Hyperlink"/>
                  <w:lang w:val="nl-NL" w:eastAsia="de-DE"/>
                </w:rPr>
                <w:t>https://docs.peppol.eu/pracc/rules/T017/</w:t>
              </w:r>
            </w:hyperlink>
            <w:r w:rsidR="00A045BC">
              <w:rPr>
                <w:lang w:val="nl-NL" w:eastAsia="de-DE"/>
              </w:rPr>
              <w:t xml:space="preserve"> </w:t>
            </w:r>
          </w:p>
        </w:tc>
      </w:tr>
    </w:tbl>
    <w:p w14:paraId="295EBE43" w14:textId="77777777" w:rsidR="00093540" w:rsidRDefault="00093540"/>
    <w:p w14:paraId="506F1A2E" w14:textId="77777777" w:rsidR="00C53801" w:rsidRDefault="00C53801"/>
    <w:p w14:paraId="327E480C" w14:textId="2A8A1B95" w:rsidR="00455FAD" w:rsidRDefault="00455FAD" w:rsidP="00FC5831">
      <w:pPr>
        <w:pStyle w:val="berschrift2"/>
      </w:pPr>
      <w:bookmarkStart w:id="430" w:name="_Toc162022411"/>
      <w:r>
        <w:t>Peppol BIS - P0</w:t>
      </w:r>
      <w:r w:rsidR="00FC5831">
        <w:t>10</w:t>
      </w:r>
      <w:r>
        <w:t xml:space="preserve"> </w:t>
      </w:r>
      <w:r w:rsidR="00FC5831">
        <w:t>–</w:t>
      </w:r>
      <w:r>
        <w:t xml:space="preserve"> </w:t>
      </w:r>
      <w:r w:rsidR="00FC5831">
        <w:t>Tendering Message Response</w:t>
      </w:r>
      <w:bookmarkEnd w:id="430"/>
    </w:p>
    <w:tbl>
      <w:tblPr>
        <w:tblStyle w:val="EinfacheTabelle2"/>
        <w:tblW w:w="10348" w:type="dxa"/>
        <w:tblLook w:val="04A0" w:firstRow="1" w:lastRow="0" w:firstColumn="1" w:lastColumn="0" w:noHBand="0" w:noVBand="1"/>
      </w:tblPr>
      <w:tblGrid>
        <w:gridCol w:w="2552"/>
        <w:gridCol w:w="7796"/>
      </w:tblGrid>
      <w:tr w:rsidR="00FC5831" w14:paraId="4397D151" w14:textId="77777777" w:rsidTr="00BD27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Borders>
              <w:left w:val="none" w:sz="4" w:space="0" w:color="000000"/>
              <w:bottom w:val="none" w:sz="4" w:space="0" w:color="000000"/>
              <w:right w:val="none" w:sz="4" w:space="0" w:color="000000"/>
            </w:tcBorders>
          </w:tcPr>
          <w:p w14:paraId="348E4EF1" w14:textId="77777777" w:rsidR="00FC5831" w:rsidRDefault="00FC5831" w:rsidP="00BD2776">
            <w:pPr>
              <w:pStyle w:val="KeinLeerraum"/>
              <w:tabs>
                <w:tab w:val="left" w:pos="1488"/>
              </w:tabs>
              <w:rPr>
                <w:lang w:val="en-GB" w:eastAsia="nl-NL"/>
              </w:rPr>
            </w:pPr>
            <w:r>
              <w:rPr>
                <w:rFonts w:ascii="Calibri" w:hAnsi="Calibri"/>
                <w:lang w:val="en-GB" w:eastAsia="nl-NL"/>
              </w:rPr>
              <w:t>Peppol BIS</w:t>
            </w:r>
          </w:p>
        </w:tc>
        <w:tc>
          <w:tcPr>
            <w:tcW w:w="7796" w:type="dxa"/>
            <w:tcBorders>
              <w:left w:val="none" w:sz="4" w:space="0" w:color="000000"/>
              <w:bottom w:val="none" w:sz="4" w:space="0" w:color="000000"/>
              <w:right w:val="none" w:sz="4" w:space="0" w:color="000000"/>
            </w:tcBorders>
          </w:tcPr>
          <w:p w14:paraId="52773E24" w14:textId="0E891567" w:rsidR="00FC5831" w:rsidRDefault="00FC5831" w:rsidP="00BD2776">
            <w:pPr>
              <w:tabs>
                <w:tab w:val="left" w:pos="1488"/>
              </w:tabs>
              <w:cnfStyle w:val="100000000000" w:firstRow="1" w:lastRow="0" w:firstColumn="0" w:lastColumn="0" w:oddVBand="0" w:evenVBand="0" w:oddHBand="0" w:evenHBand="0" w:firstRowFirstColumn="0" w:firstRowLastColumn="0" w:lastRowFirstColumn="0" w:lastRowLastColumn="0"/>
              <w:rPr>
                <w:rFonts w:cs="Calibri"/>
                <w:lang w:val="nl-NL" w:eastAsia="de-DE"/>
              </w:rPr>
            </w:pPr>
            <w:r>
              <w:rPr>
                <w:rFonts w:ascii="Calibri" w:hAnsi="Calibri" w:cs="Calibri"/>
                <w:lang w:val="nl-NL" w:eastAsia="de-DE"/>
              </w:rPr>
              <w:t xml:space="preserve">P010 - </w:t>
            </w:r>
            <w:r w:rsidRPr="001B339C">
              <w:rPr>
                <w:rFonts w:ascii="Calibri" w:hAnsi="Calibri" w:cs="Calibri"/>
                <w:lang w:val="nl-NL" w:eastAsia="de-DE"/>
              </w:rPr>
              <w:t>Tendering Message Response</w:t>
            </w:r>
          </w:p>
        </w:tc>
      </w:tr>
      <w:tr w:rsidR="00FC5831" w14:paraId="24A5BAB2" w14:textId="77777777" w:rsidTr="00BD2776">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000000" w:themeColor="text1"/>
            </w:tcBorders>
          </w:tcPr>
          <w:p w14:paraId="3245F7AE" w14:textId="77777777" w:rsidR="00FC5831" w:rsidRDefault="00FC5831" w:rsidP="00BD2776">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single" w:sz="4" w:space="0" w:color="000000" w:themeColor="text1"/>
            </w:tcBorders>
          </w:tcPr>
          <w:p w14:paraId="413B8D3A" w14:textId="3204B200" w:rsidR="00FC5831" w:rsidRDefault="00000000" w:rsidP="00BD2776">
            <w:pPr>
              <w:pStyle w:val="KeinLeerraum"/>
              <w:tabs>
                <w:tab w:val="left" w:pos="1488"/>
              </w:tabs>
              <w:cnfStyle w:val="000000000000" w:firstRow="0" w:lastRow="0" w:firstColumn="0" w:lastColumn="0" w:oddVBand="0" w:evenVBand="0" w:oddHBand="0" w:evenHBand="0" w:firstRowFirstColumn="0" w:firstRowLastColumn="0" w:lastRowFirstColumn="0" w:lastRowLastColumn="0"/>
              <w:rPr>
                <w:rStyle w:val="Hyperlink"/>
                <w:lang w:val="nl-NL" w:eastAsia="de-DE"/>
              </w:rPr>
            </w:pPr>
            <w:hyperlink r:id="rId168" w:history="1">
              <w:r w:rsidR="00FC5831" w:rsidRPr="00F62CC1">
                <w:rPr>
                  <w:rStyle w:val="Hyperlink"/>
                  <w:lang w:val="nl-NL" w:eastAsia="de-DE"/>
                </w:rPr>
                <w:t>https://docs.peppol.eu/pracc/profiles/p010/index.html</w:t>
              </w:r>
            </w:hyperlink>
            <w:r w:rsidR="00FC5831">
              <w:rPr>
                <w:rStyle w:val="Hyperlink"/>
                <w:lang w:val="nl-NL" w:eastAsia="de-DE"/>
              </w:rPr>
              <w:t xml:space="preserve"> </w:t>
            </w:r>
          </w:p>
        </w:tc>
      </w:tr>
      <w:tr w:rsidR="00FC5831" w14:paraId="5DD88E36" w14:textId="77777777" w:rsidTr="00BD2776">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000000" w:themeColor="text1"/>
              <w:left w:val="none" w:sz="4" w:space="0" w:color="000000"/>
              <w:bottom w:val="none" w:sz="4" w:space="0" w:color="000000"/>
            </w:tcBorders>
          </w:tcPr>
          <w:p w14:paraId="04F8033A" w14:textId="77777777" w:rsidR="00FC5831" w:rsidRDefault="00FC5831" w:rsidP="00BD2776">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000000" w:themeColor="text1"/>
              <w:bottom w:val="none" w:sz="4" w:space="0" w:color="000000"/>
              <w:right w:val="none" w:sz="4" w:space="0" w:color="000000"/>
            </w:tcBorders>
          </w:tcPr>
          <w:p w14:paraId="39A08344" w14:textId="339F5E55" w:rsidR="00FC5831" w:rsidRDefault="00FC5831" w:rsidP="00BD2776">
            <w:pPr>
              <w:pStyle w:val="KeinLeerraum"/>
              <w:tabs>
                <w:tab w:val="left" w:pos="1488"/>
              </w:tabs>
              <w:cnfStyle w:val="000000000000" w:firstRow="0" w:lastRow="0" w:firstColumn="0" w:lastColumn="0" w:oddVBand="0" w:evenVBand="0" w:oddHBand="0" w:evenHBand="0" w:firstRowFirstColumn="0" w:firstRowLastColumn="0" w:lastRowFirstColumn="0" w:lastRowLastColumn="0"/>
              <w:rPr>
                <w:b/>
                <w:lang w:val="en-GB" w:eastAsia="nl-NL"/>
              </w:rPr>
            </w:pPr>
            <w:r>
              <w:rPr>
                <w:b/>
                <w:lang w:val="nl-NL" w:eastAsia="de-DE"/>
              </w:rPr>
              <w:t>T01</w:t>
            </w:r>
            <w:r w:rsidR="001B339C">
              <w:rPr>
                <w:b/>
                <w:lang w:val="nl-NL" w:eastAsia="de-DE"/>
              </w:rPr>
              <w:t>8</w:t>
            </w:r>
            <w:r>
              <w:rPr>
                <w:b/>
                <w:lang w:val="nl-NL" w:eastAsia="de-DE"/>
              </w:rPr>
              <w:t xml:space="preserve"> - </w:t>
            </w:r>
            <w:r w:rsidR="001B339C" w:rsidRPr="001B339C">
              <w:rPr>
                <w:b/>
                <w:lang w:val="nl-NL" w:eastAsia="de-DE"/>
              </w:rPr>
              <w:t>Tendering Message Response</w:t>
            </w:r>
          </w:p>
        </w:tc>
      </w:tr>
      <w:tr w:rsidR="00FC5831" w14:paraId="40452700" w14:textId="77777777" w:rsidTr="00BD2776">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57D48488" w14:textId="77777777" w:rsidR="00FC5831" w:rsidRDefault="00FC5831" w:rsidP="00BD2776">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none" w:sz="4" w:space="0" w:color="000000"/>
            </w:tcBorders>
          </w:tcPr>
          <w:p w14:paraId="0EED4A39" w14:textId="005B4493" w:rsidR="00FC5831" w:rsidRDefault="00FC5831" w:rsidP="00BD2776">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proofErr w:type="gramStart"/>
            <w:r>
              <w:rPr>
                <w:rStyle w:val="Hyperlink"/>
                <w:lang w:val="nl-NL" w:eastAsia="de-DE"/>
              </w:rPr>
              <w:t>https://docs.peppol.eu/pracc/transactions/T018/index.html</w:t>
            </w:r>
            <w:proofErr w:type="gramEnd"/>
          </w:p>
        </w:tc>
      </w:tr>
      <w:tr w:rsidR="00FC5831" w14:paraId="7F8916F7" w14:textId="77777777" w:rsidTr="00BD2776">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37F610FA" w14:textId="77777777" w:rsidR="00FC5831" w:rsidRDefault="00FC5831" w:rsidP="00BD2776">
            <w:pPr>
              <w:pStyle w:val="KeinLeerraum"/>
              <w:tabs>
                <w:tab w:val="left" w:pos="1488"/>
              </w:tabs>
              <w:rPr>
                <w:lang w:val="en-GB" w:eastAsia="nl-NL"/>
              </w:rPr>
            </w:pPr>
            <w:r>
              <w:rPr>
                <w:rFonts w:ascii="Calibri" w:hAnsi="Calibri"/>
                <w:b w:val="0"/>
                <w:lang w:val="en-GB" w:eastAsia="nl-NL"/>
              </w:rPr>
              <w:t>Syntax Mapping</w:t>
            </w:r>
          </w:p>
        </w:tc>
        <w:tc>
          <w:tcPr>
            <w:tcW w:w="7796" w:type="dxa"/>
            <w:tcBorders>
              <w:top w:val="none" w:sz="4" w:space="0" w:color="000000"/>
              <w:bottom w:val="none" w:sz="4" w:space="0" w:color="000000"/>
            </w:tcBorders>
          </w:tcPr>
          <w:p w14:paraId="75F628D3" w14:textId="6113B8B1" w:rsidR="00FC5831" w:rsidRDefault="00000000" w:rsidP="00BD2776">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69" w:history="1">
              <w:r w:rsidR="00EE41FC" w:rsidRPr="00F62CC1">
                <w:rPr>
                  <w:rStyle w:val="Hyperlink"/>
                  <w:rFonts w:cs="Calibri"/>
                  <w:lang w:val="nl-NL" w:eastAsia="de-DE"/>
                </w:rPr>
                <w:t>https://docs.peppol.eu/pracc/syntax/TenderingMessageResponse/tree/</w:t>
              </w:r>
            </w:hyperlink>
            <w:r w:rsidR="00FC5831">
              <w:rPr>
                <w:rFonts w:cs="Calibri"/>
                <w:lang w:val="nl-NL" w:eastAsia="de-DE"/>
              </w:rPr>
              <w:t xml:space="preserve"> </w:t>
            </w:r>
          </w:p>
        </w:tc>
      </w:tr>
      <w:tr w:rsidR="00FC5831" w14:paraId="77CDF4A6" w14:textId="77777777" w:rsidTr="00BD2776">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auto"/>
            </w:tcBorders>
          </w:tcPr>
          <w:p w14:paraId="49430CB9" w14:textId="77777777" w:rsidR="00FC5831" w:rsidRDefault="00FC5831" w:rsidP="00BD2776">
            <w:pPr>
              <w:pStyle w:val="KeinLeerraum"/>
              <w:tabs>
                <w:tab w:val="left" w:pos="1488"/>
              </w:tabs>
              <w:rPr>
                <w:lang w:val="en-GB" w:eastAsia="nl-NL"/>
              </w:rPr>
            </w:pPr>
            <w:r>
              <w:rPr>
                <w:rFonts w:ascii="Calibri" w:hAnsi="Calibri"/>
                <w:b w:val="0"/>
                <w:lang w:val="en-GB" w:eastAsia="nl-NL"/>
              </w:rPr>
              <w:t>Peppol Rules</w:t>
            </w:r>
          </w:p>
        </w:tc>
        <w:tc>
          <w:tcPr>
            <w:tcW w:w="7796" w:type="dxa"/>
            <w:tcBorders>
              <w:top w:val="none" w:sz="4" w:space="0" w:color="000000"/>
              <w:bottom w:val="single" w:sz="4" w:space="0" w:color="auto"/>
            </w:tcBorders>
          </w:tcPr>
          <w:p w14:paraId="2C4BECF3" w14:textId="63E1A17C" w:rsidR="00FC5831" w:rsidRDefault="00000000" w:rsidP="00BD2776">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hyperlink r:id="rId170" w:history="1">
              <w:r w:rsidR="001B339C" w:rsidRPr="00F62CC1">
                <w:rPr>
                  <w:rStyle w:val="Hyperlink"/>
                  <w:lang w:val="nl-NL" w:eastAsia="de-DE"/>
                </w:rPr>
                <w:t>https://docs.peppol.eu/pracc/rules/T018/</w:t>
              </w:r>
            </w:hyperlink>
            <w:r w:rsidR="00FC5831">
              <w:rPr>
                <w:lang w:val="nl-NL" w:eastAsia="de-DE"/>
              </w:rPr>
              <w:t xml:space="preserve"> </w:t>
            </w:r>
          </w:p>
        </w:tc>
      </w:tr>
    </w:tbl>
    <w:p w14:paraId="7591B819" w14:textId="77777777" w:rsidR="00455FAD" w:rsidRDefault="00455FAD"/>
    <w:p w14:paraId="52116A2A" w14:textId="1A4DECB1" w:rsidR="00A774DE" w:rsidRDefault="00A774DE" w:rsidP="00A774DE">
      <w:pPr>
        <w:pStyle w:val="berschrift2"/>
      </w:pPr>
      <w:bookmarkStart w:id="431" w:name="_Toc162022412"/>
      <w:r>
        <w:t xml:space="preserve">Peppol BIS - P011 – </w:t>
      </w:r>
      <w:r w:rsidR="00002FF7">
        <w:t xml:space="preserve">Tender </w:t>
      </w:r>
      <w:r>
        <w:t>Qualification</w:t>
      </w:r>
      <w:bookmarkEnd w:id="431"/>
    </w:p>
    <w:tbl>
      <w:tblPr>
        <w:tblStyle w:val="EinfacheTabelle2"/>
        <w:tblW w:w="10348" w:type="dxa"/>
        <w:tblLook w:val="04A0" w:firstRow="1" w:lastRow="0" w:firstColumn="1" w:lastColumn="0" w:noHBand="0" w:noVBand="1"/>
      </w:tblPr>
      <w:tblGrid>
        <w:gridCol w:w="2552"/>
        <w:gridCol w:w="7796"/>
      </w:tblGrid>
      <w:tr w:rsidR="00A774DE" w14:paraId="22BF99A9" w14:textId="77777777" w:rsidTr="00F637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Borders>
              <w:left w:val="none" w:sz="4" w:space="0" w:color="000000"/>
              <w:bottom w:val="none" w:sz="4" w:space="0" w:color="000000"/>
              <w:right w:val="none" w:sz="4" w:space="0" w:color="000000"/>
            </w:tcBorders>
          </w:tcPr>
          <w:p w14:paraId="0122C05A" w14:textId="77777777" w:rsidR="00A774DE" w:rsidRDefault="00A774DE" w:rsidP="00F63787">
            <w:pPr>
              <w:pStyle w:val="KeinLeerraum"/>
              <w:tabs>
                <w:tab w:val="left" w:pos="1488"/>
              </w:tabs>
              <w:rPr>
                <w:lang w:val="en-GB" w:eastAsia="nl-NL"/>
              </w:rPr>
            </w:pPr>
            <w:r>
              <w:rPr>
                <w:rFonts w:ascii="Calibri" w:hAnsi="Calibri"/>
                <w:lang w:val="en-GB" w:eastAsia="nl-NL"/>
              </w:rPr>
              <w:lastRenderedPageBreak/>
              <w:t>Peppol BIS</w:t>
            </w:r>
          </w:p>
        </w:tc>
        <w:tc>
          <w:tcPr>
            <w:tcW w:w="7796" w:type="dxa"/>
            <w:tcBorders>
              <w:left w:val="none" w:sz="4" w:space="0" w:color="000000"/>
              <w:bottom w:val="none" w:sz="4" w:space="0" w:color="000000"/>
              <w:right w:val="none" w:sz="4" w:space="0" w:color="000000"/>
            </w:tcBorders>
          </w:tcPr>
          <w:p w14:paraId="2D39F02C" w14:textId="18C9C422" w:rsidR="00A774DE" w:rsidRDefault="00A774DE" w:rsidP="00F63787">
            <w:pPr>
              <w:tabs>
                <w:tab w:val="left" w:pos="1488"/>
              </w:tabs>
              <w:cnfStyle w:val="100000000000" w:firstRow="1" w:lastRow="0" w:firstColumn="0" w:lastColumn="0" w:oddVBand="0" w:evenVBand="0" w:oddHBand="0" w:evenHBand="0" w:firstRowFirstColumn="0" w:firstRowLastColumn="0" w:lastRowFirstColumn="0" w:lastRowLastColumn="0"/>
              <w:rPr>
                <w:rFonts w:cs="Calibri"/>
                <w:lang w:val="nl-NL" w:eastAsia="de-DE"/>
              </w:rPr>
            </w:pPr>
            <w:r>
              <w:rPr>
                <w:rFonts w:ascii="Calibri" w:hAnsi="Calibri" w:cs="Calibri"/>
                <w:lang w:val="nl-NL" w:eastAsia="de-DE"/>
              </w:rPr>
              <w:t xml:space="preserve">P011 </w:t>
            </w:r>
            <w:r w:rsidR="00002FF7">
              <w:rPr>
                <w:rFonts w:ascii="Calibri" w:hAnsi="Calibri" w:cs="Calibri"/>
                <w:lang w:val="nl-NL" w:eastAsia="de-DE"/>
              </w:rPr>
              <w:t>–</w:t>
            </w:r>
            <w:r>
              <w:rPr>
                <w:rFonts w:ascii="Calibri" w:hAnsi="Calibri" w:cs="Calibri"/>
                <w:lang w:val="nl-NL" w:eastAsia="de-DE"/>
              </w:rPr>
              <w:t xml:space="preserve"> </w:t>
            </w:r>
            <w:r w:rsidR="00002FF7">
              <w:rPr>
                <w:rFonts w:ascii="Calibri" w:hAnsi="Calibri" w:cs="Calibri"/>
                <w:lang w:val="nl-NL" w:eastAsia="de-DE"/>
              </w:rPr>
              <w:t xml:space="preserve">Tender </w:t>
            </w:r>
            <w:r>
              <w:rPr>
                <w:rFonts w:ascii="Calibri" w:hAnsi="Calibri" w:cs="Calibri"/>
                <w:lang w:val="nl-NL" w:eastAsia="de-DE"/>
              </w:rPr>
              <w:t>Qualification</w:t>
            </w:r>
          </w:p>
        </w:tc>
      </w:tr>
      <w:tr w:rsidR="00A774DE" w14:paraId="36FB94D6" w14:textId="77777777" w:rsidTr="00F63787">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000000" w:themeColor="text1"/>
            </w:tcBorders>
          </w:tcPr>
          <w:p w14:paraId="2B76A6EC" w14:textId="77777777" w:rsidR="00A774DE" w:rsidRDefault="00A774DE" w:rsidP="00F63787">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single" w:sz="4" w:space="0" w:color="000000" w:themeColor="text1"/>
            </w:tcBorders>
          </w:tcPr>
          <w:p w14:paraId="01EE889D" w14:textId="41311B46" w:rsidR="00A774DE" w:rsidRDefault="00000000" w:rsidP="00F63787">
            <w:pPr>
              <w:pStyle w:val="KeinLeerraum"/>
              <w:tabs>
                <w:tab w:val="left" w:pos="1488"/>
              </w:tabs>
              <w:cnfStyle w:val="000000000000" w:firstRow="0" w:lastRow="0" w:firstColumn="0" w:lastColumn="0" w:oddVBand="0" w:evenVBand="0" w:oddHBand="0" w:evenHBand="0" w:firstRowFirstColumn="0" w:firstRowLastColumn="0" w:lastRowFirstColumn="0" w:lastRowLastColumn="0"/>
              <w:rPr>
                <w:rStyle w:val="Hyperlink"/>
                <w:lang w:val="nl-NL" w:eastAsia="de-DE"/>
              </w:rPr>
            </w:pPr>
            <w:hyperlink r:id="rId171" w:history="1">
              <w:r w:rsidR="009273D9" w:rsidRPr="002B1584">
                <w:rPr>
                  <w:rStyle w:val="Hyperlink"/>
                  <w:lang w:val="nl-NL" w:eastAsia="de-DE"/>
                </w:rPr>
                <w:t>https://docs.peppol.eu/pracc/profiles/p011/index.html</w:t>
              </w:r>
            </w:hyperlink>
            <w:r w:rsidR="00A774DE">
              <w:rPr>
                <w:rStyle w:val="Hyperlink"/>
                <w:lang w:val="nl-NL" w:eastAsia="de-DE"/>
              </w:rPr>
              <w:t xml:space="preserve"> </w:t>
            </w:r>
          </w:p>
        </w:tc>
      </w:tr>
      <w:tr w:rsidR="00A774DE" w14:paraId="7F909B96" w14:textId="77777777" w:rsidTr="00F63787">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000000" w:themeColor="text1"/>
              <w:left w:val="none" w:sz="4" w:space="0" w:color="000000"/>
              <w:bottom w:val="none" w:sz="4" w:space="0" w:color="000000"/>
            </w:tcBorders>
          </w:tcPr>
          <w:p w14:paraId="6C89B4DD" w14:textId="77777777" w:rsidR="00A774DE" w:rsidRDefault="00A774DE" w:rsidP="00F63787">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000000" w:themeColor="text1"/>
              <w:bottom w:val="none" w:sz="4" w:space="0" w:color="000000"/>
              <w:right w:val="none" w:sz="4" w:space="0" w:color="000000"/>
            </w:tcBorders>
          </w:tcPr>
          <w:p w14:paraId="79EC76A5" w14:textId="0A5FDFFA" w:rsidR="00A774DE" w:rsidRDefault="00A774DE" w:rsidP="00F63787">
            <w:pPr>
              <w:pStyle w:val="KeinLeerraum"/>
              <w:tabs>
                <w:tab w:val="left" w:pos="1488"/>
              </w:tabs>
              <w:cnfStyle w:val="000000000000" w:firstRow="0" w:lastRow="0" w:firstColumn="0" w:lastColumn="0" w:oddVBand="0" w:evenVBand="0" w:oddHBand="0" w:evenHBand="0" w:firstRowFirstColumn="0" w:firstRowLastColumn="0" w:lastRowFirstColumn="0" w:lastRowLastColumn="0"/>
              <w:rPr>
                <w:b/>
                <w:lang w:val="en-GB" w:eastAsia="nl-NL"/>
              </w:rPr>
            </w:pPr>
            <w:r>
              <w:rPr>
                <w:b/>
                <w:lang w:val="nl-NL" w:eastAsia="de-DE"/>
              </w:rPr>
              <w:t>T01</w:t>
            </w:r>
            <w:r w:rsidR="009273D9">
              <w:rPr>
                <w:b/>
                <w:lang w:val="nl-NL" w:eastAsia="de-DE"/>
              </w:rPr>
              <w:t>9</w:t>
            </w:r>
            <w:r>
              <w:rPr>
                <w:b/>
                <w:lang w:val="nl-NL" w:eastAsia="de-DE"/>
              </w:rPr>
              <w:t xml:space="preserve"> - </w:t>
            </w:r>
            <w:r w:rsidR="009273D9">
              <w:rPr>
                <w:b/>
                <w:lang w:val="nl-NL" w:eastAsia="de-DE"/>
              </w:rPr>
              <w:t>Qualification</w:t>
            </w:r>
          </w:p>
        </w:tc>
      </w:tr>
      <w:tr w:rsidR="00A774DE" w14:paraId="735BCF69" w14:textId="77777777" w:rsidTr="00F63787">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69ADCF3D" w14:textId="77777777" w:rsidR="00A774DE" w:rsidRDefault="00A774DE" w:rsidP="00F63787">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none" w:sz="4" w:space="0" w:color="000000"/>
            </w:tcBorders>
          </w:tcPr>
          <w:p w14:paraId="4BF439D7" w14:textId="54B6A317" w:rsidR="00A774DE" w:rsidRDefault="00A774DE" w:rsidP="00F63787">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proofErr w:type="gramStart"/>
            <w:r>
              <w:rPr>
                <w:rStyle w:val="Hyperlink"/>
                <w:lang w:val="nl-NL" w:eastAsia="de-DE"/>
              </w:rPr>
              <w:t>https://docs.peppol.eu/pracc/transactions/T01</w:t>
            </w:r>
            <w:r w:rsidR="00957745">
              <w:rPr>
                <w:rStyle w:val="Hyperlink"/>
                <w:lang w:val="nl-NL" w:eastAsia="de-DE"/>
              </w:rPr>
              <w:t>9</w:t>
            </w:r>
            <w:r>
              <w:rPr>
                <w:rStyle w:val="Hyperlink"/>
                <w:lang w:val="nl-NL" w:eastAsia="de-DE"/>
              </w:rPr>
              <w:t>/index.html</w:t>
            </w:r>
            <w:proofErr w:type="gramEnd"/>
          </w:p>
        </w:tc>
      </w:tr>
      <w:tr w:rsidR="00A774DE" w14:paraId="108D751D" w14:textId="77777777" w:rsidTr="00F63787">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2430D4F9" w14:textId="77777777" w:rsidR="00A774DE" w:rsidRDefault="00A774DE" w:rsidP="00F63787">
            <w:pPr>
              <w:pStyle w:val="KeinLeerraum"/>
              <w:tabs>
                <w:tab w:val="left" w:pos="1488"/>
              </w:tabs>
              <w:rPr>
                <w:lang w:val="en-GB" w:eastAsia="nl-NL"/>
              </w:rPr>
            </w:pPr>
            <w:r>
              <w:rPr>
                <w:rFonts w:ascii="Calibri" w:hAnsi="Calibri"/>
                <w:b w:val="0"/>
                <w:lang w:val="en-GB" w:eastAsia="nl-NL"/>
              </w:rPr>
              <w:t>Syntax Mapping</w:t>
            </w:r>
          </w:p>
        </w:tc>
        <w:tc>
          <w:tcPr>
            <w:tcW w:w="7796" w:type="dxa"/>
            <w:tcBorders>
              <w:top w:val="none" w:sz="4" w:space="0" w:color="000000"/>
              <w:bottom w:val="none" w:sz="4" w:space="0" w:color="000000"/>
            </w:tcBorders>
          </w:tcPr>
          <w:p w14:paraId="0067289B" w14:textId="7C1ED795" w:rsidR="00A774DE" w:rsidRDefault="00000000" w:rsidP="00F63787">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72" w:history="1">
              <w:r w:rsidR="00B95240" w:rsidRPr="003D2EEC">
                <w:rPr>
                  <w:rStyle w:val="Hyperlink"/>
                  <w:rFonts w:cs="Calibri"/>
                  <w:lang w:val="nl-NL" w:eastAsia="de-DE"/>
                </w:rPr>
                <w:t>https://docs.peppol.eu/pracc/syntax/Qualification/tree/</w:t>
              </w:r>
            </w:hyperlink>
            <w:r w:rsidR="00A774DE">
              <w:rPr>
                <w:rFonts w:cs="Calibri"/>
                <w:lang w:val="nl-NL" w:eastAsia="de-DE"/>
              </w:rPr>
              <w:t xml:space="preserve"> </w:t>
            </w:r>
          </w:p>
        </w:tc>
      </w:tr>
      <w:tr w:rsidR="00A774DE" w14:paraId="1218EDED" w14:textId="77777777" w:rsidTr="00957745">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000000"/>
            </w:tcBorders>
          </w:tcPr>
          <w:p w14:paraId="1DD292DC" w14:textId="77777777" w:rsidR="00A774DE" w:rsidRDefault="00A774DE" w:rsidP="00F63787">
            <w:pPr>
              <w:pStyle w:val="KeinLeerraum"/>
              <w:tabs>
                <w:tab w:val="left" w:pos="1488"/>
              </w:tabs>
              <w:rPr>
                <w:lang w:val="en-GB" w:eastAsia="nl-NL"/>
              </w:rPr>
            </w:pPr>
            <w:r>
              <w:rPr>
                <w:rFonts w:ascii="Calibri" w:hAnsi="Calibri"/>
                <w:b w:val="0"/>
                <w:lang w:val="en-GB" w:eastAsia="nl-NL"/>
              </w:rPr>
              <w:t>Peppol Rules</w:t>
            </w:r>
          </w:p>
        </w:tc>
        <w:tc>
          <w:tcPr>
            <w:tcW w:w="7796" w:type="dxa"/>
            <w:tcBorders>
              <w:top w:val="none" w:sz="4" w:space="0" w:color="000000"/>
              <w:bottom w:val="single" w:sz="4" w:space="0" w:color="000000"/>
            </w:tcBorders>
          </w:tcPr>
          <w:p w14:paraId="3258C20B" w14:textId="58EB4F85" w:rsidR="00A774DE" w:rsidRDefault="00000000" w:rsidP="00F63787">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hyperlink r:id="rId173" w:history="1">
              <w:r w:rsidR="00957745" w:rsidRPr="002B1584">
                <w:rPr>
                  <w:rStyle w:val="Hyperlink"/>
                  <w:lang w:val="nl-NL" w:eastAsia="de-DE"/>
                </w:rPr>
                <w:t>https://docs.peppol.eu/pracc/rules/T019/</w:t>
              </w:r>
            </w:hyperlink>
            <w:r w:rsidR="00A774DE">
              <w:rPr>
                <w:lang w:val="nl-NL" w:eastAsia="de-DE"/>
              </w:rPr>
              <w:t xml:space="preserve"> </w:t>
            </w:r>
          </w:p>
        </w:tc>
      </w:tr>
      <w:tr w:rsidR="00BF5CC0" w14:paraId="4785197C" w14:textId="77777777" w:rsidTr="00957745">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000000"/>
              <w:left w:val="nil"/>
              <w:bottom w:val="nil"/>
              <w:right w:val="nil"/>
            </w:tcBorders>
          </w:tcPr>
          <w:p w14:paraId="1EBEA6FE" w14:textId="4AD53FEE" w:rsidR="00BF5CC0" w:rsidRDefault="00BF5CC0" w:rsidP="00BF5CC0">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000000"/>
              <w:left w:val="nil"/>
              <w:bottom w:val="nil"/>
              <w:right w:val="nil"/>
            </w:tcBorders>
          </w:tcPr>
          <w:p w14:paraId="13192AA1" w14:textId="16159980" w:rsidR="00BF5CC0" w:rsidRDefault="00BF5CC0" w:rsidP="00BF5CC0">
            <w:pPr>
              <w:pStyle w:val="KeinLeerraum"/>
              <w:tabs>
                <w:tab w:val="left" w:pos="1488"/>
              </w:tabs>
              <w:cnfStyle w:val="000000000000" w:firstRow="0" w:lastRow="0" w:firstColumn="0" w:lastColumn="0" w:oddVBand="0" w:evenVBand="0" w:oddHBand="0" w:evenHBand="0" w:firstRowFirstColumn="0" w:firstRowLastColumn="0" w:lastRowFirstColumn="0" w:lastRowLastColumn="0"/>
            </w:pPr>
            <w:r>
              <w:rPr>
                <w:b/>
                <w:lang w:val="nl-NL" w:eastAsia="de-DE"/>
              </w:rPr>
              <w:t>T0</w:t>
            </w:r>
            <w:r w:rsidR="00957745">
              <w:rPr>
                <w:b/>
                <w:lang w:val="nl-NL" w:eastAsia="de-DE"/>
              </w:rPr>
              <w:t>20</w:t>
            </w:r>
            <w:r>
              <w:rPr>
                <w:b/>
                <w:lang w:val="nl-NL" w:eastAsia="de-DE"/>
              </w:rPr>
              <w:t xml:space="preserve"> </w:t>
            </w:r>
            <w:r w:rsidR="00957745">
              <w:rPr>
                <w:b/>
                <w:lang w:val="nl-NL" w:eastAsia="de-DE"/>
              </w:rPr>
              <w:t>–</w:t>
            </w:r>
            <w:r>
              <w:rPr>
                <w:b/>
                <w:lang w:val="nl-NL" w:eastAsia="de-DE"/>
              </w:rPr>
              <w:t xml:space="preserve"> Qualification</w:t>
            </w:r>
            <w:r w:rsidR="00957745">
              <w:rPr>
                <w:b/>
                <w:lang w:val="nl-NL" w:eastAsia="de-DE"/>
              </w:rPr>
              <w:t xml:space="preserve"> Reception Confirmation</w:t>
            </w:r>
          </w:p>
        </w:tc>
      </w:tr>
      <w:tr w:rsidR="00BF5CC0" w14:paraId="15DDE70B" w14:textId="77777777" w:rsidTr="00957745">
        <w:tc>
          <w:tcPr>
            <w:cnfStyle w:val="001000000000" w:firstRow="0" w:lastRow="0" w:firstColumn="1" w:lastColumn="0" w:oddVBand="0" w:evenVBand="0" w:oddHBand="0" w:evenHBand="0" w:firstRowFirstColumn="0" w:firstRowLastColumn="0" w:lastRowFirstColumn="0" w:lastRowLastColumn="0"/>
            <w:tcW w:w="2552" w:type="dxa"/>
            <w:tcBorders>
              <w:top w:val="nil"/>
              <w:bottom w:val="single" w:sz="4" w:space="0" w:color="auto"/>
            </w:tcBorders>
          </w:tcPr>
          <w:p w14:paraId="1486C698" w14:textId="7CF5442B" w:rsidR="00BF5CC0" w:rsidRDefault="00BF5CC0" w:rsidP="00BF5CC0">
            <w:pPr>
              <w:pStyle w:val="KeinLeerraum"/>
              <w:tabs>
                <w:tab w:val="left" w:pos="1488"/>
              </w:tabs>
              <w:rPr>
                <w:lang w:val="en-GB" w:eastAsia="nl-NL"/>
              </w:rPr>
            </w:pPr>
            <w:r>
              <w:rPr>
                <w:rFonts w:ascii="Calibri" w:hAnsi="Calibri"/>
                <w:b w:val="0"/>
                <w:lang w:val="en-GB" w:eastAsia="nl-NL"/>
              </w:rPr>
              <w:t>Documentation</w:t>
            </w:r>
          </w:p>
        </w:tc>
        <w:tc>
          <w:tcPr>
            <w:tcW w:w="7796" w:type="dxa"/>
            <w:tcBorders>
              <w:top w:val="nil"/>
              <w:bottom w:val="single" w:sz="4" w:space="0" w:color="auto"/>
            </w:tcBorders>
          </w:tcPr>
          <w:p w14:paraId="117D7AD5" w14:textId="27E936D6" w:rsidR="00BF5CC0" w:rsidRDefault="00BF5CC0" w:rsidP="00BF5CC0">
            <w:pPr>
              <w:pStyle w:val="KeinLeerraum"/>
              <w:tabs>
                <w:tab w:val="left" w:pos="1488"/>
              </w:tabs>
              <w:cnfStyle w:val="000000000000" w:firstRow="0" w:lastRow="0" w:firstColumn="0" w:lastColumn="0" w:oddVBand="0" w:evenVBand="0" w:oddHBand="0" w:evenHBand="0" w:firstRowFirstColumn="0" w:firstRowLastColumn="0" w:lastRowFirstColumn="0" w:lastRowLastColumn="0"/>
              <w:rPr>
                <w:b/>
                <w:lang w:val="nl-NL" w:eastAsia="de-DE"/>
              </w:rPr>
            </w:pPr>
            <w:proofErr w:type="gramStart"/>
            <w:r>
              <w:rPr>
                <w:rStyle w:val="Hyperlink"/>
                <w:lang w:val="nl-NL" w:eastAsia="de-DE"/>
              </w:rPr>
              <w:t>https://docs.peppol.eu/pracc/transactions/T0</w:t>
            </w:r>
            <w:r w:rsidR="00957745">
              <w:rPr>
                <w:rStyle w:val="Hyperlink"/>
                <w:lang w:val="nl-NL" w:eastAsia="de-DE"/>
              </w:rPr>
              <w:t>2</w:t>
            </w:r>
            <w:r w:rsidR="00957745">
              <w:rPr>
                <w:rStyle w:val="Hyperlink"/>
              </w:rPr>
              <w:t>0</w:t>
            </w:r>
            <w:r>
              <w:rPr>
                <w:rStyle w:val="Hyperlink"/>
                <w:lang w:val="nl-NL" w:eastAsia="de-DE"/>
              </w:rPr>
              <w:t>/index.html</w:t>
            </w:r>
            <w:proofErr w:type="gramEnd"/>
          </w:p>
        </w:tc>
      </w:tr>
      <w:tr w:rsidR="00BF5CC0" w14:paraId="4737960D" w14:textId="77777777" w:rsidTr="00F63787">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auto"/>
            </w:tcBorders>
          </w:tcPr>
          <w:p w14:paraId="38C75ACA" w14:textId="3A845E58" w:rsidR="00BF5CC0" w:rsidRDefault="00BF5CC0" w:rsidP="00BF5CC0">
            <w:pPr>
              <w:pStyle w:val="KeinLeerraum"/>
              <w:tabs>
                <w:tab w:val="left" w:pos="1488"/>
              </w:tabs>
              <w:rPr>
                <w:lang w:val="en-GB" w:eastAsia="nl-NL"/>
              </w:rPr>
            </w:pPr>
            <w:r>
              <w:rPr>
                <w:rFonts w:ascii="Calibri" w:hAnsi="Calibri"/>
                <w:b w:val="0"/>
                <w:lang w:val="en-GB" w:eastAsia="nl-NL"/>
              </w:rPr>
              <w:t>Syntax Mapping</w:t>
            </w:r>
          </w:p>
        </w:tc>
        <w:tc>
          <w:tcPr>
            <w:tcW w:w="7796" w:type="dxa"/>
            <w:tcBorders>
              <w:top w:val="none" w:sz="4" w:space="0" w:color="000000"/>
              <w:bottom w:val="single" w:sz="4" w:space="0" w:color="auto"/>
            </w:tcBorders>
          </w:tcPr>
          <w:p w14:paraId="52F2C9E1" w14:textId="4F80168A" w:rsidR="00BF5CC0" w:rsidRDefault="00000000" w:rsidP="00BF5CC0">
            <w:pPr>
              <w:pStyle w:val="KeinLeerraum"/>
              <w:tabs>
                <w:tab w:val="left" w:pos="1488"/>
              </w:tabs>
              <w:cnfStyle w:val="000000000000" w:firstRow="0" w:lastRow="0" w:firstColumn="0" w:lastColumn="0" w:oddVBand="0" w:evenVBand="0" w:oddHBand="0" w:evenHBand="0" w:firstRowFirstColumn="0" w:firstRowLastColumn="0" w:lastRowFirstColumn="0" w:lastRowLastColumn="0"/>
              <w:rPr>
                <w:rStyle w:val="Hyperlink"/>
                <w:lang w:val="nl-NL" w:eastAsia="de-DE"/>
              </w:rPr>
            </w:pPr>
            <w:hyperlink r:id="rId174" w:history="1">
              <w:r w:rsidR="00B95240" w:rsidRPr="003D2EEC">
                <w:rPr>
                  <w:rStyle w:val="Hyperlink"/>
                  <w:lang w:val="nl-NL" w:eastAsia="de-DE"/>
                </w:rPr>
                <w:t>https://docs.peppol.eu/pracc/syntax/QualificationReceipt/tree/</w:t>
              </w:r>
            </w:hyperlink>
            <w:r w:rsidR="00BF5CC0">
              <w:rPr>
                <w:lang w:val="nl-NL" w:eastAsia="de-DE"/>
              </w:rPr>
              <w:t xml:space="preserve"> </w:t>
            </w:r>
          </w:p>
        </w:tc>
      </w:tr>
      <w:tr w:rsidR="00BF5CC0" w14:paraId="08003543" w14:textId="77777777" w:rsidTr="00F63787">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auto"/>
            </w:tcBorders>
          </w:tcPr>
          <w:p w14:paraId="10334EAE" w14:textId="0B0810F4" w:rsidR="00BF5CC0" w:rsidRDefault="00BF5CC0" w:rsidP="00BF5CC0">
            <w:pPr>
              <w:pStyle w:val="KeinLeerraum"/>
              <w:tabs>
                <w:tab w:val="left" w:pos="1488"/>
              </w:tabs>
              <w:rPr>
                <w:lang w:val="en-GB" w:eastAsia="nl-NL"/>
              </w:rPr>
            </w:pPr>
            <w:r>
              <w:rPr>
                <w:rFonts w:ascii="Calibri" w:hAnsi="Calibri"/>
                <w:b w:val="0"/>
                <w:lang w:val="en-GB" w:eastAsia="nl-NL"/>
              </w:rPr>
              <w:t>Peppol Rules</w:t>
            </w:r>
          </w:p>
        </w:tc>
        <w:tc>
          <w:tcPr>
            <w:tcW w:w="7796" w:type="dxa"/>
            <w:tcBorders>
              <w:top w:val="none" w:sz="4" w:space="0" w:color="000000"/>
              <w:bottom w:val="single" w:sz="4" w:space="0" w:color="auto"/>
            </w:tcBorders>
          </w:tcPr>
          <w:p w14:paraId="1B5E3411" w14:textId="5505E0F7" w:rsidR="00BF5CC0" w:rsidRDefault="00000000" w:rsidP="00BF5CC0">
            <w:pPr>
              <w:pStyle w:val="KeinLeerraum"/>
              <w:tabs>
                <w:tab w:val="left" w:pos="1488"/>
              </w:tabs>
              <w:cnfStyle w:val="000000000000" w:firstRow="0" w:lastRow="0" w:firstColumn="0" w:lastColumn="0" w:oddVBand="0" w:evenVBand="0" w:oddHBand="0" w:evenHBand="0" w:firstRowFirstColumn="0" w:firstRowLastColumn="0" w:lastRowFirstColumn="0" w:lastRowLastColumn="0"/>
            </w:pPr>
            <w:hyperlink r:id="rId175" w:history="1">
              <w:r w:rsidR="00957745" w:rsidRPr="002B1584">
                <w:rPr>
                  <w:rStyle w:val="Hyperlink"/>
                  <w:lang w:val="nl-NL" w:eastAsia="de-DE"/>
                </w:rPr>
                <w:t>https://docs.peppol.eu/pracc/rules/T02</w:t>
              </w:r>
              <w:r w:rsidR="00957745" w:rsidRPr="002B1584">
                <w:rPr>
                  <w:rStyle w:val="Hyperlink"/>
                </w:rPr>
                <w:t>0</w:t>
              </w:r>
              <w:r w:rsidR="00957745" w:rsidRPr="002B1584">
                <w:rPr>
                  <w:rStyle w:val="Hyperlink"/>
                  <w:lang w:val="nl-NL" w:eastAsia="de-DE"/>
                </w:rPr>
                <w:t>/</w:t>
              </w:r>
            </w:hyperlink>
            <w:r w:rsidR="00BF5CC0">
              <w:rPr>
                <w:lang w:val="nl-NL" w:eastAsia="de-DE"/>
              </w:rPr>
              <w:t xml:space="preserve"> </w:t>
            </w:r>
          </w:p>
        </w:tc>
      </w:tr>
    </w:tbl>
    <w:p w14:paraId="600C2705" w14:textId="77777777" w:rsidR="00455FAD" w:rsidRDefault="00455FAD"/>
    <w:p w14:paraId="183D6744" w14:textId="3B92A95C" w:rsidR="000B670F" w:rsidRDefault="000B670F" w:rsidP="000B670F">
      <w:pPr>
        <w:pStyle w:val="berschrift2"/>
      </w:pPr>
      <w:bookmarkStart w:id="432" w:name="_Toc162022413"/>
      <w:r>
        <w:t xml:space="preserve">Peppol BIS - P012 –Qualification </w:t>
      </w:r>
      <w:r w:rsidR="008712BA">
        <w:t>Response</w:t>
      </w:r>
      <w:bookmarkEnd w:id="432"/>
    </w:p>
    <w:tbl>
      <w:tblPr>
        <w:tblStyle w:val="EinfacheTabelle2"/>
        <w:tblW w:w="10348" w:type="dxa"/>
        <w:tblLook w:val="04A0" w:firstRow="1" w:lastRow="0" w:firstColumn="1" w:lastColumn="0" w:noHBand="0" w:noVBand="1"/>
      </w:tblPr>
      <w:tblGrid>
        <w:gridCol w:w="2552"/>
        <w:gridCol w:w="7796"/>
      </w:tblGrid>
      <w:tr w:rsidR="000B670F" w14:paraId="3EBDACC4" w14:textId="77777777" w:rsidTr="00F637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Borders>
              <w:left w:val="none" w:sz="4" w:space="0" w:color="000000"/>
              <w:bottom w:val="none" w:sz="4" w:space="0" w:color="000000"/>
              <w:right w:val="none" w:sz="4" w:space="0" w:color="000000"/>
            </w:tcBorders>
          </w:tcPr>
          <w:p w14:paraId="06AF61D7" w14:textId="77777777" w:rsidR="000B670F" w:rsidRDefault="000B670F" w:rsidP="00F63787">
            <w:pPr>
              <w:pStyle w:val="KeinLeerraum"/>
              <w:tabs>
                <w:tab w:val="left" w:pos="1488"/>
              </w:tabs>
              <w:rPr>
                <w:lang w:val="en-GB" w:eastAsia="nl-NL"/>
              </w:rPr>
            </w:pPr>
            <w:r>
              <w:rPr>
                <w:rFonts w:ascii="Calibri" w:hAnsi="Calibri"/>
                <w:lang w:val="en-GB" w:eastAsia="nl-NL"/>
              </w:rPr>
              <w:t>Peppol BIS</w:t>
            </w:r>
          </w:p>
        </w:tc>
        <w:tc>
          <w:tcPr>
            <w:tcW w:w="7796" w:type="dxa"/>
            <w:tcBorders>
              <w:left w:val="none" w:sz="4" w:space="0" w:color="000000"/>
              <w:bottom w:val="none" w:sz="4" w:space="0" w:color="000000"/>
              <w:right w:val="none" w:sz="4" w:space="0" w:color="000000"/>
            </w:tcBorders>
          </w:tcPr>
          <w:p w14:paraId="1149292F" w14:textId="5576BFFD" w:rsidR="000B670F" w:rsidRDefault="000B670F" w:rsidP="00F63787">
            <w:pPr>
              <w:tabs>
                <w:tab w:val="left" w:pos="1488"/>
              </w:tabs>
              <w:cnfStyle w:val="100000000000" w:firstRow="1" w:lastRow="0" w:firstColumn="0" w:lastColumn="0" w:oddVBand="0" w:evenVBand="0" w:oddHBand="0" w:evenHBand="0" w:firstRowFirstColumn="0" w:firstRowLastColumn="0" w:lastRowFirstColumn="0" w:lastRowLastColumn="0"/>
              <w:rPr>
                <w:rFonts w:cs="Calibri"/>
                <w:lang w:val="nl-NL" w:eastAsia="de-DE"/>
              </w:rPr>
            </w:pPr>
            <w:r>
              <w:rPr>
                <w:rFonts w:ascii="Calibri" w:hAnsi="Calibri" w:cs="Calibri"/>
                <w:lang w:val="nl-NL" w:eastAsia="de-DE"/>
              </w:rPr>
              <w:t xml:space="preserve">P012 –Qualification </w:t>
            </w:r>
            <w:r w:rsidR="00C2500D">
              <w:rPr>
                <w:rFonts w:ascii="Calibri" w:hAnsi="Calibri" w:cs="Calibri"/>
                <w:lang w:val="nl-NL" w:eastAsia="de-DE"/>
              </w:rPr>
              <w:t>Response</w:t>
            </w:r>
          </w:p>
        </w:tc>
      </w:tr>
      <w:tr w:rsidR="000B670F" w14:paraId="36891E4C" w14:textId="77777777" w:rsidTr="00F63787">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000000" w:themeColor="text1"/>
            </w:tcBorders>
          </w:tcPr>
          <w:p w14:paraId="0D99B9FE" w14:textId="77777777" w:rsidR="000B670F" w:rsidRDefault="000B670F" w:rsidP="00F63787">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single" w:sz="4" w:space="0" w:color="000000" w:themeColor="text1"/>
            </w:tcBorders>
          </w:tcPr>
          <w:p w14:paraId="5D80F022" w14:textId="1DD3BBA4" w:rsidR="000B670F" w:rsidRDefault="00000000" w:rsidP="00F63787">
            <w:pPr>
              <w:pStyle w:val="KeinLeerraum"/>
              <w:tabs>
                <w:tab w:val="left" w:pos="1488"/>
              </w:tabs>
              <w:cnfStyle w:val="000000000000" w:firstRow="0" w:lastRow="0" w:firstColumn="0" w:lastColumn="0" w:oddVBand="0" w:evenVBand="0" w:oddHBand="0" w:evenHBand="0" w:firstRowFirstColumn="0" w:firstRowLastColumn="0" w:lastRowFirstColumn="0" w:lastRowLastColumn="0"/>
              <w:rPr>
                <w:rStyle w:val="Hyperlink"/>
                <w:lang w:val="nl-NL" w:eastAsia="de-DE"/>
              </w:rPr>
            </w:pPr>
            <w:hyperlink r:id="rId176" w:history="1">
              <w:r w:rsidR="000B670F" w:rsidRPr="002B1584">
                <w:rPr>
                  <w:rStyle w:val="Hyperlink"/>
                  <w:lang w:val="nl-NL" w:eastAsia="de-DE"/>
                </w:rPr>
                <w:t>https://docs.peppol.eu/pracc/profiles/p012/index.html</w:t>
              </w:r>
            </w:hyperlink>
            <w:r w:rsidR="000B670F">
              <w:rPr>
                <w:rStyle w:val="Hyperlink"/>
                <w:lang w:val="nl-NL" w:eastAsia="de-DE"/>
              </w:rPr>
              <w:t xml:space="preserve"> </w:t>
            </w:r>
          </w:p>
        </w:tc>
      </w:tr>
      <w:tr w:rsidR="000B670F" w14:paraId="5873E403" w14:textId="77777777" w:rsidTr="00F63787">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000000" w:themeColor="text1"/>
              <w:left w:val="none" w:sz="4" w:space="0" w:color="000000"/>
              <w:bottom w:val="none" w:sz="4" w:space="0" w:color="000000"/>
            </w:tcBorders>
          </w:tcPr>
          <w:p w14:paraId="455C0A33" w14:textId="77777777" w:rsidR="000B670F" w:rsidRDefault="000B670F" w:rsidP="00F63787">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000000" w:themeColor="text1"/>
              <w:bottom w:val="none" w:sz="4" w:space="0" w:color="000000"/>
              <w:right w:val="none" w:sz="4" w:space="0" w:color="000000"/>
            </w:tcBorders>
          </w:tcPr>
          <w:p w14:paraId="77001007" w14:textId="61D1C864" w:rsidR="000B670F" w:rsidRDefault="000B670F" w:rsidP="00F63787">
            <w:pPr>
              <w:pStyle w:val="KeinLeerraum"/>
              <w:tabs>
                <w:tab w:val="left" w:pos="1488"/>
              </w:tabs>
              <w:cnfStyle w:val="000000000000" w:firstRow="0" w:lastRow="0" w:firstColumn="0" w:lastColumn="0" w:oddVBand="0" w:evenVBand="0" w:oddHBand="0" w:evenHBand="0" w:firstRowFirstColumn="0" w:firstRowLastColumn="0" w:lastRowFirstColumn="0" w:lastRowLastColumn="0"/>
              <w:rPr>
                <w:b/>
                <w:lang w:val="en-GB" w:eastAsia="nl-NL"/>
              </w:rPr>
            </w:pPr>
            <w:r>
              <w:rPr>
                <w:b/>
                <w:lang w:val="nl-NL" w:eastAsia="de-DE"/>
              </w:rPr>
              <w:t>T0</w:t>
            </w:r>
            <w:r w:rsidR="00A81475">
              <w:rPr>
                <w:b/>
                <w:lang w:val="nl-NL" w:eastAsia="de-DE"/>
              </w:rPr>
              <w:t>23</w:t>
            </w:r>
            <w:r>
              <w:rPr>
                <w:b/>
                <w:lang w:val="nl-NL" w:eastAsia="de-DE"/>
              </w:rPr>
              <w:t xml:space="preserve"> </w:t>
            </w:r>
            <w:r w:rsidR="00A81475">
              <w:rPr>
                <w:b/>
                <w:lang w:val="nl-NL" w:eastAsia="de-DE"/>
              </w:rPr>
              <w:t>–</w:t>
            </w:r>
            <w:r>
              <w:rPr>
                <w:b/>
                <w:lang w:val="nl-NL" w:eastAsia="de-DE"/>
              </w:rPr>
              <w:t xml:space="preserve"> Qualification</w:t>
            </w:r>
            <w:r w:rsidR="00A81475">
              <w:rPr>
                <w:b/>
                <w:lang w:val="nl-NL" w:eastAsia="de-DE"/>
              </w:rPr>
              <w:t xml:space="preserve"> </w:t>
            </w:r>
            <w:r w:rsidR="00C2500D">
              <w:rPr>
                <w:b/>
                <w:lang w:val="nl-NL" w:eastAsia="de-DE"/>
              </w:rPr>
              <w:t>Response</w:t>
            </w:r>
          </w:p>
        </w:tc>
      </w:tr>
      <w:tr w:rsidR="000B670F" w14:paraId="3A3D2726" w14:textId="77777777" w:rsidTr="00F63787">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70FF3083" w14:textId="77777777" w:rsidR="000B670F" w:rsidRDefault="000B670F" w:rsidP="00F63787">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none" w:sz="4" w:space="0" w:color="000000"/>
            </w:tcBorders>
          </w:tcPr>
          <w:p w14:paraId="08F5013D" w14:textId="64054ADB" w:rsidR="000B670F" w:rsidRDefault="000B670F" w:rsidP="00F63787">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proofErr w:type="gramStart"/>
            <w:r>
              <w:rPr>
                <w:rStyle w:val="Hyperlink"/>
                <w:lang w:val="nl-NL" w:eastAsia="de-DE"/>
              </w:rPr>
              <w:t>https://docs.peppol.eu/pracc/transactions/T02</w:t>
            </w:r>
            <w:r>
              <w:rPr>
                <w:rStyle w:val="Hyperlink"/>
              </w:rPr>
              <w:t>3</w:t>
            </w:r>
            <w:r>
              <w:rPr>
                <w:rStyle w:val="Hyperlink"/>
                <w:lang w:val="nl-NL" w:eastAsia="de-DE"/>
              </w:rPr>
              <w:t>/index.html</w:t>
            </w:r>
            <w:proofErr w:type="gramEnd"/>
          </w:p>
        </w:tc>
      </w:tr>
      <w:tr w:rsidR="000B670F" w14:paraId="7F2F3648" w14:textId="77777777" w:rsidTr="00F63787">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5713BA2A" w14:textId="77777777" w:rsidR="000B670F" w:rsidRDefault="000B670F" w:rsidP="00F63787">
            <w:pPr>
              <w:pStyle w:val="KeinLeerraum"/>
              <w:tabs>
                <w:tab w:val="left" w:pos="1488"/>
              </w:tabs>
              <w:rPr>
                <w:lang w:val="en-GB" w:eastAsia="nl-NL"/>
              </w:rPr>
            </w:pPr>
            <w:r>
              <w:rPr>
                <w:rFonts w:ascii="Calibri" w:hAnsi="Calibri"/>
                <w:b w:val="0"/>
                <w:lang w:val="en-GB" w:eastAsia="nl-NL"/>
              </w:rPr>
              <w:t>Syntax Mapping</w:t>
            </w:r>
          </w:p>
        </w:tc>
        <w:tc>
          <w:tcPr>
            <w:tcW w:w="7796" w:type="dxa"/>
            <w:tcBorders>
              <w:top w:val="none" w:sz="4" w:space="0" w:color="000000"/>
              <w:bottom w:val="none" w:sz="4" w:space="0" w:color="000000"/>
            </w:tcBorders>
          </w:tcPr>
          <w:p w14:paraId="2AD9C389" w14:textId="437031BD" w:rsidR="000B670F" w:rsidRDefault="00000000" w:rsidP="00F63787">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77" w:history="1">
              <w:r w:rsidR="00B95240" w:rsidRPr="003D2EEC">
                <w:rPr>
                  <w:rStyle w:val="Hyperlink"/>
                  <w:rFonts w:cs="Calibri"/>
                  <w:lang w:val="nl-NL" w:eastAsia="de-DE"/>
                </w:rPr>
                <w:t>https://docs.peppol.eu/pracc/syntax/QualificationResponse/tree/</w:t>
              </w:r>
            </w:hyperlink>
            <w:r w:rsidR="000B670F">
              <w:rPr>
                <w:rFonts w:cs="Calibri"/>
                <w:lang w:val="nl-NL" w:eastAsia="de-DE"/>
              </w:rPr>
              <w:t xml:space="preserve"> </w:t>
            </w:r>
          </w:p>
        </w:tc>
      </w:tr>
      <w:tr w:rsidR="000B670F" w14:paraId="48AC603B" w14:textId="77777777" w:rsidTr="00F63787">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000000"/>
            </w:tcBorders>
          </w:tcPr>
          <w:p w14:paraId="51426E5A" w14:textId="77777777" w:rsidR="000B670F" w:rsidRDefault="000B670F" w:rsidP="00F63787">
            <w:pPr>
              <w:pStyle w:val="KeinLeerraum"/>
              <w:tabs>
                <w:tab w:val="left" w:pos="1488"/>
              </w:tabs>
              <w:rPr>
                <w:lang w:val="en-GB" w:eastAsia="nl-NL"/>
              </w:rPr>
            </w:pPr>
            <w:r>
              <w:rPr>
                <w:rFonts w:ascii="Calibri" w:hAnsi="Calibri"/>
                <w:b w:val="0"/>
                <w:lang w:val="en-GB" w:eastAsia="nl-NL"/>
              </w:rPr>
              <w:t>Peppol Rules</w:t>
            </w:r>
          </w:p>
        </w:tc>
        <w:tc>
          <w:tcPr>
            <w:tcW w:w="7796" w:type="dxa"/>
            <w:tcBorders>
              <w:top w:val="none" w:sz="4" w:space="0" w:color="000000"/>
              <w:bottom w:val="single" w:sz="4" w:space="0" w:color="000000"/>
            </w:tcBorders>
          </w:tcPr>
          <w:p w14:paraId="7C9058D2" w14:textId="6B1CFDF7" w:rsidR="000B670F" w:rsidRDefault="00000000" w:rsidP="00F63787">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hyperlink r:id="rId178" w:history="1">
              <w:r w:rsidR="000B670F" w:rsidRPr="002B1584">
                <w:rPr>
                  <w:rStyle w:val="Hyperlink"/>
                  <w:lang w:val="nl-NL" w:eastAsia="de-DE"/>
                </w:rPr>
                <w:t>https://docs.peppol.eu/pracc/rules/T02</w:t>
              </w:r>
              <w:r w:rsidR="000B670F" w:rsidRPr="002B1584">
                <w:rPr>
                  <w:rStyle w:val="Hyperlink"/>
                </w:rPr>
                <w:t>3</w:t>
              </w:r>
              <w:r w:rsidR="000B670F" w:rsidRPr="002B1584">
                <w:rPr>
                  <w:rStyle w:val="Hyperlink"/>
                  <w:lang w:val="nl-NL" w:eastAsia="de-DE"/>
                </w:rPr>
                <w:t>/</w:t>
              </w:r>
            </w:hyperlink>
            <w:r w:rsidR="000B670F">
              <w:rPr>
                <w:lang w:val="nl-NL" w:eastAsia="de-DE"/>
              </w:rPr>
              <w:t xml:space="preserve"> </w:t>
            </w:r>
          </w:p>
        </w:tc>
      </w:tr>
    </w:tbl>
    <w:p w14:paraId="3E824F0B" w14:textId="77777777" w:rsidR="000B670F" w:rsidRDefault="000B670F" w:rsidP="000B670F"/>
    <w:p w14:paraId="6C5868B8" w14:textId="30881469" w:rsidR="000B670F" w:rsidRDefault="000B670F" w:rsidP="00A81475">
      <w:pPr>
        <w:pStyle w:val="berschrift2"/>
      </w:pPr>
      <w:bookmarkStart w:id="433" w:name="_Toc162022414"/>
      <w:r>
        <w:t>Peppol BIS - P01</w:t>
      </w:r>
      <w:r w:rsidR="00A81475">
        <w:t>3</w:t>
      </w:r>
      <w:r>
        <w:t xml:space="preserve"> – </w:t>
      </w:r>
      <w:r w:rsidR="00A81475">
        <w:t>Invitation to Tender</w:t>
      </w:r>
      <w:bookmarkEnd w:id="433"/>
    </w:p>
    <w:tbl>
      <w:tblPr>
        <w:tblStyle w:val="EinfacheTabelle2"/>
        <w:tblW w:w="10348" w:type="dxa"/>
        <w:tblLook w:val="04A0" w:firstRow="1" w:lastRow="0" w:firstColumn="1" w:lastColumn="0" w:noHBand="0" w:noVBand="1"/>
      </w:tblPr>
      <w:tblGrid>
        <w:gridCol w:w="2552"/>
        <w:gridCol w:w="7796"/>
      </w:tblGrid>
      <w:tr w:rsidR="000B670F" w14:paraId="0E78D338" w14:textId="77777777" w:rsidTr="00F637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Borders>
              <w:left w:val="none" w:sz="4" w:space="0" w:color="000000"/>
              <w:bottom w:val="none" w:sz="4" w:space="0" w:color="000000"/>
              <w:right w:val="none" w:sz="4" w:space="0" w:color="000000"/>
            </w:tcBorders>
          </w:tcPr>
          <w:p w14:paraId="16B640F9" w14:textId="77777777" w:rsidR="000B670F" w:rsidRDefault="000B670F" w:rsidP="00F63787">
            <w:pPr>
              <w:pStyle w:val="KeinLeerraum"/>
              <w:tabs>
                <w:tab w:val="left" w:pos="1488"/>
              </w:tabs>
              <w:rPr>
                <w:lang w:val="en-GB" w:eastAsia="nl-NL"/>
              </w:rPr>
            </w:pPr>
            <w:r>
              <w:rPr>
                <w:rFonts w:ascii="Calibri" w:hAnsi="Calibri"/>
                <w:lang w:val="en-GB" w:eastAsia="nl-NL"/>
              </w:rPr>
              <w:t>Peppol BIS</w:t>
            </w:r>
          </w:p>
        </w:tc>
        <w:tc>
          <w:tcPr>
            <w:tcW w:w="7796" w:type="dxa"/>
            <w:tcBorders>
              <w:left w:val="none" w:sz="4" w:space="0" w:color="000000"/>
              <w:bottom w:val="none" w:sz="4" w:space="0" w:color="000000"/>
              <w:right w:val="none" w:sz="4" w:space="0" w:color="000000"/>
            </w:tcBorders>
          </w:tcPr>
          <w:p w14:paraId="68E75A1C" w14:textId="3952E05B" w:rsidR="000B670F" w:rsidRDefault="000B670F" w:rsidP="00F63787">
            <w:pPr>
              <w:tabs>
                <w:tab w:val="left" w:pos="1488"/>
              </w:tabs>
              <w:cnfStyle w:val="100000000000" w:firstRow="1" w:lastRow="0" w:firstColumn="0" w:lastColumn="0" w:oddVBand="0" w:evenVBand="0" w:oddHBand="0" w:evenHBand="0" w:firstRowFirstColumn="0" w:firstRowLastColumn="0" w:lastRowFirstColumn="0" w:lastRowLastColumn="0"/>
              <w:rPr>
                <w:rFonts w:cs="Calibri"/>
                <w:lang w:val="nl-NL" w:eastAsia="de-DE"/>
              </w:rPr>
            </w:pPr>
            <w:r>
              <w:rPr>
                <w:rFonts w:ascii="Calibri" w:hAnsi="Calibri" w:cs="Calibri"/>
                <w:lang w:val="nl-NL" w:eastAsia="de-DE"/>
              </w:rPr>
              <w:t>P01</w:t>
            </w:r>
            <w:r w:rsidR="00A81475">
              <w:rPr>
                <w:rFonts w:ascii="Calibri" w:hAnsi="Calibri" w:cs="Calibri"/>
                <w:lang w:val="nl-NL" w:eastAsia="de-DE"/>
              </w:rPr>
              <w:t>3</w:t>
            </w:r>
            <w:r>
              <w:rPr>
                <w:rFonts w:ascii="Calibri" w:hAnsi="Calibri" w:cs="Calibri"/>
                <w:lang w:val="nl-NL" w:eastAsia="de-DE"/>
              </w:rPr>
              <w:t xml:space="preserve"> – </w:t>
            </w:r>
            <w:r w:rsidR="00A81475">
              <w:rPr>
                <w:rFonts w:ascii="Calibri" w:hAnsi="Calibri" w:cs="Calibri"/>
                <w:lang w:val="nl-NL" w:eastAsia="de-DE"/>
              </w:rPr>
              <w:t>Invitation to Tender</w:t>
            </w:r>
          </w:p>
        </w:tc>
      </w:tr>
      <w:tr w:rsidR="000B670F" w14:paraId="58D0F30A" w14:textId="77777777" w:rsidTr="00F63787">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000000" w:themeColor="text1"/>
            </w:tcBorders>
          </w:tcPr>
          <w:p w14:paraId="4C4BC629" w14:textId="77777777" w:rsidR="000B670F" w:rsidRDefault="000B670F" w:rsidP="00F63787">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single" w:sz="4" w:space="0" w:color="000000" w:themeColor="text1"/>
            </w:tcBorders>
          </w:tcPr>
          <w:p w14:paraId="11FE034A" w14:textId="2848CD64" w:rsidR="000B670F" w:rsidRDefault="00000000" w:rsidP="00F63787">
            <w:pPr>
              <w:pStyle w:val="KeinLeerraum"/>
              <w:tabs>
                <w:tab w:val="left" w:pos="1488"/>
              </w:tabs>
              <w:cnfStyle w:val="000000000000" w:firstRow="0" w:lastRow="0" w:firstColumn="0" w:lastColumn="0" w:oddVBand="0" w:evenVBand="0" w:oddHBand="0" w:evenHBand="0" w:firstRowFirstColumn="0" w:firstRowLastColumn="0" w:lastRowFirstColumn="0" w:lastRowLastColumn="0"/>
              <w:rPr>
                <w:rStyle w:val="Hyperlink"/>
                <w:lang w:val="nl-NL" w:eastAsia="de-DE"/>
              </w:rPr>
            </w:pPr>
            <w:hyperlink r:id="rId179" w:history="1">
              <w:r w:rsidR="00A81475" w:rsidRPr="002B1584">
                <w:rPr>
                  <w:rStyle w:val="Hyperlink"/>
                  <w:lang w:val="nl-NL" w:eastAsia="de-DE"/>
                </w:rPr>
                <w:t>https://docs.peppol.eu/pracc/profiles/p013/index.html</w:t>
              </w:r>
            </w:hyperlink>
            <w:r w:rsidR="000B670F">
              <w:rPr>
                <w:rStyle w:val="Hyperlink"/>
                <w:lang w:val="nl-NL" w:eastAsia="de-DE"/>
              </w:rPr>
              <w:t xml:space="preserve"> </w:t>
            </w:r>
          </w:p>
        </w:tc>
      </w:tr>
      <w:tr w:rsidR="000B670F" w14:paraId="5B7F7240" w14:textId="77777777" w:rsidTr="00F63787">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000000" w:themeColor="text1"/>
              <w:left w:val="none" w:sz="4" w:space="0" w:color="000000"/>
              <w:bottom w:val="none" w:sz="4" w:space="0" w:color="000000"/>
            </w:tcBorders>
          </w:tcPr>
          <w:p w14:paraId="6308B992" w14:textId="77777777" w:rsidR="000B670F" w:rsidRDefault="000B670F" w:rsidP="00F63787">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000000" w:themeColor="text1"/>
              <w:bottom w:val="none" w:sz="4" w:space="0" w:color="000000"/>
              <w:right w:val="none" w:sz="4" w:space="0" w:color="000000"/>
            </w:tcBorders>
          </w:tcPr>
          <w:p w14:paraId="60C4084E" w14:textId="7DAA848E" w:rsidR="000B670F" w:rsidRDefault="000B670F" w:rsidP="00F63787">
            <w:pPr>
              <w:pStyle w:val="KeinLeerraum"/>
              <w:tabs>
                <w:tab w:val="left" w:pos="1488"/>
              </w:tabs>
              <w:cnfStyle w:val="000000000000" w:firstRow="0" w:lastRow="0" w:firstColumn="0" w:lastColumn="0" w:oddVBand="0" w:evenVBand="0" w:oddHBand="0" w:evenHBand="0" w:firstRowFirstColumn="0" w:firstRowLastColumn="0" w:lastRowFirstColumn="0" w:lastRowLastColumn="0"/>
              <w:rPr>
                <w:b/>
                <w:lang w:val="en-GB" w:eastAsia="nl-NL"/>
              </w:rPr>
            </w:pPr>
            <w:r>
              <w:rPr>
                <w:b/>
                <w:lang w:val="nl-NL" w:eastAsia="de-DE"/>
              </w:rPr>
              <w:t>T0</w:t>
            </w:r>
            <w:r w:rsidR="00A81475">
              <w:rPr>
                <w:b/>
                <w:lang w:val="nl-NL" w:eastAsia="de-DE"/>
              </w:rPr>
              <w:t>2</w:t>
            </w:r>
            <w:r w:rsidR="00A81475">
              <w:rPr>
                <w:b/>
              </w:rPr>
              <w:t>4</w:t>
            </w:r>
            <w:r>
              <w:rPr>
                <w:b/>
                <w:lang w:val="nl-NL" w:eastAsia="de-DE"/>
              </w:rPr>
              <w:t xml:space="preserve"> </w:t>
            </w:r>
            <w:r w:rsidR="008A1A80">
              <w:rPr>
                <w:b/>
                <w:lang w:val="nl-NL" w:eastAsia="de-DE"/>
              </w:rPr>
              <w:t>–</w:t>
            </w:r>
            <w:r>
              <w:rPr>
                <w:b/>
                <w:lang w:val="nl-NL" w:eastAsia="de-DE"/>
              </w:rPr>
              <w:t xml:space="preserve"> </w:t>
            </w:r>
            <w:r w:rsidR="00A81475">
              <w:rPr>
                <w:b/>
                <w:lang w:val="nl-NL" w:eastAsia="de-DE"/>
              </w:rPr>
              <w:t>I</w:t>
            </w:r>
            <w:proofErr w:type="spellStart"/>
            <w:r w:rsidR="00A81475">
              <w:rPr>
                <w:b/>
              </w:rPr>
              <w:t>nvit</w:t>
            </w:r>
            <w:r w:rsidR="008A1A80">
              <w:rPr>
                <w:b/>
              </w:rPr>
              <w:t>ation</w:t>
            </w:r>
            <w:proofErr w:type="spellEnd"/>
            <w:r w:rsidR="008A1A80">
              <w:rPr>
                <w:b/>
              </w:rPr>
              <w:t xml:space="preserve"> to Tender</w:t>
            </w:r>
          </w:p>
        </w:tc>
      </w:tr>
      <w:tr w:rsidR="000B670F" w14:paraId="6B40EEAE" w14:textId="77777777" w:rsidTr="00F63787">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434ED9E4" w14:textId="77777777" w:rsidR="000B670F" w:rsidRDefault="000B670F" w:rsidP="00F63787">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none" w:sz="4" w:space="0" w:color="000000"/>
            </w:tcBorders>
          </w:tcPr>
          <w:p w14:paraId="4309D519" w14:textId="41360B60" w:rsidR="000B670F" w:rsidRDefault="000B670F" w:rsidP="00F63787">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proofErr w:type="gramStart"/>
            <w:r>
              <w:rPr>
                <w:rStyle w:val="Hyperlink"/>
                <w:lang w:val="nl-NL" w:eastAsia="de-DE"/>
              </w:rPr>
              <w:t>https://docs.peppol.eu/pracc/transactions/T0</w:t>
            </w:r>
            <w:r w:rsidR="008A1A80">
              <w:rPr>
                <w:rStyle w:val="Hyperlink"/>
                <w:lang w:val="nl-NL" w:eastAsia="de-DE"/>
              </w:rPr>
              <w:t>2</w:t>
            </w:r>
            <w:r w:rsidR="00B95240">
              <w:rPr>
                <w:rStyle w:val="Hyperlink"/>
                <w:lang w:val="nl-NL" w:eastAsia="de-DE"/>
              </w:rPr>
              <w:t>4</w:t>
            </w:r>
            <w:r>
              <w:rPr>
                <w:rStyle w:val="Hyperlink"/>
                <w:lang w:val="nl-NL" w:eastAsia="de-DE"/>
              </w:rPr>
              <w:t>/index.html</w:t>
            </w:r>
            <w:proofErr w:type="gramEnd"/>
          </w:p>
        </w:tc>
      </w:tr>
      <w:tr w:rsidR="000B670F" w14:paraId="507F7ECB" w14:textId="77777777" w:rsidTr="00F63787">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351177CE" w14:textId="77777777" w:rsidR="000B670F" w:rsidRDefault="000B670F" w:rsidP="00F63787">
            <w:pPr>
              <w:pStyle w:val="KeinLeerraum"/>
              <w:tabs>
                <w:tab w:val="left" w:pos="1488"/>
              </w:tabs>
              <w:rPr>
                <w:lang w:val="en-GB" w:eastAsia="nl-NL"/>
              </w:rPr>
            </w:pPr>
            <w:r>
              <w:rPr>
                <w:rFonts w:ascii="Calibri" w:hAnsi="Calibri"/>
                <w:b w:val="0"/>
                <w:lang w:val="en-GB" w:eastAsia="nl-NL"/>
              </w:rPr>
              <w:t>Syntax Mapping</w:t>
            </w:r>
          </w:p>
        </w:tc>
        <w:tc>
          <w:tcPr>
            <w:tcW w:w="7796" w:type="dxa"/>
            <w:tcBorders>
              <w:top w:val="none" w:sz="4" w:space="0" w:color="000000"/>
              <w:bottom w:val="none" w:sz="4" w:space="0" w:color="000000"/>
            </w:tcBorders>
          </w:tcPr>
          <w:p w14:paraId="7A2DF791" w14:textId="640994C1" w:rsidR="000B670F" w:rsidRDefault="00000000" w:rsidP="00F63787">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80" w:history="1">
              <w:r w:rsidR="00B95240" w:rsidRPr="003D2EEC">
                <w:rPr>
                  <w:rStyle w:val="Hyperlink"/>
                  <w:rFonts w:cs="Calibri"/>
                  <w:lang w:val="nl-NL" w:eastAsia="de-DE"/>
                </w:rPr>
                <w:t>https://docs.peppol.eu/pracc/syntax/InvitationToTender/tree/</w:t>
              </w:r>
            </w:hyperlink>
            <w:r w:rsidR="000B670F">
              <w:rPr>
                <w:rFonts w:cs="Calibri"/>
                <w:lang w:val="nl-NL" w:eastAsia="de-DE"/>
              </w:rPr>
              <w:t xml:space="preserve"> </w:t>
            </w:r>
          </w:p>
        </w:tc>
      </w:tr>
      <w:tr w:rsidR="000B670F" w14:paraId="163B6CE8" w14:textId="77777777" w:rsidTr="00F63787">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000000"/>
            </w:tcBorders>
          </w:tcPr>
          <w:p w14:paraId="46301B2C" w14:textId="77777777" w:rsidR="000B670F" w:rsidRDefault="000B670F" w:rsidP="00F63787">
            <w:pPr>
              <w:pStyle w:val="KeinLeerraum"/>
              <w:tabs>
                <w:tab w:val="left" w:pos="1488"/>
              </w:tabs>
              <w:rPr>
                <w:lang w:val="en-GB" w:eastAsia="nl-NL"/>
              </w:rPr>
            </w:pPr>
            <w:r>
              <w:rPr>
                <w:rFonts w:ascii="Calibri" w:hAnsi="Calibri"/>
                <w:b w:val="0"/>
                <w:lang w:val="en-GB" w:eastAsia="nl-NL"/>
              </w:rPr>
              <w:t>Peppol Rules</w:t>
            </w:r>
          </w:p>
        </w:tc>
        <w:tc>
          <w:tcPr>
            <w:tcW w:w="7796" w:type="dxa"/>
            <w:tcBorders>
              <w:top w:val="none" w:sz="4" w:space="0" w:color="000000"/>
              <w:bottom w:val="single" w:sz="4" w:space="0" w:color="000000"/>
            </w:tcBorders>
          </w:tcPr>
          <w:p w14:paraId="3E8F3044" w14:textId="3B6A0D81" w:rsidR="000B670F" w:rsidRDefault="00000000" w:rsidP="00F63787">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hyperlink r:id="rId181" w:history="1">
              <w:r w:rsidR="008A1A80" w:rsidRPr="002B1584">
                <w:rPr>
                  <w:rStyle w:val="Hyperlink"/>
                  <w:lang w:val="nl-NL" w:eastAsia="de-DE"/>
                </w:rPr>
                <w:t>https://docs.peppol.eu/pracc/rules/T024/</w:t>
              </w:r>
            </w:hyperlink>
            <w:r w:rsidR="000B670F">
              <w:rPr>
                <w:lang w:val="nl-NL" w:eastAsia="de-DE"/>
              </w:rPr>
              <w:t xml:space="preserve"> </w:t>
            </w:r>
          </w:p>
        </w:tc>
      </w:tr>
      <w:tr w:rsidR="000B670F" w14:paraId="69633369" w14:textId="77777777" w:rsidTr="00F63787">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000000"/>
              <w:left w:val="nil"/>
              <w:bottom w:val="nil"/>
              <w:right w:val="nil"/>
            </w:tcBorders>
          </w:tcPr>
          <w:p w14:paraId="00CDCFB6" w14:textId="77777777" w:rsidR="000B670F" w:rsidRDefault="000B670F" w:rsidP="00F63787">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000000"/>
              <w:left w:val="nil"/>
              <w:bottom w:val="nil"/>
              <w:right w:val="nil"/>
            </w:tcBorders>
          </w:tcPr>
          <w:p w14:paraId="72A61AE8" w14:textId="0A475744" w:rsidR="000B670F" w:rsidRDefault="000B670F" w:rsidP="00F63787">
            <w:pPr>
              <w:pStyle w:val="KeinLeerraum"/>
              <w:tabs>
                <w:tab w:val="left" w:pos="1488"/>
              </w:tabs>
              <w:cnfStyle w:val="000000000000" w:firstRow="0" w:lastRow="0" w:firstColumn="0" w:lastColumn="0" w:oddVBand="0" w:evenVBand="0" w:oddHBand="0" w:evenHBand="0" w:firstRowFirstColumn="0" w:firstRowLastColumn="0" w:lastRowFirstColumn="0" w:lastRowLastColumn="0"/>
            </w:pPr>
            <w:r>
              <w:rPr>
                <w:b/>
                <w:lang w:val="nl-NL" w:eastAsia="de-DE"/>
              </w:rPr>
              <w:t>T00</w:t>
            </w:r>
            <w:r w:rsidR="008A1A80">
              <w:rPr>
                <w:b/>
                <w:lang w:val="nl-NL" w:eastAsia="de-DE"/>
              </w:rPr>
              <w:t>3</w:t>
            </w:r>
            <w:r>
              <w:rPr>
                <w:b/>
                <w:lang w:val="nl-NL" w:eastAsia="de-DE"/>
              </w:rPr>
              <w:t xml:space="preserve"> – </w:t>
            </w:r>
            <w:r w:rsidR="008A1A80">
              <w:rPr>
                <w:b/>
                <w:lang w:val="nl-NL" w:eastAsia="de-DE"/>
              </w:rPr>
              <w:t>T</w:t>
            </w:r>
            <w:r w:rsidR="008A1A80">
              <w:rPr>
                <w:b/>
              </w:rPr>
              <w:t>ender Status Inquiry</w:t>
            </w:r>
          </w:p>
        </w:tc>
      </w:tr>
      <w:tr w:rsidR="000B670F" w14:paraId="6F0506DE" w14:textId="77777777" w:rsidTr="00F63787">
        <w:tc>
          <w:tcPr>
            <w:cnfStyle w:val="001000000000" w:firstRow="0" w:lastRow="0" w:firstColumn="1" w:lastColumn="0" w:oddVBand="0" w:evenVBand="0" w:oddHBand="0" w:evenHBand="0" w:firstRowFirstColumn="0" w:firstRowLastColumn="0" w:lastRowFirstColumn="0" w:lastRowLastColumn="0"/>
            <w:tcW w:w="2552" w:type="dxa"/>
            <w:tcBorders>
              <w:top w:val="nil"/>
              <w:bottom w:val="single" w:sz="4" w:space="0" w:color="auto"/>
            </w:tcBorders>
          </w:tcPr>
          <w:p w14:paraId="1DB83590" w14:textId="77777777" w:rsidR="000B670F" w:rsidRDefault="000B670F" w:rsidP="00F63787">
            <w:pPr>
              <w:pStyle w:val="KeinLeerraum"/>
              <w:tabs>
                <w:tab w:val="left" w:pos="1488"/>
              </w:tabs>
              <w:rPr>
                <w:lang w:val="en-GB" w:eastAsia="nl-NL"/>
              </w:rPr>
            </w:pPr>
            <w:r>
              <w:rPr>
                <w:rFonts w:ascii="Calibri" w:hAnsi="Calibri"/>
                <w:b w:val="0"/>
                <w:lang w:val="en-GB" w:eastAsia="nl-NL"/>
              </w:rPr>
              <w:t>Documentation</w:t>
            </w:r>
          </w:p>
        </w:tc>
        <w:tc>
          <w:tcPr>
            <w:tcW w:w="7796" w:type="dxa"/>
            <w:tcBorders>
              <w:top w:val="nil"/>
              <w:bottom w:val="single" w:sz="4" w:space="0" w:color="auto"/>
            </w:tcBorders>
          </w:tcPr>
          <w:p w14:paraId="3EEB96CD" w14:textId="7EF953B0" w:rsidR="000B670F" w:rsidRDefault="000B670F" w:rsidP="00F63787">
            <w:pPr>
              <w:pStyle w:val="KeinLeerraum"/>
              <w:tabs>
                <w:tab w:val="left" w:pos="1488"/>
              </w:tabs>
              <w:cnfStyle w:val="000000000000" w:firstRow="0" w:lastRow="0" w:firstColumn="0" w:lastColumn="0" w:oddVBand="0" w:evenVBand="0" w:oddHBand="0" w:evenHBand="0" w:firstRowFirstColumn="0" w:firstRowLastColumn="0" w:lastRowFirstColumn="0" w:lastRowLastColumn="0"/>
              <w:rPr>
                <w:b/>
                <w:lang w:val="nl-NL" w:eastAsia="de-DE"/>
              </w:rPr>
            </w:pPr>
            <w:proofErr w:type="gramStart"/>
            <w:r>
              <w:rPr>
                <w:rStyle w:val="Hyperlink"/>
                <w:lang w:val="nl-NL" w:eastAsia="de-DE"/>
              </w:rPr>
              <w:t>https://docs.peppol.eu/pracc/transactions/T0</w:t>
            </w:r>
            <w:r>
              <w:rPr>
                <w:rStyle w:val="Hyperlink"/>
              </w:rPr>
              <w:t>0</w:t>
            </w:r>
            <w:r w:rsidR="008A1A80">
              <w:rPr>
                <w:rStyle w:val="Hyperlink"/>
              </w:rPr>
              <w:t>3</w:t>
            </w:r>
            <w:r>
              <w:rPr>
                <w:rStyle w:val="Hyperlink"/>
                <w:lang w:val="nl-NL" w:eastAsia="de-DE"/>
              </w:rPr>
              <w:t>/index.html</w:t>
            </w:r>
            <w:proofErr w:type="gramEnd"/>
          </w:p>
        </w:tc>
      </w:tr>
      <w:tr w:rsidR="000B670F" w14:paraId="0865939E" w14:textId="77777777" w:rsidTr="00F63787">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auto"/>
            </w:tcBorders>
          </w:tcPr>
          <w:p w14:paraId="2EE56F08" w14:textId="77777777" w:rsidR="000B670F" w:rsidRDefault="000B670F" w:rsidP="00F63787">
            <w:pPr>
              <w:pStyle w:val="KeinLeerraum"/>
              <w:tabs>
                <w:tab w:val="left" w:pos="1488"/>
              </w:tabs>
              <w:rPr>
                <w:lang w:val="en-GB" w:eastAsia="nl-NL"/>
              </w:rPr>
            </w:pPr>
            <w:r>
              <w:rPr>
                <w:rFonts w:ascii="Calibri" w:hAnsi="Calibri"/>
                <w:b w:val="0"/>
                <w:lang w:val="en-GB" w:eastAsia="nl-NL"/>
              </w:rPr>
              <w:t>Syntax Mapping</w:t>
            </w:r>
          </w:p>
        </w:tc>
        <w:tc>
          <w:tcPr>
            <w:tcW w:w="7796" w:type="dxa"/>
            <w:tcBorders>
              <w:top w:val="none" w:sz="4" w:space="0" w:color="000000"/>
              <w:bottom w:val="single" w:sz="4" w:space="0" w:color="auto"/>
            </w:tcBorders>
          </w:tcPr>
          <w:p w14:paraId="32E14D77" w14:textId="615E9800" w:rsidR="000B670F" w:rsidRDefault="00000000" w:rsidP="00F63787">
            <w:pPr>
              <w:pStyle w:val="KeinLeerraum"/>
              <w:tabs>
                <w:tab w:val="left" w:pos="1488"/>
              </w:tabs>
              <w:cnfStyle w:val="000000000000" w:firstRow="0" w:lastRow="0" w:firstColumn="0" w:lastColumn="0" w:oddVBand="0" w:evenVBand="0" w:oddHBand="0" w:evenHBand="0" w:firstRowFirstColumn="0" w:firstRowLastColumn="0" w:lastRowFirstColumn="0" w:lastRowLastColumn="0"/>
              <w:rPr>
                <w:rStyle w:val="Hyperlink"/>
                <w:lang w:val="nl-NL" w:eastAsia="de-DE"/>
              </w:rPr>
            </w:pPr>
            <w:hyperlink r:id="rId182" w:history="1">
              <w:r w:rsidR="005D6184" w:rsidRPr="003D2EEC">
                <w:rPr>
                  <w:rStyle w:val="Hyperlink"/>
                  <w:lang w:val="nl-NL" w:eastAsia="de-DE"/>
                </w:rPr>
                <w:t>https://docs.peppol.eu/pracc/syntax/TenderStatusRequest/tree/</w:t>
              </w:r>
            </w:hyperlink>
            <w:r w:rsidR="000B670F">
              <w:rPr>
                <w:lang w:val="nl-NL" w:eastAsia="de-DE"/>
              </w:rPr>
              <w:t xml:space="preserve"> </w:t>
            </w:r>
          </w:p>
        </w:tc>
      </w:tr>
      <w:tr w:rsidR="000B670F" w14:paraId="45EC0C99" w14:textId="77777777" w:rsidTr="00F63787">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auto"/>
            </w:tcBorders>
          </w:tcPr>
          <w:p w14:paraId="3BDCCF84" w14:textId="77777777" w:rsidR="000B670F" w:rsidRDefault="000B670F" w:rsidP="00F63787">
            <w:pPr>
              <w:pStyle w:val="KeinLeerraum"/>
              <w:tabs>
                <w:tab w:val="left" w:pos="1488"/>
              </w:tabs>
              <w:rPr>
                <w:lang w:val="en-GB" w:eastAsia="nl-NL"/>
              </w:rPr>
            </w:pPr>
            <w:r>
              <w:rPr>
                <w:rFonts w:ascii="Calibri" w:hAnsi="Calibri"/>
                <w:b w:val="0"/>
                <w:lang w:val="en-GB" w:eastAsia="nl-NL"/>
              </w:rPr>
              <w:t>Peppol Rules</w:t>
            </w:r>
          </w:p>
        </w:tc>
        <w:tc>
          <w:tcPr>
            <w:tcW w:w="7796" w:type="dxa"/>
            <w:tcBorders>
              <w:top w:val="none" w:sz="4" w:space="0" w:color="000000"/>
              <w:bottom w:val="single" w:sz="4" w:space="0" w:color="auto"/>
            </w:tcBorders>
          </w:tcPr>
          <w:p w14:paraId="2111E0DC" w14:textId="0C008EF3" w:rsidR="000B670F" w:rsidRDefault="00000000" w:rsidP="00F63787">
            <w:pPr>
              <w:pStyle w:val="KeinLeerraum"/>
              <w:tabs>
                <w:tab w:val="left" w:pos="1488"/>
              </w:tabs>
              <w:cnfStyle w:val="000000000000" w:firstRow="0" w:lastRow="0" w:firstColumn="0" w:lastColumn="0" w:oddVBand="0" w:evenVBand="0" w:oddHBand="0" w:evenHBand="0" w:firstRowFirstColumn="0" w:firstRowLastColumn="0" w:lastRowFirstColumn="0" w:lastRowLastColumn="0"/>
            </w:pPr>
            <w:hyperlink r:id="rId183" w:history="1">
              <w:r w:rsidR="008A1A80" w:rsidRPr="002B1584">
                <w:rPr>
                  <w:rStyle w:val="Hyperlink"/>
                  <w:lang w:val="nl-NL" w:eastAsia="de-DE"/>
                </w:rPr>
                <w:t>https://docs.peppol.eu/pracc/rules/T0</w:t>
              </w:r>
              <w:r w:rsidR="008A1A80" w:rsidRPr="002B1584">
                <w:rPr>
                  <w:rStyle w:val="Hyperlink"/>
                </w:rPr>
                <w:t>03</w:t>
              </w:r>
              <w:r w:rsidR="008A1A80" w:rsidRPr="002B1584">
                <w:rPr>
                  <w:rStyle w:val="Hyperlink"/>
                  <w:lang w:val="nl-NL" w:eastAsia="de-DE"/>
                </w:rPr>
                <w:t>/</w:t>
              </w:r>
            </w:hyperlink>
            <w:r w:rsidR="000B670F">
              <w:rPr>
                <w:lang w:val="nl-NL" w:eastAsia="de-DE"/>
              </w:rPr>
              <w:t xml:space="preserve"> </w:t>
            </w:r>
          </w:p>
        </w:tc>
      </w:tr>
    </w:tbl>
    <w:p w14:paraId="1AD416D5" w14:textId="77777777" w:rsidR="00CF054E" w:rsidRDefault="00CF054E" w:rsidP="00B95240"/>
    <w:p w14:paraId="38C0EE3D" w14:textId="1ADC6FE2" w:rsidR="00B95240" w:rsidRDefault="00B95240" w:rsidP="00CF054E">
      <w:pPr>
        <w:pStyle w:val="berschrift2"/>
      </w:pPr>
      <w:bookmarkStart w:id="434" w:name="_Toc162022415"/>
      <w:r>
        <w:t>Peppol BIS - P035 – Pre-Award Catalogue</w:t>
      </w:r>
      <w:bookmarkEnd w:id="434"/>
    </w:p>
    <w:tbl>
      <w:tblPr>
        <w:tblStyle w:val="EinfacheTabelle2"/>
        <w:tblW w:w="10348" w:type="dxa"/>
        <w:tblLook w:val="04A0" w:firstRow="1" w:lastRow="0" w:firstColumn="1" w:lastColumn="0" w:noHBand="0" w:noVBand="1"/>
      </w:tblPr>
      <w:tblGrid>
        <w:gridCol w:w="2552"/>
        <w:gridCol w:w="7796"/>
      </w:tblGrid>
      <w:tr w:rsidR="00B95240" w14:paraId="5AD61679" w14:textId="77777777" w:rsidTr="001766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Borders>
              <w:left w:val="none" w:sz="4" w:space="0" w:color="000000"/>
              <w:bottom w:val="none" w:sz="4" w:space="0" w:color="000000"/>
              <w:right w:val="none" w:sz="4" w:space="0" w:color="000000"/>
            </w:tcBorders>
          </w:tcPr>
          <w:p w14:paraId="5C805E58" w14:textId="77777777" w:rsidR="00B95240" w:rsidRDefault="00B95240" w:rsidP="001766D3">
            <w:pPr>
              <w:pStyle w:val="KeinLeerraum"/>
              <w:tabs>
                <w:tab w:val="left" w:pos="1488"/>
              </w:tabs>
              <w:rPr>
                <w:lang w:val="en-GB" w:eastAsia="nl-NL"/>
              </w:rPr>
            </w:pPr>
            <w:r>
              <w:rPr>
                <w:rFonts w:ascii="Calibri" w:hAnsi="Calibri"/>
                <w:lang w:val="en-GB" w:eastAsia="nl-NL"/>
              </w:rPr>
              <w:t>Peppol BIS</w:t>
            </w:r>
          </w:p>
        </w:tc>
        <w:tc>
          <w:tcPr>
            <w:tcW w:w="7796" w:type="dxa"/>
            <w:tcBorders>
              <w:left w:val="none" w:sz="4" w:space="0" w:color="000000"/>
              <w:bottom w:val="none" w:sz="4" w:space="0" w:color="000000"/>
              <w:right w:val="none" w:sz="4" w:space="0" w:color="000000"/>
            </w:tcBorders>
          </w:tcPr>
          <w:p w14:paraId="43B03B0C" w14:textId="474E1418" w:rsidR="00B95240" w:rsidRDefault="00B95240" w:rsidP="001766D3">
            <w:pPr>
              <w:tabs>
                <w:tab w:val="left" w:pos="1488"/>
              </w:tabs>
              <w:cnfStyle w:val="100000000000" w:firstRow="1" w:lastRow="0" w:firstColumn="0" w:lastColumn="0" w:oddVBand="0" w:evenVBand="0" w:oddHBand="0" w:evenHBand="0" w:firstRowFirstColumn="0" w:firstRowLastColumn="0" w:lastRowFirstColumn="0" w:lastRowLastColumn="0"/>
              <w:rPr>
                <w:rFonts w:cs="Calibri"/>
                <w:lang w:val="nl-NL" w:eastAsia="de-DE"/>
              </w:rPr>
            </w:pPr>
            <w:r>
              <w:rPr>
                <w:rFonts w:ascii="Calibri" w:hAnsi="Calibri" w:cs="Calibri"/>
                <w:lang w:val="nl-NL" w:eastAsia="de-DE"/>
              </w:rPr>
              <w:t>P035 – Pre-Award Catalogue</w:t>
            </w:r>
          </w:p>
        </w:tc>
      </w:tr>
      <w:tr w:rsidR="00B95240" w14:paraId="7205D10A" w14:textId="77777777" w:rsidTr="001766D3">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000000" w:themeColor="text1"/>
            </w:tcBorders>
          </w:tcPr>
          <w:p w14:paraId="6228F500" w14:textId="77777777" w:rsidR="00B95240" w:rsidRDefault="00B95240" w:rsidP="001766D3">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single" w:sz="4" w:space="0" w:color="000000" w:themeColor="text1"/>
            </w:tcBorders>
          </w:tcPr>
          <w:p w14:paraId="584BE10F" w14:textId="0D050B41" w:rsidR="00B95240" w:rsidRDefault="00000000" w:rsidP="001766D3">
            <w:pPr>
              <w:pStyle w:val="KeinLeerraum"/>
              <w:tabs>
                <w:tab w:val="left" w:pos="1488"/>
              </w:tabs>
              <w:cnfStyle w:val="000000000000" w:firstRow="0" w:lastRow="0" w:firstColumn="0" w:lastColumn="0" w:oddVBand="0" w:evenVBand="0" w:oddHBand="0" w:evenHBand="0" w:firstRowFirstColumn="0" w:firstRowLastColumn="0" w:lastRowFirstColumn="0" w:lastRowLastColumn="0"/>
              <w:rPr>
                <w:rStyle w:val="Hyperlink"/>
                <w:lang w:val="nl-NL" w:eastAsia="de-DE"/>
              </w:rPr>
            </w:pPr>
            <w:hyperlink r:id="rId184" w:history="1">
              <w:r w:rsidR="00B95240" w:rsidRPr="003D2EEC">
                <w:rPr>
                  <w:rStyle w:val="Hyperlink"/>
                  <w:lang w:val="nl-NL" w:eastAsia="de-DE"/>
                </w:rPr>
                <w:t>https://docs.peppol.eu/pracc/profiles/p035/index.html</w:t>
              </w:r>
            </w:hyperlink>
            <w:r w:rsidR="00B95240">
              <w:rPr>
                <w:rStyle w:val="Hyperlink"/>
                <w:lang w:val="nl-NL" w:eastAsia="de-DE"/>
              </w:rPr>
              <w:t xml:space="preserve"> </w:t>
            </w:r>
          </w:p>
        </w:tc>
      </w:tr>
      <w:tr w:rsidR="00B95240" w14:paraId="4FD44CDA" w14:textId="77777777" w:rsidTr="001766D3">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000000" w:themeColor="text1"/>
              <w:left w:val="none" w:sz="4" w:space="0" w:color="000000"/>
              <w:bottom w:val="none" w:sz="4" w:space="0" w:color="000000"/>
            </w:tcBorders>
          </w:tcPr>
          <w:p w14:paraId="64316F9B" w14:textId="77777777" w:rsidR="00B95240" w:rsidRDefault="00B95240" w:rsidP="001766D3">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000000" w:themeColor="text1"/>
              <w:bottom w:val="none" w:sz="4" w:space="0" w:color="000000"/>
              <w:right w:val="none" w:sz="4" w:space="0" w:color="000000"/>
            </w:tcBorders>
          </w:tcPr>
          <w:p w14:paraId="57937AA1" w14:textId="21D7FCD1" w:rsidR="00B95240" w:rsidRDefault="00B95240" w:rsidP="001766D3">
            <w:pPr>
              <w:pStyle w:val="KeinLeerraum"/>
              <w:tabs>
                <w:tab w:val="left" w:pos="1488"/>
              </w:tabs>
              <w:cnfStyle w:val="000000000000" w:firstRow="0" w:lastRow="0" w:firstColumn="0" w:lastColumn="0" w:oddVBand="0" w:evenVBand="0" w:oddHBand="0" w:evenHBand="0" w:firstRowFirstColumn="0" w:firstRowLastColumn="0" w:lastRowFirstColumn="0" w:lastRowLastColumn="0"/>
              <w:rPr>
                <w:b/>
                <w:lang w:val="en-GB" w:eastAsia="nl-NL"/>
              </w:rPr>
            </w:pPr>
            <w:r w:rsidRPr="00B95240">
              <w:rPr>
                <w:b/>
                <w:lang w:val="nl-NL" w:eastAsia="de-DE"/>
              </w:rPr>
              <w:t>T035 Pre-Award Catalogue Request</w:t>
            </w:r>
          </w:p>
        </w:tc>
      </w:tr>
      <w:tr w:rsidR="00B95240" w14:paraId="31468AA9" w14:textId="77777777" w:rsidTr="001766D3">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1E952349" w14:textId="77777777" w:rsidR="00B95240" w:rsidRDefault="00B95240" w:rsidP="001766D3">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none" w:sz="4" w:space="0" w:color="000000"/>
            </w:tcBorders>
          </w:tcPr>
          <w:p w14:paraId="5A77640F" w14:textId="540CAB82" w:rsidR="00B95240" w:rsidRDefault="00B95240" w:rsidP="001766D3">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proofErr w:type="gramStart"/>
            <w:r>
              <w:rPr>
                <w:rStyle w:val="Hyperlink"/>
                <w:lang w:val="nl-NL" w:eastAsia="de-DE"/>
              </w:rPr>
              <w:t>https://docs.peppol.eu/pracc/transactions/T035/index.html</w:t>
            </w:r>
            <w:proofErr w:type="gramEnd"/>
          </w:p>
        </w:tc>
      </w:tr>
      <w:tr w:rsidR="00B95240" w14:paraId="6AC7FD9A" w14:textId="77777777" w:rsidTr="001766D3">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7A424EDB" w14:textId="77777777" w:rsidR="00B95240" w:rsidRDefault="00B95240" w:rsidP="001766D3">
            <w:pPr>
              <w:pStyle w:val="KeinLeerraum"/>
              <w:tabs>
                <w:tab w:val="left" w:pos="1488"/>
              </w:tabs>
              <w:rPr>
                <w:lang w:val="en-GB" w:eastAsia="nl-NL"/>
              </w:rPr>
            </w:pPr>
            <w:r>
              <w:rPr>
                <w:rFonts w:ascii="Calibri" w:hAnsi="Calibri"/>
                <w:b w:val="0"/>
                <w:lang w:val="en-GB" w:eastAsia="nl-NL"/>
              </w:rPr>
              <w:t>Syntax Mapping</w:t>
            </w:r>
          </w:p>
        </w:tc>
        <w:tc>
          <w:tcPr>
            <w:tcW w:w="7796" w:type="dxa"/>
            <w:tcBorders>
              <w:top w:val="none" w:sz="4" w:space="0" w:color="000000"/>
              <w:bottom w:val="none" w:sz="4" w:space="0" w:color="000000"/>
            </w:tcBorders>
          </w:tcPr>
          <w:p w14:paraId="5CD8231D" w14:textId="7022DC3B" w:rsidR="00B95240" w:rsidRDefault="00000000" w:rsidP="001766D3">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85" w:history="1">
              <w:r w:rsidR="00B95240" w:rsidRPr="003D2EEC">
                <w:rPr>
                  <w:rStyle w:val="Hyperlink"/>
                  <w:rFonts w:cs="Calibri"/>
                  <w:lang w:val="nl-NL" w:eastAsia="de-DE"/>
                </w:rPr>
                <w:t>https://docs.peppol.eu/pracc/syntax/catalogueRequest/tree/</w:t>
              </w:r>
            </w:hyperlink>
            <w:r w:rsidR="00B95240">
              <w:rPr>
                <w:rFonts w:cs="Calibri"/>
                <w:lang w:val="nl-NL" w:eastAsia="de-DE"/>
              </w:rPr>
              <w:t xml:space="preserve"> </w:t>
            </w:r>
          </w:p>
        </w:tc>
      </w:tr>
      <w:tr w:rsidR="00B95240" w14:paraId="6F046138" w14:textId="77777777" w:rsidTr="001766D3">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000000"/>
            </w:tcBorders>
          </w:tcPr>
          <w:p w14:paraId="1558F6A2" w14:textId="77777777" w:rsidR="00B95240" w:rsidRDefault="00B95240" w:rsidP="001766D3">
            <w:pPr>
              <w:pStyle w:val="KeinLeerraum"/>
              <w:tabs>
                <w:tab w:val="left" w:pos="1488"/>
              </w:tabs>
              <w:rPr>
                <w:lang w:val="en-GB" w:eastAsia="nl-NL"/>
              </w:rPr>
            </w:pPr>
            <w:r>
              <w:rPr>
                <w:rFonts w:ascii="Calibri" w:hAnsi="Calibri"/>
                <w:b w:val="0"/>
                <w:lang w:val="en-GB" w:eastAsia="nl-NL"/>
              </w:rPr>
              <w:t>Peppol Rules</w:t>
            </w:r>
          </w:p>
        </w:tc>
        <w:tc>
          <w:tcPr>
            <w:tcW w:w="7796" w:type="dxa"/>
            <w:tcBorders>
              <w:top w:val="none" w:sz="4" w:space="0" w:color="000000"/>
              <w:bottom w:val="single" w:sz="4" w:space="0" w:color="000000"/>
            </w:tcBorders>
          </w:tcPr>
          <w:p w14:paraId="10FA57BB" w14:textId="17510970" w:rsidR="00B95240" w:rsidRDefault="00000000" w:rsidP="001766D3">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hyperlink r:id="rId186" w:history="1">
              <w:r w:rsidR="00B95240" w:rsidRPr="003D2EEC">
                <w:rPr>
                  <w:rStyle w:val="Hyperlink"/>
                  <w:lang w:val="nl-NL" w:eastAsia="de-DE"/>
                </w:rPr>
                <w:t>https://docs.peppol.eu/pracc/rules/T035/</w:t>
              </w:r>
            </w:hyperlink>
            <w:r w:rsidR="00B95240">
              <w:rPr>
                <w:lang w:val="nl-NL" w:eastAsia="de-DE"/>
              </w:rPr>
              <w:t xml:space="preserve"> </w:t>
            </w:r>
          </w:p>
        </w:tc>
      </w:tr>
      <w:tr w:rsidR="00B95240" w14:paraId="15BC5C33" w14:textId="77777777" w:rsidTr="001766D3">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000000"/>
              <w:left w:val="nil"/>
              <w:bottom w:val="nil"/>
              <w:right w:val="nil"/>
            </w:tcBorders>
          </w:tcPr>
          <w:p w14:paraId="16129BB4" w14:textId="77777777" w:rsidR="00B95240" w:rsidRDefault="00B95240" w:rsidP="001766D3">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000000"/>
              <w:left w:val="nil"/>
              <w:bottom w:val="nil"/>
              <w:right w:val="nil"/>
            </w:tcBorders>
          </w:tcPr>
          <w:p w14:paraId="62EC13B1" w14:textId="599C22D4" w:rsidR="00B95240" w:rsidRDefault="005D6184" w:rsidP="001766D3">
            <w:pPr>
              <w:pStyle w:val="KeinLeerraum"/>
              <w:tabs>
                <w:tab w:val="left" w:pos="1488"/>
              </w:tabs>
              <w:cnfStyle w:val="000000000000" w:firstRow="0" w:lastRow="0" w:firstColumn="0" w:lastColumn="0" w:oddVBand="0" w:evenVBand="0" w:oddHBand="0" w:evenHBand="0" w:firstRowFirstColumn="0" w:firstRowLastColumn="0" w:lastRowFirstColumn="0" w:lastRowLastColumn="0"/>
            </w:pPr>
            <w:r w:rsidRPr="005D6184">
              <w:rPr>
                <w:b/>
                <w:lang w:val="nl-NL" w:eastAsia="de-DE"/>
              </w:rPr>
              <w:t>T036 - Pre-Award Catalogue</w:t>
            </w:r>
          </w:p>
        </w:tc>
      </w:tr>
      <w:tr w:rsidR="00B95240" w14:paraId="4BDEC86E" w14:textId="77777777" w:rsidTr="001766D3">
        <w:tc>
          <w:tcPr>
            <w:cnfStyle w:val="001000000000" w:firstRow="0" w:lastRow="0" w:firstColumn="1" w:lastColumn="0" w:oddVBand="0" w:evenVBand="0" w:oddHBand="0" w:evenHBand="0" w:firstRowFirstColumn="0" w:firstRowLastColumn="0" w:lastRowFirstColumn="0" w:lastRowLastColumn="0"/>
            <w:tcW w:w="2552" w:type="dxa"/>
            <w:tcBorders>
              <w:top w:val="nil"/>
              <w:bottom w:val="single" w:sz="4" w:space="0" w:color="auto"/>
            </w:tcBorders>
          </w:tcPr>
          <w:p w14:paraId="7629BD68" w14:textId="77777777" w:rsidR="00B95240" w:rsidRDefault="00B95240" w:rsidP="001766D3">
            <w:pPr>
              <w:pStyle w:val="KeinLeerraum"/>
              <w:tabs>
                <w:tab w:val="left" w:pos="1488"/>
              </w:tabs>
              <w:rPr>
                <w:lang w:val="en-GB" w:eastAsia="nl-NL"/>
              </w:rPr>
            </w:pPr>
            <w:r>
              <w:rPr>
                <w:rFonts w:ascii="Calibri" w:hAnsi="Calibri"/>
                <w:b w:val="0"/>
                <w:lang w:val="en-GB" w:eastAsia="nl-NL"/>
              </w:rPr>
              <w:t>Documentation</w:t>
            </w:r>
          </w:p>
        </w:tc>
        <w:tc>
          <w:tcPr>
            <w:tcW w:w="7796" w:type="dxa"/>
            <w:tcBorders>
              <w:top w:val="nil"/>
              <w:bottom w:val="single" w:sz="4" w:space="0" w:color="auto"/>
            </w:tcBorders>
          </w:tcPr>
          <w:p w14:paraId="3A54376B" w14:textId="0CB16754" w:rsidR="00B95240" w:rsidRDefault="00B95240" w:rsidP="001766D3">
            <w:pPr>
              <w:pStyle w:val="KeinLeerraum"/>
              <w:tabs>
                <w:tab w:val="left" w:pos="1488"/>
              </w:tabs>
              <w:cnfStyle w:val="000000000000" w:firstRow="0" w:lastRow="0" w:firstColumn="0" w:lastColumn="0" w:oddVBand="0" w:evenVBand="0" w:oddHBand="0" w:evenHBand="0" w:firstRowFirstColumn="0" w:firstRowLastColumn="0" w:lastRowFirstColumn="0" w:lastRowLastColumn="0"/>
              <w:rPr>
                <w:b/>
                <w:lang w:val="nl-NL" w:eastAsia="de-DE"/>
              </w:rPr>
            </w:pPr>
            <w:proofErr w:type="gramStart"/>
            <w:r>
              <w:rPr>
                <w:rStyle w:val="Hyperlink"/>
                <w:lang w:val="nl-NL" w:eastAsia="de-DE"/>
              </w:rPr>
              <w:t>https://docs.peppol.eu/pracc/transactions/T0</w:t>
            </w:r>
            <w:r w:rsidR="005D6184">
              <w:rPr>
                <w:rStyle w:val="Hyperlink"/>
                <w:lang w:val="nl-NL" w:eastAsia="de-DE"/>
              </w:rPr>
              <w:t>36</w:t>
            </w:r>
            <w:r>
              <w:rPr>
                <w:rStyle w:val="Hyperlink"/>
                <w:lang w:val="nl-NL" w:eastAsia="de-DE"/>
              </w:rPr>
              <w:t>/index.html</w:t>
            </w:r>
            <w:proofErr w:type="gramEnd"/>
          </w:p>
        </w:tc>
      </w:tr>
      <w:tr w:rsidR="00B95240" w14:paraId="0B16C693" w14:textId="77777777" w:rsidTr="001766D3">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auto"/>
            </w:tcBorders>
          </w:tcPr>
          <w:p w14:paraId="3CBC0585" w14:textId="77777777" w:rsidR="00B95240" w:rsidRDefault="00B95240" w:rsidP="001766D3">
            <w:pPr>
              <w:pStyle w:val="KeinLeerraum"/>
              <w:tabs>
                <w:tab w:val="left" w:pos="1488"/>
              </w:tabs>
              <w:rPr>
                <w:lang w:val="en-GB" w:eastAsia="nl-NL"/>
              </w:rPr>
            </w:pPr>
            <w:r>
              <w:rPr>
                <w:rFonts w:ascii="Calibri" w:hAnsi="Calibri"/>
                <w:b w:val="0"/>
                <w:lang w:val="en-GB" w:eastAsia="nl-NL"/>
              </w:rPr>
              <w:t>Syntax Mapping</w:t>
            </w:r>
          </w:p>
        </w:tc>
        <w:tc>
          <w:tcPr>
            <w:tcW w:w="7796" w:type="dxa"/>
            <w:tcBorders>
              <w:top w:val="none" w:sz="4" w:space="0" w:color="000000"/>
              <w:bottom w:val="single" w:sz="4" w:space="0" w:color="auto"/>
            </w:tcBorders>
          </w:tcPr>
          <w:p w14:paraId="142C85D4" w14:textId="2E061EFA" w:rsidR="00B95240" w:rsidRDefault="00000000" w:rsidP="001766D3">
            <w:pPr>
              <w:pStyle w:val="KeinLeerraum"/>
              <w:tabs>
                <w:tab w:val="left" w:pos="1488"/>
              </w:tabs>
              <w:cnfStyle w:val="000000000000" w:firstRow="0" w:lastRow="0" w:firstColumn="0" w:lastColumn="0" w:oddVBand="0" w:evenVBand="0" w:oddHBand="0" w:evenHBand="0" w:firstRowFirstColumn="0" w:firstRowLastColumn="0" w:lastRowFirstColumn="0" w:lastRowLastColumn="0"/>
              <w:rPr>
                <w:rStyle w:val="Hyperlink"/>
                <w:lang w:val="nl-NL" w:eastAsia="de-DE"/>
              </w:rPr>
            </w:pPr>
            <w:hyperlink r:id="rId187" w:history="1">
              <w:r w:rsidR="005D6184" w:rsidRPr="003D2EEC">
                <w:rPr>
                  <w:rStyle w:val="Hyperlink"/>
                  <w:lang w:val="nl-NL" w:eastAsia="de-DE"/>
                </w:rPr>
                <w:t>https://docs.peppol.eu/pracc/syntax/catalogue/tree/</w:t>
              </w:r>
            </w:hyperlink>
            <w:r w:rsidR="00B95240">
              <w:rPr>
                <w:lang w:val="nl-NL" w:eastAsia="de-DE"/>
              </w:rPr>
              <w:t xml:space="preserve"> </w:t>
            </w:r>
          </w:p>
        </w:tc>
      </w:tr>
      <w:tr w:rsidR="00B95240" w14:paraId="55436327" w14:textId="77777777" w:rsidTr="001766D3">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auto"/>
            </w:tcBorders>
          </w:tcPr>
          <w:p w14:paraId="03CC9D7E" w14:textId="77777777" w:rsidR="00B95240" w:rsidRDefault="00B95240" w:rsidP="001766D3">
            <w:pPr>
              <w:pStyle w:val="KeinLeerraum"/>
              <w:tabs>
                <w:tab w:val="left" w:pos="1488"/>
              </w:tabs>
              <w:rPr>
                <w:lang w:val="en-GB" w:eastAsia="nl-NL"/>
              </w:rPr>
            </w:pPr>
            <w:r>
              <w:rPr>
                <w:rFonts w:ascii="Calibri" w:hAnsi="Calibri"/>
                <w:b w:val="0"/>
                <w:lang w:val="en-GB" w:eastAsia="nl-NL"/>
              </w:rPr>
              <w:t>Peppol Rules</w:t>
            </w:r>
          </w:p>
        </w:tc>
        <w:tc>
          <w:tcPr>
            <w:tcW w:w="7796" w:type="dxa"/>
            <w:tcBorders>
              <w:top w:val="none" w:sz="4" w:space="0" w:color="000000"/>
              <w:bottom w:val="single" w:sz="4" w:space="0" w:color="auto"/>
            </w:tcBorders>
          </w:tcPr>
          <w:p w14:paraId="5BC2A511" w14:textId="78869982" w:rsidR="00B95240" w:rsidRDefault="00000000" w:rsidP="001766D3">
            <w:pPr>
              <w:pStyle w:val="KeinLeerraum"/>
              <w:tabs>
                <w:tab w:val="left" w:pos="1488"/>
              </w:tabs>
              <w:cnfStyle w:val="000000000000" w:firstRow="0" w:lastRow="0" w:firstColumn="0" w:lastColumn="0" w:oddVBand="0" w:evenVBand="0" w:oddHBand="0" w:evenHBand="0" w:firstRowFirstColumn="0" w:firstRowLastColumn="0" w:lastRowFirstColumn="0" w:lastRowLastColumn="0"/>
            </w:pPr>
            <w:hyperlink r:id="rId188" w:history="1">
              <w:r w:rsidR="005D6184" w:rsidRPr="003D2EEC">
                <w:rPr>
                  <w:rStyle w:val="Hyperlink"/>
                  <w:lang w:val="nl-NL" w:eastAsia="de-DE"/>
                </w:rPr>
                <w:t>https://docs.peppol.eu/pracc/rules/T036/</w:t>
              </w:r>
            </w:hyperlink>
            <w:r w:rsidR="00B95240">
              <w:rPr>
                <w:lang w:val="nl-NL" w:eastAsia="de-DE"/>
              </w:rPr>
              <w:t xml:space="preserve"> </w:t>
            </w:r>
          </w:p>
        </w:tc>
      </w:tr>
    </w:tbl>
    <w:p w14:paraId="13A60FFF" w14:textId="77777777" w:rsidR="00B95240" w:rsidRDefault="00B95240" w:rsidP="000B670F"/>
    <w:p w14:paraId="3620828F" w14:textId="77777777" w:rsidR="000B670F" w:rsidRDefault="000B670F"/>
    <w:p w14:paraId="295EBE44" w14:textId="33604B23" w:rsidR="00093540" w:rsidRDefault="00A045BC">
      <w:pPr>
        <w:pStyle w:val="berschrift2"/>
      </w:pPr>
      <w:bookmarkStart w:id="435" w:name="_Ref161071946"/>
      <w:bookmarkStart w:id="436" w:name="_Toc162022416"/>
      <w:r>
        <w:lastRenderedPageBreak/>
        <w:t xml:space="preserve">Peppol Code Lists used in Notification &amp; </w:t>
      </w:r>
      <w:bookmarkEnd w:id="435"/>
      <w:r w:rsidR="00CF054E">
        <w:t>Two-Stage Procedures</w:t>
      </w:r>
      <w:bookmarkEnd w:id="436"/>
    </w:p>
    <w:p w14:paraId="2DF467F4" w14:textId="78B2BFA4" w:rsidR="005D6184" w:rsidRPr="005D6184" w:rsidRDefault="005D6184" w:rsidP="005D6184">
      <w:pPr>
        <w:pStyle w:val="berschrift3"/>
      </w:pPr>
      <w:bookmarkStart w:id="437" w:name="_Toc162022417"/>
      <w:r>
        <w:t>Generic Code Lists</w:t>
      </w:r>
      <w:bookmarkEnd w:id="437"/>
    </w:p>
    <w:tbl>
      <w:tblPr>
        <w:tblStyle w:val="Tabellenraster"/>
        <w:tblW w:w="0" w:type="auto"/>
        <w:tblLook w:val="04A0" w:firstRow="1" w:lastRow="0" w:firstColumn="1" w:lastColumn="0" w:noHBand="0" w:noVBand="1"/>
      </w:tblPr>
      <w:tblGrid>
        <w:gridCol w:w="4313"/>
        <w:gridCol w:w="5714"/>
      </w:tblGrid>
      <w:tr w:rsidR="00093540" w14:paraId="295EBE47" w14:textId="77777777" w:rsidTr="00525EA1">
        <w:tc>
          <w:tcPr>
            <w:tcW w:w="4313" w:type="dxa"/>
          </w:tcPr>
          <w:p w14:paraId="295EBE45" w14:textId="77777777" w:rsidR="00093540" w:rsidRDefault="00A045BC">
            <w:bookmarkStart w:id="438" w:name="_Hlk159075866"/>
            <w:proofErr w:type="spellStart"/>
            <w:r>
              <w:t>additionalConditionsCode</w:t>
            </w:r>
            <w:proofErr w:type="spellEnd"/>
          </w:p>
        </w:tc>
        <w:tc>
          <w:tcPr>
            <w:tcW w:w="5714" w:type="dxa"/>
          </w:tcPr>
          <w:p w14:paraId="295EBE46" w14:textId="71086F89" w:rsidR="00093540" w:rsidRDefault="00000000">
            <w:hyperlink r:id="rId189" w:tooltip="https://docs.peppol.eu/pracc/codelist/addCond/" w:history="1">
              <w:r w:rsidR="00A045BC">
                <w:rPr>
                  <w:rStyle w:val="Hyperlink"/>
                </w:rPr>
                <w:t>https://docs.peppol.eu/pracc/codelist/addCond/</w:t>
              </w:r>
            </w:hyperlink>
            <w:r w:rsidR="00A045BC">
              <w:t xml:space="preserve"> </w:t>
            </w:r>
          </w:p>
        </w:tc>
      </w:tr>
      <w:tr w:rsidR="00093540" w14:paraId="295EBE4A" w14:textId="77777777" w:rsidTr="00525EA1">
        <w:tc>
          <w:tcPr>
            <w:tcW w:w="4313" w:type="dxa"/>
          </w:tcPr>
          <w:p w14:paraId="295EBE48" w14:textId="77777777" w:rsidR="00093540" w:rsidRDefault="00A045BC">
            <w:proofErr w:type="spellStart"/>
            <w:r>
              <w:t>awardCode</w:t>
            </w:r>
            <w:proofErr w:type="spellEnd"/>
          </w:p>
        </w:tc>
        <w:tc>
          <w:tcPr>
            <w:tcW w:w="5714" w:type="dxa"/>
          </w:tcPr>
          <w:p w14:paraId="295EBE49" w14:textId="36D7A400" w:rsidR="00093540" w:rsidRDefault="00000000">
            <w:hyperlink r:id="rId190" w:tooltip="https://docs.peppol.eu/pracc/codelist/addCond/" w:history="1">
              <w:r w:rsidR="00A045BC">
                <w:rPr>
                  <w:rStyle w:val="Hyperlink"/>
                </w:rPr>
                <w:t>https://docs.peppol.eu/pracc/codelist/addCond/</w:t>
              </w:r>
            </w:hyperlink>
            <w:r w:rsidR="00A045BC">
              <w:t xml:space="preserve"> </w:t>
            </w:r>
          </w:p>
        </w:tc>
      </w:tr>
      <w:tr w:rsidR="00093540" w14:paraId="295EBE4D" w14:textId="77777777" w:rsidTr="00525EA1">
        <w:tc>
          <w:tcPr>
            <w:tcW w:w="4313" w:type="dxa"/>
          </w:tcPr>
          <w:p w14:paraId="295EBE4B" w14:textId="77777777" w:rsidR="00093540" w:rsidRDefault="00A045BC">
            <w:proofErr w:type="spellStart"/>
            <w:r>
              <w:t>contractTypeCode</w:t>
            </w:r>
            <w:proofErr w:type="spellEnd"/>
          </w:p>
        </w:tc>
        <w:tc>
          <w:tcPr>
            <w:tcW w:w="5714" w:type="dxa"/>
          </w:tcPr>
          <w:p w14:paraId="295EBE4C" w14:textId="7666234B" w:rsidR="00093540" w:rsidRDefault="00000000">
            <w:hyperlink r:id="rId191" w:tooltip="https://docs.peppol.eu/pracc/codelist/contractType/" w:history="1">
              <w:r w:rsidR="00A045BC">
                <w:rPr>
                  <w:rStyle w:val="Hyperlink"/>
                </w:rPr>
                <w:t>https://docs.peppol.eu/pracc/codelist/contractType/</w:t>
              </w:r>
            </w:hyperlink>
            <w:r w:rsidR="00A045BC">
              <w:t xml:space="preserve"> </w:t>
            </w:r>
          </w:p>
        </w:tc>
      </w:tr>
      <w:tr w:rsidR="00093540" w14:paraId="295EBE50" w14:textId="77777777" w:rsidTr="00525EA1">
        <w:tc>
          <w:tcPr>
            <w:tcW w:w="4313" w:type="dxa"/>
          </w:tcPr>
          <w:p w14:paraId="295EBE4E" w14:textId="77777777" w:rsidR="00093540" w:rsidRDefault="00A045BC">
            <w:proofErr w:type="spellStart"/>
            <w:r>
              <w:t>documentStatusCode</w:t>
            </w:r>
            <w:proofErr w:type="spellEnd"/>
          </w:p>
        </w:tc>
        <w:tc>
          <w:tcPr>
            <w:tcW w:w="5714" w:type="dxa"/>
          </w:tcPr>
          <w:p w14:paraId="295EBE4F" w14:textId="03AA1811" w:rsidR="00093540" w:rsidRDefault="00000000">
            <w:hyperlink r:id="rId192" w:tooltip="https://docs.peppol.eu/pracc/codelist/docStatus/" w:history="1">
              <w:r w:rsidR="00A045BC">
                <w:rPr>
                  <w:rStyle w:val="Hyperlink"/>
                </w:rPr>
                <w:t>https://docs.peppol.eu/pracc/codelist/docStatus/</w:t>
              </w:r>
            </w:hyperlink>
            <w:r w:rsidR="00A045BC">
              <w:t xml:space="preserve"> </w:t>
            </w:r>
          </w:p>
        </w:tc>
      </w:tr>
      <w:tr w:rsidR="00093540" w14:paraId="295EBE53" w14:textId="77777777" w:rsidTr="00525EA1">
        <w:tc>
          <w:tcPr>
            <w:tcW w:w="4313" w:type="dxa"/>
          </w:tcPr>
          <w:p w14:paraId="295EBE51" w14:textId="77777777" w:rsidR="00093540" w:rsidRDefault="00A045BC">
            <w:proofErr w:type="spellStart"/>
            <w:r>
              <w:t>documentTypeCode</w:t>
            </w:r>
            <w:proofErr w:type="spellEnd"/>
          </w:p>
        </w:tc>
        <w:tc>
          <w:tcPr>
            <w:tcW w:w="5714" w:type="dxa"/>
          </w:tcPr>
          <w:p w14:paraId="295EBE52" w14:textId="1059E751" w:rsidR="00093540" w:rsidRDefault="00000000">
            <w:hyperlink r:id="rId193" w:tooltip="https://docs.peppol.eu/pracc/codelist/docType/" w:history="1">
              <w:r w:rsidR="00A045BC">
                <w:rPr>
                  <w:rStyle w:val="Hyperlink"/>
                </w:rPr>
                <w:t>https://docs.peppol.eu/pracc/codelist/docType/</w:t>
              </w:r>
            </w:hyperlink>
            <w:r w:rsidR="00A045BC">
              <w:t xml:space="preserve"> </w:t>
            </w:r>
          </w:p>
        </w:tc>
      </w:tr>
      <w:tr w:rsidR="00093540" w14:paraId="295EBE56" w14:textId="77777777" w:rsidTr="00525EA1">
        <w:tc>
          <w:tcPr>
            <w:tcW w:w="4313" w:type="dxa"/>
          </w:tcPr>
          <w:p w14:paraId="295EBE54" w14:textId="77777777" w:rsidR="00093540" w:rsidRDefault="00A045BC">
            <w:r>
              <w:t>Electronic Address Scheme (EAS)</w:t>
            </w:r>
          </w:p>
        </w:tc>
        <w:tc>
          <w:tcPr>
            <w:tcW w:w="5714" w:type="dxa"/>
          </w:tcPr>
          <w:p w14:paraId="295EBE55" w14:textId="3217ACB8" w:rsidR="00093540" w:rsidRDefault="00000000">
            <w:hyperlink r:id="rId194" w:tooltip="https://docs.peppol.eu/pracc/codelist/EAS/" w:history="1">
              <w:r w:rsidR="00A045BC">
                <w:rPr>
                  <w:rStyle w:val="Hyperlink"/>
                </w:rPr>
                <w:t>https://docs.peppol.eu/pracc/codelist/EAS/</w:t>
              </w:r>
            </w:hyperlink>
            <w:r w:rsidR="00A045BC">
              <w:t xml:space="preserve"> </w:t>
            </w:r>
          </w:p>
        </w:tc>
      </w:tr>
      <w:tr w:rsidR="00093540" w14:paraId="295EBE59" w14:textId="77777777" w:rsidTr="00525EA1">
        <w:tc>
          <w:tcPr>
            <w:tcW w:w="4313" w:type="dxa"/>
          </w:tcPr>
          <w:p w14:paraId="295EBE57" w14:textId="77777777" w:rsidR="00093540" w:rsidRDefault="00A045BC">
            <w:r>
              <w:t>ISO 6523 ICD list</w:t>
            </w:r>
          </w:p>
        </w:tc>
        <w:tc>
          <w:tcPr>
            <w:tcW w:w="5714" w:type="dxa"/>
          </w:tcPr>
          <w:p w14:paraId="295EBE58" w14:textId="1BFD2CE9" w:rsidR="00093540" w:rsidRDefault="00000000">
            <w:hyperlink r:id="rId195" w:tooltip="https://docs.peppol.eu/pracc/codelist/ICD/" w:history="1">
              <w:r w:rsidR="00A045BC">
                <w:rPr>
                  <w:rStyle w:val="Hyperlink"/>
                </w:rPr>
                <w:t>https://docs.peppol.eu/pracc/codelist/ICD/</w:t>
              </w:r>
            </w:hyperlink>
            <w:r w:rsidR="00A045BC">
              <w:t xml:space="preserve"> </w:t>
            </w:r>
          </w:p>
        </w:tc>
      </w:tr>
      <w:tr w:rsidR="00093540" w14:paraId="295EBE5C" w14:textId="77777777" w:rsidTr="00525EA1">
        <w:tc>
          <w:tcPr>
            <w:tcW w:w="4313" w:type="dxa"/>
          </w:tcPr>
          <w:p w14:paraId="295EBE5A" w14:textId="77777777" w:rsidR="00093540" w:rsidRDefault="00A045BC">
            <w:r>
              <w:t>Country codes (ISO 3166-</w:t>
            </w:r>
            <w:proofErr w:type="gramStart"/>
            <w:r>
              <w:t>1:Alpha</w:t>
            </w:r>
            <w:proofErr w:type="gramEnd"/>
            <w:r>
              <w:t>2)</w:t>
            </w:r>
          </w:p>
        </w:tc>
        <w:tc>
          <w:tcPr>
            <w:tcW w:w="5714" w:type="dxa"/>
          </w:tcPr>
          <w:p w14:paraId="295EBE5B" w14:textId="483FD8F4" w:rsidR="00093540" w:rsidRDefault="00000000">
            <w:hyperlink r:id="rId196" w:tooltip="https://docs.peppol.eu/pracc/codelist/ISO3166/" w:history="1">
              <w:r w:rsidR="00A045BC">
                <w:rPr>
                  <w:rStyle w:val="Hyperlink"/>
                </w:rPr>
                <w:t>https://docs.peppol.eu/pracc/codelist/ISO3166/</w:t>
              </w:r>
            </w:hyperlink>
            <w:r w:rsidR="00A045BC">
              <w:t xml:space="preserve"> </w:t>
            </w:r>
          </w:p>
        </w:tc>
      </w:tr>
      <w:tr w:rsidR="00093540" w14:paraId="295EBE5F" w14:textId="77777777" w:rsidTr="00525EA1">
        <w:tc>
          <w:tcPr>
            <w:tcW w:w="4313" w:type="dxa"/>
          </w:tcPr>
          <w:p w14:paraId="295EBE5D" w14:textId="77777777" w:rsidR="00093540" w:rsidRDefault="00A045BC">
            <w:proofErr w:type="spellStart"/>
            <w:r>
              <w:t>legalBasisCode</w:t>
            </w:r>
            <w:proofErr w:type="spellEnd"/>
          </w:p>
        </w:tc>
        <w:tc>
          <w:tcPr>
            <w:tcW w:w="5714" w:type="dxa"/>
          </w:tcPr>
          <w:p w14:paraId="295EBE5E" w14:textId="572DB16E" w:rsidR="00093540" w:rsidRDefault="00000000">
            <w:hyperlink r:id="rId197" w:tooltip="https://docs.peppol.eu/pracc/codelist/legalBasis/" w:history="1">
              <w:r w:rsidR="00A045BC">
                <w:rPr>
                  <w:rStyle w:val="Hyperlink"/>
                </w:rPr>
                <w:t>https://docs.peppol.eu/pracc/codelist/legalBasis/</w:t>
              </w:r>
            </w:hyperlink>
            <w:r w:rsidR="00A045BC">
              <w:t xml:space="preserve"> </w:t>
            </w:r>
          </w:p>
        </w:tc>
      </w:tr>
      <w:tr w:rsidR="00525EA1" w14:paraId="0B94A8CE" w14:textId="77777777" w:rsidTr="00525EA1">
        <w:tc>
          <w:tcPr>
            <w:tcW w:w="4313" w:type="dxa"/>
          </w:tcPr>
          <w:p w14:paraId="21B908FC" w14:textId="22BC56C0" w:rsidR="00525EA1" w:rsidRDefault="00525EA1" w:rsidP="00525EA1">
            <w:proofErr w:type="spellStart"/>
            <w:r w:rsidRPr="00525EA1">
              <w:t>MessageResponseCode</w:t>
            </w:r>
            <w:proofErr w:type="spellEnd"/>
          </w:p>
        </w:tc>
        <w:tc>
          <w:tcPr>
            <w:tcW w:w="5714" w:type="dxa"/>
          </w:tcPr>
          <w:p w14:paraId="529A7C05" w14:textId="104E5DFF" w:rsidR="00525EA1" w:rsidRDefault="00000000" w:rsidP="00525EA1">
            <w:hyperlink r:id="rId198" w:tooltip="https://docs.peppol.eu/pracc/codelist/legalBasis/" w:history="1">
              <w:r w:rsidR="00525EA1">
                <w:rPr>
                  <w:rStyle w:val="Hyperlink"/>
                </w:rPr>
                <w:t>https://docs.peppol.eu/pracc/codelist/</w:t>
              </w:r>
              <w:r w:rsidR="00525EA1" w:rsidRPr="00525EA1">
                <w:rPr>
                  <w:rStyle w:val="Hyperlink"/>
                </w:rPr>
                <w:t>messageResponse</w:t>
              </w:r>
              <w:r w:rsidR="00525EA1">
                <w:rPr>
                  <w:rStyle w:val="Hyperlink"/>
                </w:rPr>
                <w:t>/</w:t>
              </w:r>
            </w:hyperlink>
            <w:r w:rsidR="00525EA1">
              <w:t xml:space="preserve"> </w:t>
            </w:r>
          </w:p>
        </w:tc>
      </w:tr>
      <w:tr w:rsidR="00525EA1" w14:paraId="295EBE62" w14:textId="77777777" w:rsidTr="00525EA1">
        <w:tc>
          <w:tcPr>
            <w:tcW w:w="4313" w:type="dxa"/>
          </w:tcPr>
          <w:p w14:paraId="295EBE60" w14:textId="77777777" w:rsidR="00525EA1" w:rsidRDefault="00525EA1" w:rsidP="00525EA1">
            <w:proofErr w:type="spellStart"/>
            <w:r>
              <w:t>NoticeResponseCode</w:t>
            </w:r>
            <w:proofErr w:type="spellEnd"/>
          </w:p>
        </w:tc>
        <w:tc>
          <w:tcPr>
            <w:tcW w:w="5714" w:type="dxa"/>
          </w:tcPr>
          <w:p w14:paraId="295EBE61" w14:textId="1833FD6C" w:rsidR="00525EA1" w:rsidRDefault="00000000" w:rsidP="00525EA1">
            <w:hyperlink r:id="rId199" w:tooltip="https://docs.peppol.eu/pracc/codelist/noticeResponse/" w:history="1">
              <w:r w:rsidR="00525EA1">
                <w:rPr>
                  <w:rStyle w:val="Hyperlink"/>
                </w:rPr>
                <w:t>https://docs.peppol.eu/pracc/codelist/noticeResponse/</w:t>
              </w:r>
            </w:hyperlink>
            <w:r w:rsidR="00525EA1">
              <w:t xml:space="preserve"> </w:t>
            </w:r>
          </w:p>
        </w:tc>
      </w:tr>
      <w:tr w:rsidR="00525EA1" w14:paraId="295EBE65" w14:textId="77777777" w:rsidTr="00525EA1">
        <w:tc>
          <w:tcPr>
            <w:tcW w:w="4313" w:type="dxa"/>
          </w:tcPr>
          <w:p w14:paraId="295EBE63" w14:textId="77777777" w:rsidR="00525EA1" w:rsidRDefault="00525EA1" w:rsidP="00525EA1">
            <w:proofErr w:type="spellStart"/>
            <w:r>
              <w:t>procedureTypeCode</w:t>
            </w:r>
            <w:proofErr w:type="spellEnd"/>
          </w:p>
        </w:tc>
        <w:tc>
          <w:tcPr>
            <w:tcW w:w="5714" w:type="dxa"/>
          </w:tcPr>
          <w:p w14:paraId="295EBE64" w14:textId="66FA5230" w:rsidR="00525EA1" w:rsidRDefault="00000000" w:rsidP="00525EA1">
            <w:hyperlink r:id="rId200" w:tooltip="https://docs.peppol.eu/pracc/codelist/procedureType/" w:history="1">
              <w:r w:rsidR="00525EA1">
                <w:rPr>
                  <w:rStyle w:val="Hyperlink"/>
                </w:rPr>
                <w:t>https://docs.peppol.eu/pracc/codelist/procedureType/</w:t>
              </w:r>
            </w:hyperlink>
            <w:r w:rsidR="00525EA1">
              <w:t xml:space="preserve"> </w:t>
            </w:r>
          </w:p>
        </w:tc>
      </w:tr>
      <w:tr w:rsidR="00525EA1" w14:paraId="295EBE68" w14:textId="77777777" w:rsidTr="00525EA1">
        <w:tc>
          <w:tcPr>
            <w:tcW w:w="4313" w:type="dxa"/>
          </w:tcPr>
          <w:p w14:paraId="295EBE66" w14:textId="77777777" w:rsidR="00525EA1" w:rsidRDefault="00525EA1" w:rsidP="00525EA1">
            <w:proofErr w:type="spellStart"/>
            <w:r>
              <w:t>procurementTypeCode</w:t>
            </w:r>
            <w:proofErr w:type="spellEnd"/>
          </w:p>
        </w:tc>
        <w:tc>
          <w:tcPr>
            <w:tcW w:w="5714" w:type="dxa"/>
          </w:tcPr>
          <w:p w14:paraId="295EBE67" w14:textId="45770F8A" w:rsidR="00525EA1" w:rsidRDefault="00000000" w:rsidP="00525EA1">
            <w:hyperlink r:id="rId201" w:tooltip="https://docs.peppol.eu/pracc/codelist/procurementType/" w:history="1">
              <w:r w:rsidR="00525EA1">
                <w:rPr>
                  <w:rStyle w:val="Hyperlink"/>
                </w:rPr>
                <w:t>https://docs.peppol.eu/pracc/codelist/procurementType/</w:t>
              </w:r>
            </w:hyperlink>
            <w:r w:rsidR="00525EA1">
              <w:t xml:space="preserve"> </w:t>
            </w:r>
          </w:p>
        </w:tc>
      </w:tr>
      <w:tr w:rsidR="00525EA1" w14:paraId="295EBE6B" w14:textId="77777777" w:rsidTr="00525EA1">
        <w:tc>
          <w:tcPr>
            <w:tcW w:w="4313" w:type="dxa"/>
          </w:tcPr>
          <w:p w14:paraId="295EBE69" w14:textId="77777777" w:rsidR="00525EA1" w:rsidRDefault="00525EA1" w:rsidP="00525EA1">
            <w:proofErr w:type="spellStart"/>
            <w:r>
              <w:t>publicationConditionCode</w:t>
            </w:r>
            <w:proofErr w:type="spellEnd"/>
          </w:p>
        </w:tc>
        <w:tc>
          <w:tcPr>
            <w:tcW w:w="5714" w:type="dxa"/>
          </w:tcPr>
          <w:p w14:paraId="295EBE6A" w14:textId="0FFB2B06" w:rsidR="00525EA1" w:rsidRDefault="00000000" w:rsidP="00525EA1">
            <w:hyperlink r:id="rId202" w:tooltip="https://docs.peppol.eu/pracc/codelist/publicationCondition/" w:history="1">
              <w:r w:rsidR="00525EA1">
                <w:rPr>
                  <w:rStyle w:val="Hyperlink"/>
                </w:rPr>
                <w:t>https://docs.peppol.eu/pracc/codelist/publicationCondition/</w:t>
              </w:r>
            </w:hyperlink>
            <w:r w:rsidR="00525EA1">
              <w:t xml:space="preserve"> </w:t>
            </w:r>
          </w:p>
        </w:tc>
      </w:tr>
      <w:tr w:rsidR="00525EA1" w14:paraId="295EBE6E" w14:textId="77777777" w:rsidTr="00525EA1">
        <w:tc>
          <w:tcPr>
            <w:tcW w:w="4313" w:type="dxa"/>
          </w:tcPr>
          <w:p w14:paraId="295EBE6C" w14:textId="77777777" w:rsidR="00525EA1" w:rsidRDefault="00525EA1" w:rsidP="00525EA1">
            <w:proofErr w:type="spellStart"/>
            <w:r>
              <w:t>StatusReasonCode</w:t>
            </w:r>
            <w:proofErr w:type="spellEnd"/>
          </w:p>
        </w:tc>
        <w:tc>
          <w:tcPr>
            <w:tcW w:w="5714" w:type="dxa"/>
          </w:tcPr>
          <w:p w14:paraId="295EBE6D" w14:textId="03C33694" w:rsidR="00525EA1" w:rsidRDefault="00000000" w:rsidP="00525EA1">
            <w:hyperlink r:id="rId203" w:tooltip="https://docs.peppol.eu/pracc/codelist/statusReason/" w:history="1">
              <w:r w:rsidR="00525EA1">
                <w:rPr>
                  <w:rStyle w:val="Hyperlink"/>
                </w:rPr>
                <w:t>https://docs.peppol.eu/pracc/codelist/statusReason/</w:t>
              </w:r>
            </w:hyperlink>
            <w:r w:rsidR="00525EA1">
              <w:t xml:space="preserve"> </w:t>
            </w:r>
          </w:p>
        </w:tc>
      </w:tr>
      <w:tr w:rsidR="00227D9C" w14:paraId="7F5879BB" w14:textId="77777777" w:rsidTr="00525EA1">
        <w:tc>
          <w:tcPr>
            <w:tcW w:w="4313" w:type="dxa"/>
          </w:tcPr>
          <w:p w14:paraId="2C3827F0" w14:textId="147EF7E9" w:rsidR="00227D9C" w:rsidRDefault="00227D9C" w:rsidP="00227D9C">
            <w:proofErr w:type="spellStart"/>
            <w:r>
              <w:t>StatusReasonCode</w:t>
            </w:r>
            <w:r w:rsidR="00C738BD">
              <w:t>Subset</w:t>
            </w:r>
            <w:proofErr w:type="spellEnd"/>
          </w:p>
        </w:tc>
        <w:tc>
          <w:tcPr>
            <w:tcW w:w="5714" w:type="dxa"/>
          </w:tcPr>
          <w:p w14:paraId="0160F30A" w14:textId="009BE717" w:rsidR="00227D9C" w:rsidRDefault="00000000" w:rsidP="00227D9C">
            <w:hyperlink r:id="rId204" w:history="1">
              <w:r w:rsidR="00785A0C" w:rsidRPr="00F62CC1">
                <w:rPr>
                  <w:rStyle w:val="Hyperlink"/>
                </w:rPr>
                <w:t>https://docs.peppol.eu/pracc/codelist/statusReasonSubset/</w:t>
              </w:r>
            </w:hyperlink>
            <w:r w:rsidR="00227D9C">
              <w:t xml:space="preserve"> </w:t>
            </w:r>
          </w:p>
        </w:tc>
      </w:tr>
      <w:tr w:rsidR="00227D9C" w14:paraId="295EBE71" w14:textId="77777777" w:rsidTr="00525EA1">
        <w:tc>
          <w:tcPr>
            <w:tcW w:w="4313" w:type="dxa"/>
          </w:tcPr>
          <w:p w14:paraId="295EBE6F" w14:textId="77777777" w:rsidR="00227D9C" w:rsidRDefault="00227D9C" w:rsidP="00227D9C">
            <w:proofErr w:type="spellStart"/>
            <w:r>
              <w:t>SubmissionMethodCode</w:t>
            </w:r>
            <w:proofErr w:type="spellEnd"/>
          </w:p>
        </w:tc>
        <w:tc>
          <w:tcPr>
            <w:tcW w:w="5714" w:type="dxa"/>
          </w:tcPr>
          <w:p w14:paraId="295EBE70" w14:textId="3FDAEB51" w:rsidR="00227D9C" w:rsidRDefault="00000000" w:rsidP="00227D9C">
            <w:hyperlink r:id="rId205" w:tooltip="https://docs.peppol.eu/pracc/codelist/submissionMethod/" w:history="1">
              <w:r w:rsidR="00227D9C">
                <w:rPr>
                  <w:rStyle w:val="Hyperlink"/>
                </w:rPr>
                <w:t>https://docs.peppol.eu/pracc/codelist/submissionMethod/</w:t>
              </w:r>
            </w:hyperlink>
            <w:r w:rsidR="00227D9C">
              <w:t xml:space="preserve"> </w:t>
            </w:r>
          </w:p>
        </w:tc>
      </w:tr>
      <w:tr w:rsidR="00785A0C" w14:paraId="02146A3C" w14:textId="77777777" w:rsidTr="00525EA1">
        <w:tc>
          <w:tcPr>
            <w:tcW w:w="4313" w:type="dxa"/>
          </w:tcPr>
          <w:p w14:paraId="1A36A6AE" w14:textId="6D57066F" w:rsidR="00785A0C" w:rsidRDefault="0034162F" w:rsidP="00227D9C">
            <w:r w:rsidRPr="0034162F">
              <w:t>Economic Operator Role Codes</w:t>
            </w:r>
          </w:p>
        </w:tc>
        <w:tc>
          <w:tcPr>
            <w:tcW w:w="5714" w:type="dxa"/>
          </w:tcPr>
          <w:p w14:paraId="3DA51B48" w14:textId="3CCD5466" w:rsidR="00785A0C" w:rsidRDefault="00000000" w:rsidP="00227D9C">
            <w:hyperlink r:id="rId206" w:tooltip="https://docs.peppol.eu/pracc/codelist/submissionMethod/" w:history="1">
              <w:r w:rsidR="0034162F">
                <w:rPr>
                  <w:rStyle w:val="Hyperlink"/>
                </w:rPr>
                <w:t>https://docs.peppol.eu/pracc/codelist/</w:t>
              </w:r>
              <w:r w:rsidR="00AD22A9" w:rsidRPr="00AD22A9">
                <w:rPr>
                  <w:rStyle w:val="Hyperlink"/>
                </w:rPr>
                <w:t>tendererRole</w:t>
              </w:r>
              <w:r w:rsidR="0034162F">
                <w:rPr>
                  <w:rStyle w:val="Hyperlink"/>
                </w:rPr>
                <w:t>/</w:t>
              </w:r>
            </w:hyperlink>
          </w:p>
        </w:tc>
      </w:tr>
      <w:tr w:rsidR="00227D9C" w14:paraId="295EBE74" w14:textId="77777777" w:rsidTr="00525EA1">
        <w:tc>
          <w:tcPr>
            <w:tcW w:w="4313" w:type="dxa"/>
          </w:tcPr>
          <w:p w14:paraId="295EBE72" w14:textId="77777777" w:rsidR="00227D9C" w:rsidRDefault="00227D9C" w:rsidP="00227D9C">
            <w:proofErr w:type="spellStart"/>
            <w:r>
              <w:t>UBLDocumentSchema</w:t>
            </w:r>
            <w:proofErr w:type="spellEnd"/>
          </w:p>
        </w:tc>
        <w:tc>
          <w:tcPr>
            <w:tcW w:w="5714" w:type="dxa"/>
          </w:tcPr>
          <w:p w14:paraId="295EBE73" w14:textId="1F360D51" w:rsidR="00227D9C" w:rsidRDefault="00000000" w:rsidP="00227D9C">
            <w:hyperlink r:id="rId207" w:tooltip="https://docs.peppol.eu/pracc/codelist/ublDocumentSchema/" w:history="1">
              <w:r w:rsidR="00227D9C">
                <w:rPr>
                  <w:rStyle w:val="Hyperlink"/>
                </w:rPr>
                <w:t>https://docs.peppol.eu/pracc/codelist/ublDocumentSchema/</w:t>
              </w:r>
            </w:hyperlink>
            <w:r w:rsidR="00227D9C">
              <w:t xml:space="preserve"> </w:t>
            </w:r>
          </w:p>
        </w:tc>
      </w:tr>
      <w:tr w:rsidR="00227D9C" w14:paraId="295EBE77" w14:textId="77777777" w:rsidTr="00525EA1">
        <w:tc>
          <w:tcPr>
            <w:tcW w:w="4313" w:type="dxa"/>
          </w:tcPr>
          <w:p w14:paraId="295EBE75" w14:textId="77777777" w:rsidR="00227D9C" w:rsidRDefault="00227D9C" w:rsidP="00227D9C">
            <w:r>
              <w:t>Document name code, full list (UNCL1001)</w:t>
            </w:r>
          </w:p>
        </w:tc>
        <w:tc>
          <w:tcPr>
            <w:tcW w:w="5714" w:type="dxa"/>
          </w:tcPr>
          <w:p w14:paraId="295EBE76" w14:textId="42947977" w:rsidR="00227D9C" w:rsidRDefault="00000000" w:rsidP="00227D9C">
            <w:hyperlink r:id="rId208" w:tooltip="https://docs.peppol.eu/pracc/codelist/UNCL1001/" w:history="1">
              <w:r w:rsidR="00227D9C">
                <w:rPr>
                  <w:rStyle w:val="Hyperlink"/>
                </w:rPr>
                <w:t>https://docs.peppol.eu/pracc/codelist/UNCL1001/</w:t>
              </w:r>
            </w:hyperlink>
            <w:r w:rsidR="00227D9C">
              <w:t xml:space="preserve"> </w:t>
            </w:r>
          </w:p>
        </w:tc>
      </w:tr>
      <w:bookmarkEnd w:id="438"/>
    </w:tbl>
    <w:p w14:paraId="295EBE78" w14:textId="77777777" w:rsidR="00093540" w:rsidRDefault="00093540"/>
    <w:p w14:paraId="7F2B7C87" w14:textId="73D6C129" w:rsidR="005D6184" w:rsidRDefault="005D6184" w:rsidP="005D6184">
      <w:pPr>
        <w:pStyle w:val="berschrift3"/>
      </w:pPr>
      <w:bookmarkStart w:id="439" w:name="_Toc162022418"/>
      <w:r>
        <w:t>Catalogue specific Code Lists</w:t>
      </w:r>
      <w:bookmarkEnd w:id="439"/>
    </w:p>
    <w:tbl>
      <w:tblPr>
        <w:tblStyle w:val="Tabellenraster"/>
        <w:tblW w:w="0" w:type="auto"/>
        <w:tblLook w:val="04A0" w:firstRow="1" w:lastRow="0" w:firstColumn="1" w:lastColumn="0" w:noHBand="0" w:noVBand="1"/>
      </w:tblPr>
      <w:tblGrid>
        <w:gridCol w:w="4313"/>
        <w:gridCol w:w="5714"/>
      </w:tblGrid>
      <w:tr w:rsidR="005D6184" w14:paraId="73AF0F69" w14:textId="77777777" w:rsidTr="001766D3">
        <w:tc>
          <w:tcPr>
            <w:tcW w:w="4313" w:type="dxa"/>
          </w:tcPr>
          <w:p w14:paraId="284D1197" w14:textId="26EE26C2" w:rsidR="005D6184" w:rsidRPr="005D6184" w:rsidRDefault="005D6184" w:rsidP="001766D3">
            <w:pPr>
              <w:rPr>
                <w:lang w:val="en-GB"/>
              </w:rPr>
            </w:pPr>
            <w:r w:rsidRPr="005D6184">
              <w:rPr>
                <w:lang w:val="en-GB"/>
              </w:rPr>
              <w:t>UNCL5305 Duty or tax or fee category code</w:t>
            </w:r>
          </w:p>
        </w:tc>
        <w:tc>
          <w:tcPr>
            <w:tcW w:w="5714" w:type="dxa"/>
          </w:tcPr>
          <w:p w14:paraId="2FA8A42D" w14:textId="2D1A2398" w:rsidR="005D6184" w:rsidRDefault="00000000" w:rsidP="001766D3">
            <w:hyperlink r:id="rId209" w:tooltip="https://docs.peppol.eu/pracc/codelist/addCond/" w:history="1">
              <w:r w:rsidR="005D6184">
                <w:rPr>
                  <w:rStyle w:val="Hyperlink"/>
                </w:rPr>
                <w:t>https://docs.peppol.eu/pracc/codelist/</w:t>
              </w:r>
              <w:r w:rsidR="005D6184" w:rsidRPr="005D6184">
                <w:rPr>
                  <w:rStyle w:val="Hyperlink"/>
                </w:rPr>
                <w:t>UNCL5305</w:t>
              </w:r>
              <w:r w:rsidR="005D6184">
                <w:rPr>
                  <w:rStyle w:val="Hyperlink"/>
                </w:rPr>
                <w:t>/</w:t>
              </w:r>
            </w:hyperlink>
          </w:p>
        </w:tc>
      </w:tr>
      <w:tr w:rsidR="005D6184" w14:paraId="2C3C0A6B" w14:textId="77777777" w:rsidTr="001766D3">
        <w:tc>
          <w:tcPr>
            <w:tcW w:w="4313" w:type="dxa"/>
          </w:tcPr>
          <w:p w14:paraId="1DEF30C6" w14:textId="1361597B" w:rsidR="005D6184" w:rsidRDefault="005D6184" w:rsidP="001766D3">
            <w:r w:rsidRPr="005D6184">
              <w:t>UNCL5387 Price specification code</w:t>
            </w:r>
          </w:p>
        </w:tc>
        <w:tc>
          <w:tcPr>
            <w:tcW w:w="5714" w:type="dxa"/>
          </w:tcPr>
          <w:p w14:paraId="7C2ED8B1" w14:textId="100CEE1D" w:rsidR="005D6184" w:rsidRDefault="00000000" w:rsidP="001766D3">
            <w:hyperlink r:id="rId210" w:history="1">
              <w:r w:rsidR="005D6184" w:rsidRPr="003D2EEC">
                <w:rPr>
                  <w:rStyle w:val="Hyperlink"/>
                </w:rPr>
                <w:t>https://docs.peppol.eu/pracc/codelist/UNCL5387/</w:t>
              </w:r>
            </w:hyperlink>
          </w:p>
        </w:tc>
      </w:tr>
      <w:tr w:rsidR="005D6184" w14:paraId="4B73A024" w14:textId="77777777" w:rsidTr="001766D3">
        <w:tc>
          <w:tcPr>
            <w:tcW w:w="4313" w:type="dxa"/>
          </w:tcPr>
          <w:p w14:paraId="16687820" w14:textId="762252CB" w:rsidR="005D6184" w:rsidRDefault="005D6184" w:rsidP="001766D3">
            <w:r w:rsidRPr="005D6184">
              <w:t>UNCL8273 Dangerous goods regulations code</w:t>
            </w:r>
          </w:p>
        </w:tc>
        <w:tc>
          <w:tcPr>
            <w:tcW w:w="5714" w:type="dxa"/>
          </w:tcPr>
          <w:p w14:paraId="40D52184" w14:textId="2E3A11E7" w:rsidR="005D6184" w:rsidRDefault="00000000" w:rsidP="001766D3">
            <w:hyperlink r:id="rId211" w:tooltip="https://docs.peppol.eu/pracc/codelist/addCond/" w:history="1">
              <w:r w:rsidR="005D6184">
                <w:rPr>
                  <w:rStyle w:val="Hyperlink"/>
                </w:rPr>
                <w:t>https://docs.peppol.eu/pracc/codelist/</w:t>
              </w:r>
              <w:r w:rsidR="005D6184" w:rsidRPr="005D6184">
                <w:rPr>
                  <w:rStyle w:val="Hyperlink"/>
                </w:rPr>
                <w:t>UNCL8273</w:t>
              </w:r>
              <w:r w:rsidR="005D6184">
                <w:rPr>
                  <w:rStyle w:val="Hyperlink"/>
                </w:rPr>
                <w:t>/</w:t>
              </w:r>
            </w:hyperlink>
          </w:p>
        </w:tc>
      </w:tr>
      <w:tr w:rsidR="005D6184" w14:paraId="442C9137" w14:textId="77777777" w:rsidTr="001766D3">
        <w:tc>
          <w:tcPr>
            <w:tcW w:w="4313" w:type="dxa"/>
          </w:tcPr>
          <w:p w14:paraId="2DD36117" w14:textId="6440C691" w:rsidR="005D6184" w:rsidRDefault="005D6184" w:rsidP="001766D3">
            <w:r w:rsidRPr="005D6184">
              <w:t>UN/ECE Recomm</w:t>
            </w:r>
            <w:r>
              <w:t>e</w:t>
            </w:r>
            <w:r w:rsidRPr="005D6184">
              <w:t>ndation 20</w:t>
            </w:r>
          </w:p>
        </w:tc>
        <w:tc>
          <w:tcPr>
            <w:tcW w:w="5714" w:type="dxa"/>
          </w:tcPr>
          <w:p w14:paraId="21408B4B" w14:textId="5F8FBFA6" w:rsidR="005D6184" w:rsidRDefault="00000000" w:rsidP="001766D3">
            <w:hyperlink r:id="rId212" w:history="1">
              <w:r w:rsidR="005D6184" w:rsidRPr="003D2EEC">
                <w:rPr>
                  <w:rStyle w:val="Hyperlink"/>
                </w:rPr>
                <w:t>https://docs.peppol.eu/pracc/codelist/UNECERec20/</w:t>
              </w:r>
            </w:hyperlink>
          </w:p>
        </w:tc>
      </w:tr>
      <w:tr w:rsidR="005D6184" w14:paraId="660EFCD9" w14:textId="77777777" w:rsidTr="001766D3">
        <w:tc>
          <w:tcPr>
            <w:tcW w:w="4313" w:type="dxa"/>
          </w:tcPr>
          <w:p w14:paraId="7CCBC411" w14:textId="77F9B5B3" w:rsidR="005D6184" w:rsidRDefault="005D6184" w:rsidP="001766D3">
            <w:r w:rsidRPr="005D6184">
              <w:t>Transaction condition code</w:t>
            </w:r>
          </w:p>
        </w:tc>
        <w:tc>
          <w:tcPr>
            <w:tcW w:w="5714" w:type="dxa"/>
          </w:tcPr>
          <w:p w14:paraId="302DBF41" w14:textId="3B84D7A1" w:rsidR="005D6184" w:rsidRDefault="00000000" w:rsidP="001766D3">
            <w:hyperlink r:id="rId213" w:history="1">
              <w:r w:rsidR="005D6184" w:rsidRPr="003D2EEC">
                <w:rPr>
                  <w:rStyle w:val="Hyperlink"/>
                </w:rPr>
                <w:t>https://docs.peppol.eu/pracc/codelist/TransactionCondition/</w:t>
              </w:r>
            </w:hyperlink>
          </w:p>
        </w:tc>
      </w:tr>
      <w:tr w:rsidR="005D6184" w14:paraId="4F48C65B" w14:textId="77777777" w:rsidTr="001766D3">
        <w:tc>
          <w:tcPr>
            <w:tcW w:w="4313" w:type="dxa"/>
          </w:tcPr>
          <w:p w14:paraId="680701AC" w14:textId="0D15E721" w:rsidR="005D6184" w:rsidRDefault="005D6184" w:rsidP="001766D3">
            <w:r w:rsidRPr="005D6184">
              <w:t>UNCL6313 Measured attribute code</w:t>
            </w:r>
          </w:p>
        </w:tc>
        <w:tc>
          <w:tcPr>
            <w:tcW w:w="5714" w:type="dxa"/>
          </w:tcPr>
          <w:p w14:paraId="6FD81273" w14:textId="2B6CCC09" w:rsidR="005D6184" w:rsidRDefault="00000000" w:rsidP="001766D3">
            <w:hyperlink r:id="rId214" w:history="1">
              <w:r w:rsidR="005D6184" w:rsidRPr="003D2EEC">
                <w:rPr>
                  <w:rStyle w:val="Hyperlink"/>
                </w:rPr>
                <w:t>https://docs.peppol.eu/pracc/codelist/UNCL6313/</w:t>
              </w:r>
            </w:hyperlink>
          </w:p>
        </w:tc>
      </w:tr>
      <w:tr w:rsidR="005D6184" w14:paraId="3FA3C284" w14:textId="77777777" w:rsidTr="001766D3">
        <w:tc>
          <w:tcPr>
            <w:tcW w:w="4313" w:type="dxa"/>
          </w:tcPr>
          <w:p w14:paraId="35EE5F36" w14:textId="3586F255" w:rsidR="005D6184" w:rsidRDefault="005D6184" w:rsidP="001766D3">
            <w:r w:rsidRPr="005D6184">
              <w:t>Item type identification code (UNCL7143)</w:t>
            </w:r>
          </w:p>
        </w:tc>
        <w:tc>
          <w:tcPr>
            <w:tcW w:w="5714" w:type="dxa"/>
          </w:tcPr>
          <w:p w14:paraId="14C75F68" w14:textId="261961C8" w:rsidR="005D6184" w:rsidRDefault="00000000" w:rsidP="001766D3">
            <w:hyperlink r:id="rId215" w:history="1">
              <w:r w:rsidR="005D6184" w:rsidRPr="003D2EEC">
                <w:rPr>
                  <w:rStyle w:val="Hyperlink"/>
                </w:rPr>
                <w:t>https://docs.peppol.eu/pracc/codelist/UNCL7143/</w:t>
              </w:r>
            </w:hyperlink>
          </w:p>
        </w:tc>
      </w:tr>
    </w:tbl>
    <w:p w14:paraId="7FB934CC" w14:textId="77777777" w:rsidR="005D6184" w:rsidRDefault="005D6184"/>
    <w:p w14:paraId="295EBE79" w14:textId="470E3781" w:rsidR="00093540" w:rsidRDefault="00A045BC">
      <w:pPr>
        <w:pStyle w:val="berschrift2"/>
      </w:pPr>
      <w:bookmarkStart w:id="440" w:name="_Ref161071956"/>
      <w:bookmarkStart w:id="441" w:name="_Toc162022419"/>
      <w:r>
        <w:t xml:space="preserve">Other artifacts used in Notification &amp; </w:t>
      </w:r>
      <w:bookmarkEnd w:id="440"/>
      <w:r w:rsidR="00CF054E">
        <w:t>Two-Stage Procedures</w:t>
      </w:r>
      <w:bookmarkEnd w:id="441"/>
    </w:p>
    <w:tbl>
      <w:tblPr>
        <w:tblStyle w:val="Tabellenraster"/>
        <w:tblW w:w="0" w:type="auto"/>
        <w:tblLook w:val="04A0" w:firstRow="1" w:lastRow="0" w:firstColumn="1" w:lastColumn="0" w:noHBand="0" w:noVBand="1"/>
      </w:tblPr>
      <w:tblGrid>
        <w:gridCol w:w="5013"/>
        <w:gridCol w:w="5014"/>
      </w:tblGrid>
      <w:tr w:rsidR="00093540" w14:paraId="295EBE7C" w14:textId="77777777">
        <w:tc>
          <w:tcPr>
            <w:tcW w:w="5013" w:type="dxa"/>
          </w:tcPr>
          <w:p w14:paraId="295EBE7A" w14:textId="77777777" w:rsidR="00093540" w:rsidRPr="002914AF" w:rsidRDefault="00A045BC">
            <w:proofErr w:type="spellStart"/>
            <w:r w:rsidRPr="002914AF">
              <w:t>Peppol</w:t>
            </w:r>
            <w:proofErr w:type="spellEnd"/>
            <w:r w:rsidRPr="002914AF">
              <w:t xml:space="preserve"> BIS </w:t>
            </w:r>
            <w:proofErr w:type="spellStart"/>
            <w:r w:rsidRPr="002914AF">
              <w:t>eDelivery</w:t>
            </w:r>
            <w:proofErr w:type="spellEnd"/>
            <w:r w:rsidRPr="002914AF">
              <w:t xml:space="preserve"> guide for pre-award</w:t>
            </w:r>
          </w:p>
        </w:tc>
        <w:tc>
          <w:tcPr>
            <w:tcW w:w="5014" w:type="dxa"/>
          </w:tcPr>
          <w:p w14:paraId="295EBE7B" w14:textId="5864A3D4" w:rsidR="00093540" w:rsidRPr="002914AF" w:rsidRDefault="00000000">
            <w:hyperlink r:id="rId216" w:history="1">
              <w:r w:rsidR="00FD0E17" w:rsidRPr="002914AF">
                <w:rPr>
                  <w:rStyle w:val="Hyperlink"/>
                </w:rPr>
                <w:t>https://docs.peppol.eu/pracc/files/BIS-eDelivery-guide-for-pre-award-v1.3.pdf</w:t>
              </w:r>
            </w:hyperlink>
            <w:r w:rsidR="00A045BC" w:rsidRPr="002914AF">
              <w:t xml:space="preserve"> </w:t>
            </w:r>
          </w:p>
        </w:tc>
      </w:tr>
      <w:tr w:rsidR="00093540" w14:paraId="295EBE7F" w14:textId="77777777">
        <w:tc>
          <w:tcPr>
            <w:tcW w:w="5013" w:type="dxa"/>
          </w:tcPr>
          <w:p w14:paraId="295EBE7D" w14:textId="77777777" w:rsidR="00093540" w:rsidRPr="002914AF" w:rsidRDefault="00A045BC">
            <w:proofErr w:type="spellStart"/>
            <w:r w:rsidRPr="002914AF">
              <w:t>Peppol</w:t>
            </w:r>
            <w:proofErr w:type="spellEnd"/>
            <w:r w:rsidRPr="002914AF">
              <w:t xml:space="preserve"> BIS </w:t>
            </w:r>
            <w:proofErr w:type="spellStart"/>
            <w:r w:rsidRPr="002914AF">
              <w:t>eDocuments</w:t>
            </w:r>
            <w:proofErr w:type="spellEnd"/>
            <w:r w:rsidRPr="002914AF">
              <w:t xml:space="preserve"> guide for pre-award</w:t>
            </w:r>
          </w:p>
        </w:tc>
        <w:tc>
          <w:tcPr>
            <w:tcW w:w="5014" w:type="dxa"/>
          </w:tcPr>
          <w:p w14:paraId="295EBE7E" w14:textId="6AD2FCFC" w:rsidR="00093540" w:rsidRPr="002914AF" w:rsidRDefault="00000000">
            <w:hyperlink r:id="rId217" w:history="1">
              <w:r w:rsidR="00FD0E17" w:rsidRPr="002914AF">
                <w:rPr>
                  <w:rStyle w:val="Hyperlink"/>
                </w:rPr>
                <w:t>https://docs.peppol.eu/pracc/files/BIS-eDocuments-guide-for-pre-award-v1.3.pdf</w:t>
              </w:r>
            </w:hyperlink>
            <w:r w:rsidR="00A045BC" w:rsidRPr="002914AF">
              <w:t xml:space="preserve"> </w:t>
            </w:r>
          </w:p>
        </w:tc>
      </w:tr>
      <w:tr w:rsidR="003350D1" w14:paraId="0C320074" w14:textId="77777777">
        <w:tc>
          <w:tcPr>
            <w:tcW w:w="5013" w:type="dxa"/>
          </w:tcPr>
          <w:p w14:paraId="1ADCCEC5" w14:textId="169D8E16" w:rsidR="003350D1" w:rsidRPr="002914AF" w:rsidRDefault="003350D1">
            <w:r w:rsidRPr="002914AF">
              <w:t xml:space="preserve">PEPPOL BIS pre-award guide – Notification and Open </w:t>
            </w:r>
            <w:r w:rsidR="00747E01" w:rsidRPr="002914AF">
              <w:t>Procedure</w:t>
            </w:r>
          </w:p>
        </w:tc>
        <w:tc>
          <w:tcPr>
            <w:tcW w:w="5014" w:type="dxa"/>
          </w:tcPr>
          <w:p w14:paraId="23F514F7" w14:textId="2D180C4F" w:rsidR="003350D1" w:rsidRPr="002914AF" w:rsidRDefault="00000000">
            <w:hyperlink r:id="rId218" w:history="1">
              <w:r w:rsidR="00747E01" w:rsidRPr="002914AF">
                <w:rPr>
                  <w:rStyle w:val="Hyperlink"/>
                </w:rPr>
                <w:t>https://docs.peppol.eu/pracc/files/</w:t>
              </w:r>
              <w:r w:rsidR="00857F1B" w:rsidRPr="002914AF">
                <w:rPr>
                  <w:rStyle w:val="Hyperlink"/>
                </w:rPr>
                <w:t xml:space="preserve">Peppol-BIS-pre-award-guide_Notification-and-Open-Procedure-v1.0.pdf </w:t>
              </w:r>
            </w:hyperlink>
          </w:p>
        </w:tc>
      </w:tr>
      <w:tr w:rsidR="00093540" w14:paraId="295EBE82" w14:textId="77777777">
        <w:tc>
          <w:tcPr>
            <w:tcW w:w="5013" w:type="dxa"/>
          </w:tcPr>
          <w:p w14:paraId="295EBE80" w14:textId="77777777" w:rsidR="00093540" w:rsidRPr="002914AF" w:rsidRDefault="00A045BC">
            <w:proofErr w:type="spellStart"/>
            <w:r w:rsidRPr="002914AF">
              <w:t>Schematron</w:t>
            </w:r>
            <w:proofErr w:type="spellEnd"/>
            <w:r w:rsidRPr="002914AF">
              <w:t xml:space="preserve"> files (zip)</w:t>
            </w:r>
          </w:p>
        </w:tc>
        <w:tc>
          <w:tcPr>
            <w:tcW w:w="5014" w:type="dxa"/>
          </w:tcPr>
          <w:p w14:paraId="295EBE81" w14:textId="3816D167" w:rsidR="00093540" w:rsidRPr="002914AF" w:rsidRDefault="00000000">
            <w:hyperlink r:id="rId219" w:tooltip="https://docs.peppol.eu/pracc/files/schematrons.zip" w:history="1">
              <w:r w:rsidR="00A045BC" w:rsidRPr="002914AF">
                <w:rPr>
                  <w:rStyle w:val="Hyperlink"/>
                </w:rPr>
                <w:t>https://docs.peppol.eu/pracc/files/schematrons.zip</w:t>
              </w:r>
            </w:hyperlink>
            <w:r w:rsidR="00A045BC" w:rsidRPr="002914AF">
              <w:t xml:space="preserve"> </w:t>
            </w:r>
          </w:p>
        </w:tc>
      </w:tr>
      <w:tr w:rsidR="00093540" w14:paraId="295EBE85" w14:textId="77777777">
        <w:tc>
          <w:tcPr>
            <w:tcW w:w="5013" w:type="dxa"/>
          </w:tcPr>
          <w:p w14:paraId="295EBE83" w14:textId="77777777" w:rsidR="00093540" w:rsidRPr="002914AF" w:rsidRDefault="00A045BC">
            <w:r w:rsidRPr="002914AF">
              <w:t>Code lists (zip)</w:t>
            </w:r>
          </w:p>
        </w:tc>
        <w:tc>
          <w:tcPr>
            <w:tcW w:w="5014" w:type="dxa"/>
          </w:tcPr>
          <w:p w14:paraId="295EBE84" w14:textId="77FFF86E" w:rsidR="00093540" w:rsidRPr="002914AF" w:rsidRDefault="00000000">
            <w:hyperlink r:id="rId220" w:tooltip="https://docs.peppol.eu/pracc/files/codelists.zip" w:history="1">
              <w:r w:rsidR="00A045BC" w:rsidRPr="002914AF">
                <w:rPr>
                  <w:rStyle w:val="Hyperlink"/>
                </w:rPr>
                <w:t>https://docs.peppol.eu/pracc/files/codelists.zip</w:t>
              </w:r>
            </w:hyperlink>
            <w:r w:rsidR="00A045BC" w:rsidRPr="002914AF">
              <w:t xml:space="preserve"> </w:t>
            </w:r>
          </w:p>
        </w:tc>
      </w:tr>
    </w:tbl>
    <w:p w14:paraId="295EBE86" w14:textId="77777777" w:rsidR="00093540" w:rsidRDefault="00A045BC">
      <w:pPr>
        <w:rPr>
          <w:lang w:val="nl-NL"/>
        </w:rPr>
      </w:pPr>
      <w:r>
        <w:rPr>
          <w:lang w:val="nl-NL"/>
        </w:rPr>
        <w:br w:type="page"/>
      </w:r>
    </w:p>
    <w:p w14:paraId="295EBE87" w14:textId="77777777" w:rsidR="00093540" w:rsidRDefault="00A045BC">
      <w:pPr>
        <w:pStyle w:val="berschrift1"/>
        <w:numPr>
          <w:ilvl w:val="0"/>
          <w:numId w:val="0"/>
        </w:numPr>
        <w:ind w:left="360" w:hanging="360"/>
      </w:pPr>
      <w:bookmarkStart w:id="442" w:name="_Toc162022420"/>
      <w:r>
        <w:lastRenderedPageBreak/>
        <w:t>External References</w:t>
      </w:r>
      <w:bookmarkEnd w:id="413"/>
      <w:bookmarkEnd w:id="414"/>
      <w:bookmarkEnd w:id="415"/>
      <w:bookmarkEnd w:id="416"/>
      <w:bookmarkEnd w:id="417"/>
      <w:bookmarkEnd w:id="418"/>
      <w:bookmarkEnd w:id="419"/>
      <w:bookmarkEnd w:id="420"/>
      <w:bookmarkEnd w:id="442"/>
    </w:p>
    <w:tbl>
      <w:tblPr>
        <w:tblW w:w="9962" w:type="dxa"/>
        <w:tblInd w:w="65" w:type="dxa"/>
        <w:tblLayout w:type="fixed"/>
        <w:tblCellMar>
          <w:left w:w="70" w:type="dxa"/>
          <w:right w:w="70" w:type="dxa"/>
        </w:tblCellMar>
        <w:tblLook w:val="0000" w:firstRow="0" w:lastRow="0" w:firstColumn="0" w:lastColumn="0" w:noHBand="0" w:noVBand="0"/>
      </w:tblPr>
      <w:tblGrid>
        <w:gridCol w:w="2482"/>
        <w:gridCol w:w="7480"/>
      </w:tblGrid>
      <w:tr w:rsidR="00093540" w14:paraId="295EBE8A" w14:textId="77777777" w:rsidTr="00D2363D">
        <w:trPr>
          <w:trHeight w:val="570"/>
        </w:trPr>
        <w:tc>
          <w:tcPr>
            <w:tcW w:w="2482" w:type="dxa"/>
            <w:tcBorders>
              <w:top w:val="single" w:sz="4" w:space="0" w:color="auto"/>
              <w:left w:val="single" w:sz="4" w:space="0" w:color="000000"/>
              <w:bottom w:val="single" w:sz="4" w:space="0" w:color="auto"/>
              <w:right w:val="none" w:sz="4" w:space="0" w:color="000000"/>
            </w:tcBorders>
            <w:shd w:val="clear" w:color="D9D9D9" w:fill="D9D9D9" w:themeFill="background1" w:themeFillShade="D9"/>
            <w:noWrap/>
            <w:vAlign w:val="bottom"/>
          </w:tcPr>
          <w:p w14:paraId="295EBE88" w14:textId="77777777" w:rsidR="00093540" w:rsidRDefault="00A045BC">
            <w:pPr>
              <w:pStyle w:val="KeinLeerraum"/>
              <w:rPr>
                <w:sz w:val="20"/>
                <w:szCs w:val="20"/>
                <w:lang w:val="en-GB" w:eastAsia="nl-NL"/>
              </w:rPr>
            </w:pPr>
            <w:r>
              <w:rPr>
                <w:sz w:val="20"/>
                <w:szCs w:val="20"/>
                <w:lang w:val="en-GB" w:eastAsia="nl-NL"/>
              </w:rPr>
              <w:t>Reference</w:t>
            </w:r>
          </w:p>
        </w:tc>
        <w:tc>
          <w:tcPr>
            <w:tcW w:w="7480" w:type="dxa"/>
            <w:tcBorders>
              <w:top w:val="single" w:sz="4" w:space="0" w:color="auto"/>
              <w:left w:val="single" w:sz="4" w:space="0" w:color="000000"/>
              <w:bottom w:val="single" w:sz="4" w:space="0" w:color="auto"/>
              <w:right w:val="single" w:sz="4" w:space="0" w:color="auto"/>
            </w:tcBorders>
            <w:shd w:val="clear" w:color="D9D9D9" w:fill="D9D9D9" w:themeFill="background1" w:themeFillShade="D9"/>
            <w:vAlign w:val="bottom"/>
          </w:tcPr>
          <w:p w14:paraId="295EBE89" w14:textId="77777777" w:rsidR="00093540" w:rsidRDefault="00A045BC">
            <w:pPr>
              <w:pStyle w:val="KeinLeerraum"/>
              <w:rPr>
                <w:sz w:val="20"/>
                <w:szCs w:val="20"/>
                <w:lang w:val="en-GB" w:eastAsia="nl-NL"/>
              </w:rPr>
            </w:pPr>
            <w:r>
              <w:rPr>
                <w:sz w:val="20"/>
                <w:szCs w:val="20"/>
                <w:lang w:val="en-GB" w:eastAsia="nl-NL"/>
              </w:rPr>
              <w:t>Source</w:t>
            </w:r>
          </w:p>
        </w:tc>
      </w:tr>
      <w:tr w:rsidR="00BA0153" w14:paraId="3C0B0F7B"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4CC25E1" w14:textId="33EF2F0C" w:rsidR="00BA0153" w:rsidRPr="007C2963" w:rsidRDefault="00BA0153">
            <w:pPr>
              <w:rPr>
                <w:rFonts w:asciiTheme="minorHAnsi" w:hAnsiTheme="minorHAnsi" w:cstheme="minorHAnsi"/>
                <w:lang w:val="en-GB" w:eastAsia="de-DE"/>
              </w:rPr>
            </w:pPr>
            <w:r w:rsidRPr="007C2963">
              <w:rPr>
                <w:rFonts w:asciiTheme="minorHAnsi" w:hAnsiTheme="minorHAnsi" w:cstheme="minorHAnsi"/>
                <w:lang w:val="en-GB" w:eastAsia="de-DE"/>
              </w:rPr>
              <w:t>[20</w:t>
            </w:r>
            <w:r w:rsidR="00FA75D8" w:rsidRPr="007C2963">
              <w:rPr>
                <w:rFonts w:asciiTheme="minorHAnsi" w:hAnsiTheme="minorHAnsi" w:cstheme="minorHAnsi"/>
                <w:lang w:val="en-GB" w:eastAsia="de-DE"/>
              </w:rPr>
              <w:t>08</w:t>
            </w:r>
            <w:r w:rsidRPr="007C2963">
              <w:rPr>
                <w:rFonts w:asciiTheme="minorHAnsi" w:hAnsiTheme="minorHAnsi" w:cstheme="minorHAnsi"/>
                <w:lang w:val="en-GB" w:eastAsia="de-DE"/>
              </w:rPr>
              <w:t>/</w:t>
            </w:r>
            <w:r w:rsidR="00FA75D8" w:rsidRPr="007C2963">
              <w:rPr>
                <w:rFonts w:asciiTheme="minorHAnsi" w:hAnsiTheme="minorHAnsi" w:cstheme="minorHAnsi"/>
                <w:lang w:val="en-GB" w:eastAsia="de-DE"/>
              </w:rPr>
              <w:t>81</w:t>
            </w:r>
            <w:r w:rsidRPr="007C2963">
              <w:rPr>
                <w:rFonts w:asciiTheme="minorHAnsi" w:hAnsiTheme="minorHAnsi" w:cstheme="minorHAnsi"/>
                <w:lang w:val="en-GB" w:eastAsia="de-DE"/>
              </w:rPr>
              <w:t>/E</w:t>
            </w:r>
            <w:r w:rsidR="00FA75D8" w:rsidRPr="007C2963">
              <w:rPr>
                <w:rFonts w:asciiTheme="minorHAnsi" w:hAnsiTheme="minorHAnsi" w:cstheme="minorHAnsi"/>
                <w:lang w:val="en-GB" w:eastAsia="de-DE"/>
              </w:rPr>
              <w:t>C</w:t>
            </w:r>
            <w:r w:rsidRPr="007C2963">
              <w:rPr>
                <w:rFonts w:asciiTheme="minorHAnsi" w:hAnsiTheme="minorHAnsi" w:cstheme="minorHAnsi"/>
                <w:lang w:val="en-GB" w:eastAsia="de-DE"/>
              </w:rPr>
              <w:t>]</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66D60858" w14:textId="516F3E93" w:rsidR="00BA0153" w:rsidRPr="007C2963" w:rsidRDefault="005415CB">
            <w:pPr>
              <w:rPr>
                <w:rStyle w:val="Hyperlink"/>
                <w:rFonts w:asciiTheme="minorHAnsi" w:hAnsiTheme="minorHAnsi" w:cstheme="minorHAnsi"/>
                <w:lang w:val="en-GB" w:eastAsia="de-DE"/>
              </w:rPr>
            </w:pPr>
            <w:r w:rsidRPr="007C2963">
              <w:rPr>
                <w:rStyle w:val="Hyperlink"/>
                <w:rFonts w:asciiTheme="minorHAnsi" w:hAnsiTheme="minorHAnsi" w:cstheme="minorHAnsi"/>
                <w:lang w:val="en-GB" w:eastAsia="de-DE"/>
              </w:rPr>
              <w:t>https://eur-lex.europa.eu/legal-content/EN/</w:t>
            </w:r>
            <w:hyperlink r:id="rId221" w:history="1">
              <w:r w:rsidRPr="007C2963">
                <w:rPr>
                  <w:rStyle w:val="Hyperlink"/>
                  <w:rFonts w:asciiTheme="minorHAnsi" w:hAnsiTheme="minorHAnsi" w:cstheme="minorHAnsi"/>
                  <w:lang w:val="en-GB" w:eastAsia="de-DE"/>
                </w:rPr>
                <w:t>TXT</w:t>
              </w:r>
            </w:hyperlink>
            <w:r w:rsidRPr="007C2963">
              <w:rPr>
                <w:rStyle w:val="Hyperlink"/>
                <w:rFonts w:asciiTheme="minorHAnsi" w:hAnsiTheme="minorHAnsi" w:cstheme="minorHAnsi"/>
                <w:lang w:val="en-GB" w:eastAsia="de-DE"/>
              </w:rPr>
              <w:t>/?uri=</w:t>
            </w:r>
            <w:r w:rsidR="003F3868" w:rsidRPr="007C2963">
              <w:rPr>
                <w:rStyle w:val="Hyperlink"/>
                <w:rFonts w:asciiTheme="minorHAnsi" w:hAnsiTheme="minorHAnsi" w:cstheme="minorHAnsi"/>
                <w:lang w:val="en-GB" w:eastAsia="de-DE"/>
              </w:rPr>
              <w:t>CELEX</w:t>
            </w:r>
            <w:r w:rsidRPr="007C2963">
              <w:rPr>
                <w:rStyle w:val="Hyperlink"/>
                <w:rFonts w:asciiTheme="minorHAnsi" w:hAnsiTheme="minorHAnsi" w:cstheme="minorHAnsi"/>
                <w:lang w:val="en-GB" w:eastAsia="de-DE"/>
              </w:rPr>
              <w:t>%3A32009L0081</w:t>
            </w:r>
          </w:p>
        </w:tc>
      </w:tr>
      <w:tr w:rsidR="00BA0153" w14:paraId="03C373C2"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40E6430" w14:textId="36B95FBD"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val="en-GB" w:eastAsia="de-DE"/>
              </w:rPr>
              <w:t>[2014/23/EU]</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7264F78" w14:textId="7933F0F3" w:rsidR="00BA0153" w:rsidRPr="007C2963" w:rsidRDefault="00000000" w:rsidP="00BA0153">
            <w:pPr>
              <w:rPr>
                <w:rFonts w:asciiTheme="minorHAnsi" w:hAnsiTheme="minorHAnsi" w:cstheme="minorHAnsi"/>
              </w:rPr>
            </w:pPr>
            <w:hyperlink r:id="rId222" w:tooltip="https://eur-lex.europa.eu/legal-content/DE/TXT/?uri=CELEX%3A32014L0024" w:history="1">
              <w:r w:rsidR="00BA0153" w:rsidRPr="007C2963">
                <w:rPr>
                  <w:rStyle w:val="Hyperlink"/>
                  <w:rFonts w:asciiTheme="minorHAnsi" w:hAnsiTheme="minorHAnsi" w:cstheme="minorHAnsi"/>
                  <w:lang w:val="en-GB" w:eastAsia="de-DE"/>
                </w:rPr>
                <w:t>https://eur-lex.europa.eu/legal-content/DE/TXT/?uri=CELEX%3A32014L0023</w:t>
              </w:r>
            </w:hyperlink>
          </w:p>
        </w:tc>
      </w:tr>
      <w:tr w:rsidR="00BA0153" w14:paraId="295EBE8D"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5EBE8B"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val="en-GB" w:eastAsia="de-DE"/>
              </w:rPr>
              <w:t>[2014/24/EU]</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8C" w14:textId="60F792C3" w:rsidR="00BA0153" w:rsidRPr="007C2963" w:rsidRDefault="00000000" w:rsidP="00BA0153">
            <w:pPr>
              <w:rPr>
                <w:rFonts w:asciiTheme="minorHAnsi" w:hAnsiTheme="minorHAnsi" w:cstheme="minorHAnsi"/>
                <w:lang w:val="en-GB" w:eastAsia="de-DE"/>
              </w:rPr>
            </w:pPr>
            <w:hyperlink r:id="rId223" w:tooltip="https://eur-lex.europa.eu/legal-content/DE/TXT/?uri=CELEX%3A32014L0024" w:history="1">
              <w:r w:rsidR="00BA0153" w:rsidRPr="007C2963">
                <w:rPr>
                  <w:rStyle w:val="Hyperlink"/>
                  <w:rFonts w:asciiTheme="minorHAnsi" w:hAnsiTheme="minorHAnsi" w:cstheme="minorHAnsi"/>
                  <w:lang w:val="en-GB" w:eastAsia="de-DE"/>
                </w:rPr>
                <w:t>https://eur-lex.europa.eu/legal-content/DE/TXT/?uri=CELEX%3A32014L0024</w:t>
              </w:r>
            </w:hyperlink>
            <w:r w:rsidR="00BA0153" w:rsidRPr="007C2963">
              <w:rPr>
                <w:rFonts w:asciiTheme="minorHAnsi" w:hAnsiTheme="minorHAnsi" w:cstheme="minorHAnsi"/>
                <w:lang w:val="en-GB" w:eastAsia="de-DE"/>
              </w:rPr>
              <w:t xml:space="preserve"> </w:t>
            </w:r>
          </w:p>
        </w:tc>
      </w:tr>
      <w:tr w:rsidR="00BA0153" w14:paraId="295EBE90"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5EBE8E"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val="en-GB" w:eastAsia="de-DE"/>
              </w:rPr>
              <w:t>[2014/25/EU]</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8F" w14:textId="0F6C6F34" w:rsidR="00BA0153" w:rsidRPr="007C2963" w:rsidRDefault="00000000" w:rsidP="00BA0153">
            <w:pPr>
              <w:rPr>
                <w:rFonts w:asciiTheme="minorHAnsi" w:hAnsiTheme="minorHAnsi" w:cstheme="minorHAnsi"/>
                <w:lang w:val="nl-NL" w:eastAsia="de-DE"/>
              </w:rPr>
            </w:pPr>
            <w:hyperlink r:id="rId224" w:tooltip="https://eur-lex.europa.eu/legal-content/DE/TXT/?uri=CELEX%3A32014L0025" w:history="1">
              <w:r w:rsidR="00BA0153" w:rsidRPr="007C2963">
                <w:rPr>
                  <w:rStyle w:val="Hyperlink"/>
                  <w:rFonts w:asciiTheme="minorHAnsi" w:hAnsiTheme="minorHAnsi" w:cstheme="minorHAnsi"/>
                  <w:lang w:val="nl-NL" w:eastAsia="de-DE"/>
                </w:rPr>
                <w:t>https://eur-lex.europa.eu/legal-content/DE/TXT/?uri=CELEX%3A32014L0025</w:t>
              </w:r>
            </w:hyperlink>
            <w:r w:rsidR="00BA0153" w:rsidRPr="007C2963">
              <w:rPr>
                <w:rFonts w:asciiTheme="minorHAnsi" w:hAnsiTheme="minorHAnsi" w:cstheme="minorHAnsi"/>
                <w:lang w:val="nl-NL" w:eastAsia="de-DE"/>
              </w:rPr>
              <w:t xml:space="preserve"> </w:t>
            </w:r>
          </w:p>
        </w:tc>
      </w:tr>
      <w:tr w:rsidR="004C0361" w14:paraId="02624F6A"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08829C6" w14:textId="03C09EA1" w:rsidR="004C0361" w:rsidRPr="007C2963" w:rsidRDefault="004C0361" w:rsidP="00BA0153">
            <w:pPr>
              <w:rPr>
                <w:rFonts w:asciiTheme="minorHAnsi" w:hAnsiTheme="minorHAnsi" w:cstheme="minorHAnsi"/>
                <w:lang w:val="en-GB" w:eastAsia="de-DE"/>
              </w:rPr>
            </w:pPr>
            <w:r w:rsidRPr="007C2963">
              <w:rPr>
                <w:rFonts w:asciiTheme="minorHAnsi" w:hAnsiTheme="minorHAnsi" w:cstheme="minorHAnsi"/>
                <w:lang w:val="en-GB" w:eastAsia="de-DE"/>
              </w:rPr>
              <w:t>[2009/81/EC]</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72B77076" w14:textId="7ABDCDA2" w:rsidR="004C0361" w:rsidRPr="007C2963" w:rsidRDefault="00000000" w:rsidP="00BA0153">
            <w:pPr>
              <w:rPr>
                <w:rFonts w:asciiTheme="minorHAnsi" w:hAnsiTheme="minorHAnsi" w:cstheme="minorHAnsi"/>
              </w:rPr>
            </w:pPr>
            <w:hyperlink r:id="rId225" w:history="1">
              <w:r w:rsidR="004C0361" w:rsidRPr="007C2963">
                <w:rPr>
                  <w:rStyle w:val="Hyperlink"/>
                  <w:rFonts w:asciiTheme="minorHAnsi" w:hAnsiTheme="minorHAnsi" w:cstheme="minorHAnsi"/>
                </w:rPr>
                <w:t>https://eur-lex.europa.eu/legal-content/EN/TXT/?uri=CELEX%3A32009L0081</w:t>
              </w:r>
            </w:hyperlink>
            <w:r w:rsidR="004C0361" w:rsidRPr="007C2963">
              <w:rPr>
                <w:rFonts w:asciiTheme="minorHAnsi" w:hAnsiTheme="minorHAnsi" w:cstheme="minorHAnsi"/>
              </w:rPr>
              <w:t xml:space="preserve"> </w:t>
            </w:r>
          </w:p>
        </w:tc>
      </w:tr>
      <w:tr w:rsidR="00BA0153" w14:paraId="295EBE93"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5EBE91"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val="en-GB" w:eastAsia="nl-NL"/>
              </w:rPr>
              <w:t>[BII10]</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92" w14:textId="77777777" w:rsidR="00BA0153" w:rsidRPr="007C2963" w:rsidRDefault="00BA0153" w:rsidP="00BA0153">
            <w:pPr>
              <w:rPr>
                <w:rStyle w:val="Hyperlink"/>
                <w:rFonts w:asciiTheme="minorHAnsi" w:hAnsiTheme="minorHAnsi" w:cstheme="minorHAnsi"/>
                <w:lang w:val="nl-NL" w:eastAsia="de-DE"/>
              </w:rPr>
            </w:pPr>
            <w:proofErr w:type="gramStart"/>
            <w:r w:rsidRPr="007C2963">
              <w:rPr>
                <w:rStyle w:val="Hyperlink"/>
                <w:rFonts w:asciiTheme="minorHAnsi" w:hAnsiTheme="minorHAnsi" w:cstheme="minorHAnsi"/>
                <w:lang w:val="nl-NL" w:eastAsia="de-DE"/>
              </w:rPr>
              <w:t>https://standards.cencenelec.eu/dyn/www/f?p=205:110:0::::FSP_PROJECT:62007&amp;cs=16D9EEBE9B7C024A15F0CCDEE76075355</w:t>
            </w:r>
            <w:proofErr w:type="gramEnd"/>
          </w:p>
        </w:tc>
      </w:tr>
      <w:tr w:rsidR="00BA0153" w14:paraId="295EBE96"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5EBE94"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val="en-GB" w:eastAsia="nl-NL"/>
              </w:rPr>
              <w:t>[BII14]</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95" w14:textId="77777777" w:rsidR="00BA0153" w:rsidRPr="007C2963" w:rsidRDefault="00BA0153" w:rsidP="00BA0153">
            <w:pPr>
              <w:rPr>
                <w:rStyle w:val="Hyperlink"/>
                <w:rFonts w:asciiTheme="minorHAnsi" w:hAnsiTheme="minorHAnsi" w:cstheme="minorHAnsi"/>
                <w:lang w:val="nl-NL" w:eastAsia="de-DE"/>
              </w:rPr>
            </w:pPr>
            <w:proofErr w:type="gramStart"/>
            <w:r w:rsidRPr="007C2963">
              <w:rPr>
                <w:rStyle w:val="Hyperlink"/>
                <w:rFonts w:asciiTheme="minorHAnsi" w:hAnsiTheme="minorHAnsi" w:cstheme="minorHAnsi"/>
                <w:lang w:val="nl-NL" w:eastAsia="de-DE"/>
              </w:rPr>
              <w:t>https://standards.cencenelec.eu/dyn/www/f?p=205:110:0::::FSP_PROJECT:62008&amp;cs=16824EF2775A9CE68B4E33893BA1F2A05</w:t>
            </w:r>
            <w:proofErr w:type="gramEnd"/>
          </w:p>
        </w:tc>
      </w:tr>
      <w:tr w:rsidR="00167525" w14:paraId="00FBCEA2"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8CF217" w14:textId="01CC089E" w:rsidR="00167525" w:rsidRPr="007C2963" w:rsidRDefault="00167525" w:rsidP="00BA0153">
            <w:pPr>
              <w:rPr>
                <w:rFonts w:asciiTheme="minorHAnsi" w:hAnsiTheme="minorHAnsi" w:cstheme="minorHAnsi"/>
                <w:lang w:val="en-GB" w:eastAsia="nl-NL"/>
              </w:rPr>
            </w:pPr>
            <w:r w:rsidRPr="007C2963">
              <w:rPr>
                <w:rFonts w:asciiTheme="minorHAnsi" w:hAnsiTheme="minorHAnsi" w:cstheme="minorHAnsi"/>
                <w:lang w:val="en-GB" w:eastAsia="nl-NL"/>
              </w:rPr>
              <w:t>[BII35]</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5A3010A7" w14:textId="77674AE3" w:rsidR="00167525" w:rsidRPr="007C2963" w:rsidRDefault="00167525" w:rsidP="00BA0153">
            <w:pPr>
              <w:rPr>
                <w:rStyle w:val="Hyperlink"/>
                <w:rFonts w:asciiTheme="minorHAnsi" w:hAnsiTheme="minorHAnsi" w:cstheme="minorHAnsi"/>
                <w:lang w:val="en-GB" w:eastAsia="de-DE"/>
              </w:rPr>
            </w:pPr>
            <w:r w:rsidRPr="007C2963">
              <w:rPr>
                <w:rStyle w:val="Hyperlink"/>
                <w:rFonts w:asciiTheme="minorHAnsi" w:hAnsiTheme="minorHAnsi" w:cstheme="minorHAnsi"/>
                <w:lang w:val="en-GB" w:eastAsia="de-DE"/>
              </w:rPr>
              <w:t>https://standards.cencenelec.eu/dyn/www/f?p=205:110:0::::FSP_PROJECT:62022&amp;cs=1EF6066023AE7AE2A2D9F6E77398C162C</w:t>
            </w:r>
          </w:p>
        </w:tc>
      </w:tr>
      <w:tr w:rsidR="00BA0153" w14:paraId="295EBE99" w14:textId="77777777" w:rsidTr="00D2363D">
        <w:trPr>
          <w:trHeight w:val="45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5EBE97"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color w:val="000000"/>
                <w:lang w:val="en-GB"/>
              </w:rPr>
              <w:t>[BII37 Open Procedure]</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98" w14:textId="6F49AFDF" w:rsidR="00BA0153" w:rsidRPr="007C2963" w:rsidRDefault="00000000" w:rsidP="00BA0153">
            <w:pPr>
              <w:widowControl w:val="0"/>
              <w:spacing w:before="34"/>
              <w:ind w:right="113"/>
              <w:rPr>
                <w:rFonts w:asciiTheme="minorHAnsi" w:hAnsiTheme="minorHAnsi" w:cstheme="minorHAnsi"/>
                <w:color w:val="000000"/>
                <w:lang w:val="en-GB"/>
              </w:rPr>
            </w:pPr>
            <w:hyperlink r:id="rId226" w:tooltip="https://standards.cencenelec.eu/dyn/www/f?p=205:110:0::::FSP_PROJECT:62023&amp;cs=19453F711D73A2988EC334F37EE564AB1" w:history="1">
              <w:r w:rsidR="00BA0153" w:rsidRPr="007C2963">
                <w:rPr>
                  <w:rStyle w:val="Hyperlink"/>
                  <w:rFonts w:asciiTheme="minorHAnsi" w:hAnsiTheme="minorHAnsi" w:cstheme="minorHAnsi"/>
                  <w:lang w:val="en-GB"/>
                </w:rPr>
                <w:t>https://standards.cencenelec.eu/dyn/www/f?p=205:110:0::::FSP_PROJECT:62023&amp;cs=19453F711D73A2988EC334F37EE564AB1</w:t>
              </w:r>
            </w:hyperlink>
          </w:p>
        </w:tc>
      </w:tr>
      <w:tr w:rsidR="00D2363D" w14:paraId="73970F25" w14:textId="77777777" w:rsidTr="00D2363D">
        <w:trPr>
          <w:trHeight w:val="45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31674F3" w14:textId="1C4F7671" w:rsidR="00D2363D" w:rsidRPr="007C2963" w:rsidRDefault="00D2363D" w:rsidP="00BA0153">
            <w:pPr>
              <w:rPr>
                <w:rFonts w:asciiTheme="minorHAnsi" w:hAnsiTheme="minorHAnsi" w:cstheme="minorHAnsi"/>
                <w:color w:val="000000"/>
                <w:lang w:val="en-GB"/>
              </w:rPr>
            </w:pPr>
            <w:r w:rsidRPr="007C2963">
              <w:rPr>
                <w:rFonts w:asciiTheme="minorHAnsi" w:hAnsiTheme="minorHAnsi" w:cstheme="minorHAnsi"/>
                <w:color w:val="000000"/>
                <w:lang w:val="en-GB"/>
              </w:rPr>
              <w:t>[BII39 Restricted Procedure]</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F91487F" w14:textId="35D601D5" w:rsidR="00D2363D" w:rsidRPr="007C2963" w:rsidRDefault="00000000" w:rsidP="00BA0153">
            <w:pPr>
              <w:widowControl w:val="0"/>
              <w:spacing w:before="34"/>
              <w:ind w:right="113"/>
              <w:rPr>
                <w:rFonts w:asciiTheme="minorHAnsi" w:hAnsiTheme="minorHAnsi" w:cstheme="minorHAnsi"/>
                <w:lang w:val="en-GB"/>
              </w:rPr>
            </w:pPr>
            <w:hyperlink r:id="rId227" w:history="1">
              <w:r w:rsidR="00D2363D" w:rsidRPr="007C2963">
                <w:rPr>
                  <w:rStyle w:val="Hyperlink"/>
                  <w:rFonts w:asciiTheme="minorHAnsi" w:hAnsiTheme="minorHAnsi" w:cstheme="minorHAnsi"/>
                  <w:lang w:val="en-GB"/>
                </w:rPr>
                <w:t>https://standards.cencenelec.eu/dyn/www/f?p=205:110:0::::FSP_PROJECT:62025&amp;cs=16FE060019144359C0A826411A5F67E89</w:t>
              </w:r>
            </w:hyperlink>
            <w:r w:rsidR="00D2363D" w:rsidRPr="007C2963">
              <w:rPr>
                <w:rFonts w:asciiTheme="minorHAnsi" w:hAnsiTheme="minorHAnsi" w:cstheme="minorHAnsi"/>
                <w:lang w:val="en-GB"/>
              </w:rPr>
              <w:t xml:space="preserve"> </w:t>
            </w:r>
          </w:p>
        </w:tc>
      </w:tr>
      <w:tr w:rsidR="00BA0153" w14:paraId="295EBE9C"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5EBE9A" w14:textId="77777777" w:rsidR="00BA0153" w:rsidRPr="007C2963" w:rsidRDefault="00BA0153" w:rsidP="00BA0153">
            <w:pPr>
              <w:rPr>
                <w:rFonts w:asciiTheme="minorHAnsi" w:hAnsiTheme="minorHAnsi" w:cstheme="minorHAnsi"/>
                <w:lang w:val="en-GB" w:eastAsia="nl-NL"/>
              </w:rPr>
            </w:pPr>
            <w:r w:rsidRPr="007C2963">
              <w:rPr>
                <w:rFonts w:asciiTheme="minorHAnsi" w:hAnsiTheme="minorHAnsi" w:cstheme="minorHAnsi"/>
                <w:lang w:val="en-GB" w:eastAsia="nl-NL"/>
              </w:rPr>
              <w:t>[BII43]</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9B" w14:textId="77777777" w:rsidR="00BA0153" w:rsidRPr="007C2963" w:rsidRDefault="00BA0153" w:rsidP="00BA0153">
            <w:pPr>
              <w:rPr>
                <w:rStyle w:val="Hyperlink"/>
                <w:rFonts w:asciiTheme="minorHAnsi" w:hAnsiTheme="minorHAnsi" w:cstheme="minorHAnsi"/>
                <w:lang w:val="nl-NL" w:eastAsia="de-DE"/>
              </w:rPr>
            </w:pPr>
            <w:proofErr w:type="gramStart"/>
            <w:r w:rsidRPr="007C2963">
              <w:rPr>
                <w:rStyle w:val="Hyperlink"/>
                <w:rFonts w:asciiTheme="minorHAnsi" w:hAnsiTheme="minorHAnsi" w:cstheme="minorHAnsi"/>
                <w:lang w:val="nl-NL" w:eastAsia="de-DE"/>
              </w:rPr>
              <w:t>https://standards.cencenelec.eu/dyn/www/f?p=205:110:0::::FSP_PROJECT:62009&amp;cs=1807B03E8AA497A2C66F5BA5A25A5A3AF</w:t>
            </w:r>
            <w:proofErr w:type="gramEnd"/>
          </w:p>
        </w:tc>
      </w:tr>
      <w:tr w:rsidR="00BA0153" w14:paraId="295EBE9F"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5EBE9D"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eastAsia="nl-NL"/>
              </w:rPr>
              <w:t>[BII45]</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9E" w14:textId="77777777" w:rsidR="00BA0153" w:rsidRPr="007C2963" w:rsidRDefault="00BA0153" w:rsidP="00BA0153">
            <w:pPr>
              <w:rPr>
                <w:rStyle w:val="Hyperlink"/>
                <w:rFonts w:asciiTheme="minorHAnsi" w:hAnsiTheme="minorHAnsi" w:cstheme="minorHAnsi"/>
                <w:lang w:val="nl-NL" w:eastAsia="de-DE"/>
              </w:rPr>
            </w:pPr>
            <w:proofErr w:type="gramStart"/>
            <w:r w:rsidRPr="007C2963">
              <w:rPr>
                <w:rStyle w:val="Hyperlink"/>
                <w:rFonts w:asciiTheme="minorHAnsi" w:hAnsiTheme="minorHAnsi" w:cstheme="minorHAnsi"/>
                <w:lang w:val="nl-NL" w:eastAsia="de-DE"/>
              </w:rPr>
              <w:t>https://standards.cencenelec.eu/dyn/www/f?p=205:110:0::::FSP_PROJECT:62010&amp;cs=1628543602EFDE54C11B8136021A5621A</w:t>
            </w:r>
            <w:proofErr w:type="gramEnd"/>
          </w:p>
        </w:tc>
      </w:tr>
      <w:tr w:rsidR="00BA0153" w14:paraId="295EBEA2"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5EBEA0"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eastAsia="nl-NL"/>
              </w:rPr>
              <w:t>[BII46]</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A1" w14:textId="77777777" w:rsidR="00BA0153" w:rsidRPr="007C2963" w:rsidRDefault="00BA0153" w:rsidP="00BA0153">
            <w:pPr>
              <w:rPr>
                <w:rStyle w:val="Hyperlink"/>
                <w:rFonts w:asciiTheme="minorHAnsi" w:hAnsiTheme="minorHAnsi" w:cstheme="minorHAnsi"/>
                <w:lang w:val="nl-NL" w:eastAsia="de-DE"/>
              </w:rPr>
            </w:pPr>
            <w:proofErr w:type="gramStart"/>
            <w:r w:rsidRPr="007C2963">
              <w:rPr>
                <w:rStyle w:val="Hyperlink"/>
                <w:rFonts w:asciiTheme="minorHAnsi" w:hAnsiTheme="minorHAnsi" w:cstheme="minorHAnsi"/>
                <w:lang w:val="nl-NL" w:eastAsia="de-DE"/>
              </w:rPr>
              <w:t>https://standards.cencenelec.eu/dyn/www/f?p=205:110:0::::FSP_PROJECT:62028&amp;cs=16B7CFE594685D73AD82275DFFE3FCC55</w:t>
            </w:r>
            <w:proofErr w:type="gramEnd"/>
          </w:p>
        </w:tc>
      </w:tr>
      <w:tr w:rsidR="00BA0153" w14:paraId="295EBEA5"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5EBEA3" w14:textId="77777777" w:rsidR="00BA0153" w:rsidRPr="007C2963" w:rsidRDefault="00BA0153" w:rsidP="00BA0153">
            <w:pPr>
              <w:rPr>
                <w:rFonts w:asciiTheme="minorHAnsi" w:hAnsiTheme="minorHAnsi" w:cstheme="minorHAnsi"/>
                <w:lang w:eastAsia="nl-NL"/>
              </w:rPr>
            </w:pPr>
            <w:r w:rsidRPr="007C2963">
              <w:rPr>
                <w:rFonts w:asciiTheme="minorHAnsi" w:hAnsiTheme="minorHAnsi" w:cstheme="minorHAnsi"/>
                <w:lang w:eastAsia="nl-NL"/>
              </w:rPr>
              <w:t>[BII47]</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A4" w14:textId="1E94BB79" w:rsidR="00BA0153" w:rsidRPr="007C2963" w:rsidRDefault="00000000" w:rsidP="00BA0153">
            <w:pPr>
              <w:rPr>
                <w:rStyle w:val="Hyperlink"/>
                <w:rFonts w:asciiTheme="minorHAnsi" w:hAnsiTheme="minorHAnsi" w:cstheme="minorHAnsi"/>
                <w:lang w:val="en-GB" w:eastAsia="de-DE"/>
              </w:rPr>
            </w:pPr>
            <w:hyperlink r:id="rId228" w:history="1">
              <w:r w:rsidR="00BA0153" w:rsidRPr="007C2963">
                <w:rPr>
                  <w:rStyle w:val="Hyperlink"/>
                  <w:rFonts w:asciiTheme="minorHAnsi" w:hAnsiTheme="minorHAnsi" w:cstheme="minorHAnsi"/>
                  <w:lang w:val="en-GB" w:eastAsia="de-DE"/>
                </w:rPr>
                <w:t>https://standards.cencenelec.eu/dyn/www/f?p=205:110:0::::FSP_PROJECT:62029&amp;cs=16BDCBBEBAE1A6A235013E1B31A0B78D6</w:t>
              </w:r>
            </w:hyperlink>
            <w:r w:rsidR="00BA0153" w:rsidRPr="007C2963">
              <w:rPr>
                <w:rStyle w:val="Hyperlink"/>
                <w:rFonts w:asciiTheme="minorHAnsi" w:hAnsiTheme="minorHAnsi" w:cstheme="minorHAnsi"/>
                <w:lang w:val="en-GB" w:eastAsia="de-DE"/>
              </w:rPr>
              <w:t xml:space="preserve"> </w:t>
            </w:r>
          </w:p>
        </w:tc>
      </w:tr>
      <w:tr w:rsidR="00BA0153" w14:paraId="295EBEA8"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5EBEA6"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eastAsia="nl-NL"/>
              </w:rPr>
              <w:t>[BII48]</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A7" w14:textId="77777777" w:rsidR="00BA0153" w:rsidRPr="007C2963" w:rsidRDefault="00BA0153" w:rsidP="00BA0153">
            <w:pPr>
              <w:rPr>
                <w:rStyle w:val="Hyperlink"/>
                <w:rFonts w:asciiTheme="minorHAnsi" w:hAnsiTheme="minorHAnsi" w:cstheme="minorHAnsi"/>
                <w:lang w:val="nl-NL" w:eastAsia="de-DE"/>
              </w:rPr>
            </w:pPr>
            <w:proofErr w:type="gramStart"/>
            <w:r w:rsidRPr="007C2963">
              <w:rPr>
                <w:rStyle w:val="Hyperlink"/>
                <w:rFonts w:asciiTheme="minorHAnsi" w:hAnsiTheme="minorHAnsi" w:cstheme="minorHAnsi"/>
                <w:lang w:val="nl-NL" w:eastAsia="de-DE"/>
              </w:rPr>
              <w:t>https://standards.cencenelec.eu/dyn/www/f?p=205:110:0::::FSP_PROJECT:62030&amp;cs=137D249EEF9A0B7DF6DAD668A740CA477</w:t>
            </w:r>
            <w:proofErr w:type="gramEnd"/>
          </w:p>
        </w:tc>
      </w:tr>
      <w:tr w:rsidR="00D2363D" w14:paraId="79330F3A"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241558" w14:textId="2C44EAAF" w:rsidR="00D2363D" w:rsidRPr="007C2963" w:rsidRDefault="00D2363D" w:rsidP="00BA0153">
            <w:pPr>
              <w:rPr>
                <w:rFonts w:asciiTheme="minorHAnsi" w:hAnsiTheme="minorHAnsi" w:cstheme="minorHAnsi"/>
                <w:lang w:eastAsia="nl-NL"/>
              </w:rPr>
            </w:pPr>
            <w:r w:rsidRPr="007C2963">
              <w:rPr>
                <w:rFonts w:asciiTheme="minorHAnsi" w:hAnsiTheme="minorHAnsi" w:cstheme="minorHAnsi"/>
                <w:lang w:eastAsia="nl-NL"/>
              </w:rPr>
              <w:t>[BII49]</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653D585" w14:textId="07872470" w:rsidR="00D2363D" w:rsidRPr="007C2963" w:rsidRDefault="00D2363D" w:rsidP="00BA0153">
            <w:pPr>
              <w:rPr>
                <w:rStyle w:val="Hyperlink"/>
                <w:rFonts w:asciiTheme="minorHAnsi" w:hAnsiTheme="minorHAnsi" w:cstheme="minorHAnsi"/>
                <w:lang w:val="nl-NL" w:eastAsia="de-DE"/>
              </w:rPr>
            </w:pPr>
            <w:proofErr w:type="gramStart"/>
            <w:r w:rsidRPr="007C2963">
              <w:rPr>
                <w:rStyle w:val="Hyperlink"/>
                <w:rFonts w:asciiTheme="minorHAnsi" w:hAnsiTheme="minorHAnsi" w:cstheme="minorHAnsi"/>
                <w:lang w:val="nl-NL" w:eastAsia="de-DE"/>
              </w:rPr>
              <w:t>https://standards.cencenelec.eu/dyn/www/f?p=205:110:0::::FSP_PROJECT:62031&amp;cs=1B70B853F56C648B3483016CF296DFC0A</w:t>
            </w:r>
            <w:proofErr w:type="gramEnd"/>
          </w:p>
        </w:tc>
      </w:tr>
      <w:tr w:rsidR="00BA0153" w14:paraId="295EBEAB"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5EBEA9"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eastAsia="nl-NL"/>
              </w:rPr>
              <w:t>[BII50]</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AA" w14:textId="77777777" w:rsidR="00BA0153" w:rsidRPr="007C2963" w:rsidRDefault="00BA0153" w:rsidP="00BA0153">
            <w:pPr>
              <w:rPr>
                <w:rStyle w:val="Hyperlink"/>
                <w:rFonts w:asciiTheme="minorHAnsi" w:hAnsiTheme="minorHAnsi" w:cstheme="minorHAnsi"/>
                <w:lang w:val="nl-NL" w:eastAsia="de-DE"/>
              </w:rPr>
            </w:pPr>
            <w:proofErr w:type="gramStart"/>
            <w:r w:rsidRPr="007C2963">
              <w:rPr>
                <w:rStyle w:val="Hyperlink"/>
                <w:rFonts w:asciiTheme="minorHAnsi" w:hAnsiTheme="minorHAnsi" w:cstheme="minorHAnsi"/>
                <w:lang w:val="nl-NL" w:eastAsia="de-DE"/>
              </w:rPr>
              <w:t>https://standards.cencenelec.eu/dyn/www/f?p=205:110:0::::FSP_PROJECT:62032&amp;cs=112E5165F9BCEE578DFD26A6C238464E2</w:t>
            </w:r>
            <w:proofErr w:type="gramEnd"/>
          </w:p>
        </w:tc>
      </w:tr>
      <w:tr w:rsidR="00D2363D" w14:paraId="23B060A3"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1987311" w14:textId="4B5CA02E" w:rsidR="00D2363D" w:rsidRPr="007C2963" w:rsidRDefault="00D2363D" w:rsidP="00BA0153">
            <w:pPr>
              <w:rPr>
                <w:rFonts w:asciiTheme="minorHAnsi" w:hAnsiTheme="minorHAnsi" w:cstheme="minorHAnsi"/>
                <w:lang w:eastAsia="nl-NL"/>
              </w:rPr>
            </w:pPr>
            <w:r w:rsidRPr="007C2963">
              <w:rPr>
                <w:rFonts w:asciiTheme="minorHAnsi" w:hAnsiTheme="minorHAnsi" w:cstheme="minorHAnsi"/>
                <w:lang w:eastAsia="nl-NL"/>
              </w:rPr>
              <w:t>[BII51]</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60832F09" w14:textId="661D43FC" w:rsidR="00D2363D" w:rsidRPr="007C2963" w:rsidRDefault="00D2363D" w:rsidP="00BA0153">
            <w:pPr>
              <w:rPr>
                <w:rStyle w:val="Hyperlink"/>
                <w:rFonts w:asciiTheme="minorHAnsi" w:hAnsiTheme="minorHAnsi" w:cstheme="minorHAnsi"/>
                <w:lang w:val="nl-NL" w:eastAsia="de-DE"/>
              </w:rPr>
            </w:pPr>
            <w:proofErr w:type="gramStart"/>
            <w:r w:rsidRPr="007C2963">
              <w:rPr>
                <w:rStyle w:val="Hyperlink"/>
                <w:rFonts w:asciiTheme="minorHAnsi" w:hAnsiTheme="minorHAnsi" w:cstheme="minorHAnsi"/>
                <w:lang w:val="nl-NL" w:eastAsia="de-DE"/>
              </w:rPr>
              <w:t>https://standards.cencenelec.eu/dyn/www/f?p=205:110:0::::FSP_PROJECT:62033&amp;cs=1A7DBDEE6682A0238FED320C05D7FEE35</w:t>
            </w:r>
            <w:proofErr w:type="gramEnd"/>
          </w:p>
        </w:tc>
      </w:tr>
      <w:tr w:rsidR="00D2363D" w14:paraId="4642F046"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3937BD" w14:textId="48368B36" w:rsidR="00D2363D" w:rsidRPr="007C2963" w:rsidRDefault="00D2363D" w:rsidP="00BA0153">
            <w:pPr>
              <w:rPr>
                <w:rFonts w:asciiTheme="minorHAnsi" w:hAnsiTheme="minorHAnsi" w:cstheme="minorHAnsi"/>
                <w:lang w:eastAsia="nl-NL"/>
              </w:rPr>
            </w:pPr>
            <w:r w:rsidRPr="007C2963">
              <w:rPr>
                <w:rFonts w:asciiTheme="minorHAnsi" w:hAnsiTheme="minorHAnsi" w:cstheme="minorHAnsi"/>
                <w:lang w:eastAsia="nl-NL"/>
              </w:rPr>
              <w:t>[BII52]</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461C49AB" w14:textId="4F4CC100" w:rsidR="00D2363D" w:rsidRPr="007C2963" w:rsidRDefault="00D2363D" w:rsidP="00BA0153">
            <w:pPr>
              <w:rPr>
                <w:rStyle w:val="Hyperlink"/>
                <w:rFonts w:asciiTheme="minorHAnsi" w:hAnsiTheme="minorHAnsi" w:cstheme="minorHAnsi"/>
                <w:lang w:val="nl-NL" w:eastAsia="de-DE"/>
              </w:rPr>
            </w:pPr>
            <w:proofErr w:type="gramStart"/>
            <w:r w:rsidRPr="007C2963">
              <w:rPr>
                <w:rStyle w:val="Hyperlink"/>
                <w:rFonts w:asciiTheme="minorHAnsi" w:hAnsiTheme="minorHAnsi" w:cstheme="minorHAnsi"/>
                <w:lang w:val="nl-NL" w:eastAsia="de-DE"/>
              </w:rPr>
              <w:t>https://standards.cencenelec.eu/dyn/www/f?p=205:110:0::::FSP_PROJECT:62034&amp;cs=14EBEB82D050E426BA2F37CC537677DFB</w:t>
            </w:r>
            <w:proofErr w:type="gramEnd"/>
          </w:p>
        </w:tc>
      </w:tr>
      <w:tr w:rsidR="00BA0153" w14:paraId="295EBEAE"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5EBEAC"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eastAsia="nl-NL"/>
              </w:rPr>
              <w:t>[BII53]</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AD" w14:textId="77777777" w:rsidR="00BA0153" w:rsidRPr="007C2963" w:rsidRDefault="00BA0153" w:rsidP="00BA0153">
            <w:pPr>
              <w:rPr>
                <w:rStyle w:val="Hyperlink"/>
                <w:rFonts w:asciiTheme="minorHAnsi" w:hAnsiTheme="minorHAnsi" w:cstheme="minorHAnsi"/>
                <w:lang w:val="nl-NL" w:eastAsia="de-DE"/>
              </w:rPr>
            </w:pPr>
            <w:proofErr w:type="gramStart"/>
            <w:r w:rsidRPr="007C2963">
              <w:rPr>
                <w:rStyle w:val="Hyperlink"/>
                <w:rFonts w:asciiTheme="minorHAnsi" w:hAnsiTheme="minorHAnsi" w:cstheme="minorHAnsi"/>
                <w:lang w:val="nl-NL" w:eastAsia="de-DE"/>
              </w:rPr>
              <w:t>https://standards.cencenelec.eu/dyn/www/f?p=205:110:0::::FSP_PROJECT:62035&amp;cs=15E8443FF9806B2D1F6675A41EA29930F</w:t>
            </w:r>
            <w:proofErr w:type="gramEnd"/>
          </w:p>
        </w:tc>
      </w:tr>
      <w:tr w:rsidR="00BA0153" w14:paraId="295EBEB1"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5EBEAF"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eastAsia="nl-NL"/>
              </w:rPr>
              <w:t>[BII54]</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B0" w14:textId="77777777" w:rsidR="00BA0153" w:rsidRPr="007C2963" w:rsidRDefault="00BA0153" w:rsidP="00BA0153">
            <w:pPr>
              <w:rPr>
                <w:rStyle w:val="Hyperlink"/>
                <w:rFonts w:asciiTheme="minorHAnsi" w:hAnsiTheme="minorHAnsi" w:cstheme="minorHAnsi"/>
                <w:lang w:val="nl-NL" w:eastAsia="de-DE"/>
              </w:rPr>
            </w:pPr>
            <w:proofErr w:type="gramStart"/>
            <w:r w:rsidRPr="007C2963">
              <w:rPr>
                <w:rStyle w:val="Hyperlink"/>
                <w:rFonts w:asciiTheme="minorHAnsi" w:hAnsiTheme="minorHAnsi" w:cstheme="minorHAnsi"/>
                <w:lang w:val="nl-NL" w:eastAsia="de-DE"/>
              </w:rPr>
              <w:t>https://standards.cencenelec.eu/dyn/www/f?p=205:110:0::::FSP_PROJECT:62036&amp;cs=12EBD786F7FC4B3EEB54EB811F8FCD901</w:t>
            </w:r>
            <w:proofErr w:type="gramEnd"/>
          </w:p>
        </w:tc>
      </w:tr>
      <w:tr w:rsidR="00BA0153" w14:paraId="295EBEB4"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5EBEB2" w14:textId="77777777" w:rsidR="00BA0153" w:rsidRPr="007C2963" w:rsidRDefault="00BA0153" w:rsidP="00BA0153">
            <w:pPr>
              <w:rPr>
                <w:rFonts w:asciiTheme="minorHAnsi" w:hAnsiTheme="minorHAnsi" w:cstheme="minorHAnsi"/>
                <w:lang w:val="en-GB" w:eastAsia="nl-NL"/>
              </w:rPr>
            </w:pPr>
            <w:r w:rsidRPr="007C2963">
              <w:rPr>
                <w:rFonts w:asciiTheme="minorHAnsi" w:hAnsiTheme="minorHAnsi" w:cstheme="minorHAnsi"/>
                <w:lang w:eastAsia="nl-NL"/>
              </w:rPr>
              <w:t>[BII58]</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B3" w14:textId="77777777" w:rsidR="00BA0153" w:rsidRPr="007C2963" w:rsidRDefault="00BA0153" w:rsidP="00BA0153">
            <w:pPr>
              <w:rPr>
                <w:rStyle w:val="Hyperlink"/>
                <w:rFonts w:asciiTheme="minorHAnsi" w:hAnsiTheme="minorHAnsi" w:cstheme="minorHAnsi"/>
                <w:lang w:val="nl-NL" w:eastAsia="de-DE"/>
              </w:rPr>
            </w:pPr>
            <w:proofErr w:type="gramStart"/>
            <w:r w:rsidRPr="007C2963">
              <w:rPr>
                <w:rStyle w:val="Hyperlink"/>
                <w:rFonts w:asciiTheme="minorHAnsi" w:hAnsiTheme="minorHAnsi" w:cstheme="minorHAnsi"/>
                <w:lang w:val="nl-NL" w:eastAsia="de-DE"/>
              </w:rPr>
              <w:t>https://standards.cencenelec.eu/dyn/www/f?p=205:110:0::::FSP_PROJECT:62038&amp;cs=1438046879E98863C8263389E46ED47C4</w:t>
            </w:r>
            <w:proofErr w:type="gramEnd"/>
          </w:p>
        </w:tc>
      </w:tr>
      <w:tr w:rsidR="00BA0153" w14:paraId="295EBEB7"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5EBEB5"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eastAsia="nl-NL"/>
              </w:rPr>
              <w:t>[BII60]</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B6" w14:textId="77777777" w:rsidR="00BA0153" w:rsidRPr="007C2963" w:rsidRDefault="00BA0153" w:rsidP="00BA0153">
            <w:pPr>
              <w:rPr>
                <w:rStyle w:val="Hyperlink"/>
                <w:rFonts w:asciiTheme="minorHAnsi" w:hAnsiTheme="minorHAnsi" w:cstheme="minorHAnsi"/>
                <w:lang w:val="nl-NL" w:eastAsia="de-DE"/>
              </w:rPr>
            </w:pPr>
            <w:proofErr w:type="gramStart"/>
            <w:r w:rsidRPr="007C2963">
              <w:rPr>
                <w:rStyle w:val="Hyperlink"/>
                <w:rFonts w:asciiTheme="minorHAnsi" w:hAnsiTheme="minorHAnsi" w:cstheme="minorHAnsi"/>
                <w:lang w:val="nl-NL" w:eastAsia="de-DE"/>
              </w:rPr>
              <w:t>https://standards.cencenelec.eu/dyn/www/f?p=205:110:0::::FSP_PROJECT:62055&amp;cs=1FA2AB7C9A0F601605C549112B7B93DA3</w:t>
            </w:r>
            <w:proofErr w:type="gramEnd"/>
          </w:p>
        </w:tc>
      </w:tr>
      <w:tr w:rsidR="00D2363D" w14:paraId="62F35CBB"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6B4786" w14:textId="018885F6" w:rsidR="00D2363D" w:rsidRPr="007C2963" w:rsidRDefault="00D2363D" w:rsidP="00BA0153">
            <w:pPr>
              <w:rPr>
                <w:rFonts w:asciiTheme="minorHAnsi" w:hAnsiTheme="minorHAnsi" w:cstheme="minorHAnsi"/>
                <w:lang w:eastAsia="nl-NL"/>
              </w:rPr>
            </w:pPr>
            <w:r w:rsidRPr="007C2963">
              <w:rPr>
                <w:rFonts w:asciiTheme="minorHAnsi" w:hAnsiTheme="minorHAnsi" w:cstheme="minorHAnsi"/>
                <w:lang w:eastAsia="nl-NL"/>
              </w:rPr>
              <w:t xml:space="preserve">[BII107] </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02A3DA1E" w14:textId="766151A3" w:rsidR="00D2363D" w:rsidRPr="007C2963" w:rsidRDefault="00D2363D" w:rsidP="00BA0153">
            <w:pPr>
              <w:rPr>
                <w:rStyle w:val="Hyperlink"/>
                <w:rFonts w:asciiTheme="minorHAnsi" w:hAnsiTheme="minorHAnsi" w:cstheme="minorHAnsi"/>
                <w:lang w:eastAsia="de-DE"/>
              </w:rPr>
            </w:pPr>
            <w:r w:rsidRPr="007C2963">
              <w:rPr>
                <w:rStyle w:val="Hyperlink"/>
                <w:rFonts w:asciiTheme="minorHAnsi" w:hAnsiTheme="minorHAnsi" w:cstheme="minorHAnsi"/>
                <w:lang w:eastAsia="de-DE"/>
              </w:rPr>
              <w:t>https://standards.cencenelec.eu/dyn/www/f?p=205:110:0::::FSP_PROJECT:61996&amp;cs=1F1CAB7AB3DA79B9397033D8EC7A317CE</w:t>
            </w:r>
          </w:p>
        </w:tc>
      </w:tr>
      <w:tr w:rsidR="00BA0153" w14:paraId="295EBEBA"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5EBEB8"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val="en-GB" w:eastAsia="de-DE"/>
              </w:rPr>
              <w:t>[BIS Pre-Award catalogue]</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B9" w14:textId="77777777" w:rsidR="00BA0153" w:rsidRPr="007C2963" w:rsidRDefault="00BA0153" w:rsidP="00BA0153">
            <w:pPr>
              <w:rPr>
                <w:rStyle w:val="Hyperlink"/>
                <w:rFonts w:asciiTheme="minorHAnsi" w:hAnsiTheme="minorHAnsi" w:cstheme="minorHAnsi"/>
                <w:lang w:val="nl-NL" w:eastAsia="de-DE"/>
              </w:rPr>
            </w:pPr>
            <w:proofErr w:type="gramStart"/>
            <w:r w:rsidRPr="007C2963">
              <w:rPr>
                <w:rStyle w:val="Hyperlink"/>
                <w:rFonts w:asciiTheme="minorHAnsi" w:hAnsiTheme="minorHAnsi" w:cstheme="minorHAnsi"/>
                <w:lang w:val="nl-NL" w:eastAsia="de-DE"/>
              </w:rPr>
              <w:t>https://docs.peppol.eu/pracc/catalogue/1.0/bis/</w:t>
            </w:r>
            <w:proofErr w:type="gramEnd"/>
          </w:p>
        </w:tc>
      </w:tr>
      <w:tr w:rsidR="00BA0153" w14:paraId="295EBEBD"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5EBEBB"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color w:val="000000"/>
                <w:lang w:val="de-DE"/>
              </w:rPr>
              <w:lastRenderedPageBreak/>
              <w:t>[CEN_BII3]</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3A9D1186" w14:textId="5F43224E" w:rsidR="00BA0153" w:rsidRPr="007C2963" w:rsidRDefault="00000000" w:rsidP="00BA0153">
            <w:pPr>
              <w:widowControl w:val="0"/>
              <w:spacing w:before="34"/>
              <w:ind w:right="113"/>
              <w:rPr>
                <w:rStyle w:val="Hyperlink"/>
                <w:rFonts w:asciiTheme="minorHAnsi" w:hAnsiTheme="minorHAnsi" w:cstheme="minorHAnsi"/>
                <w:lang w:val="en-GB"/>
              </w:rPr>
            </w:pPr>
            <w:hyperlink r:id="rId229" w:tooltip="https://standards.cencenelec.eu/dyn/www/f?p=205:32:0::::FSP_ORG_ID,FSP_LANG_ID:2073699,25&amp;cs=1764296F93587711762A3AB227353671A" w:history="1">
              <w:r w:rsidR="00BA0153" w:rsidRPr="007C2963">
                <w:rPr>
                  <w:rStyle w:val="Hyperlink"/>
                  <w:rFonts w:asciiTheme="minorHAnsi" w:hAnsiTheme="minorHAnsi" w:cstheme="minorHAnsi"/>
                  <w:lang w:val="en-GB"/>
                </w:rPr>
                <w:t>https://standards.cencenelec.eu/dyn/www/f?p=205:32:0::::FSP_ORG_ID,FSP_LANG_ID:2073699,25&amp;cs=1764296F93587711762A3AB227353671A</w:t>
              </w:r>
            </w:hyperlink>
          </w:p>
          <w:p w14:paraId="295EBEBC" w14:textId="52CA92B0" w:rsidR="00D1268B" w:rsidRPr="007C2963" w:rsidRDefault="00000000" w:rsidP="00BA0153">
            <w:pPr>
              <w:widowControl w:val="0"/>
              <w:spacing w:before="34"/>
              <w:ind w:right="113"/>
              <w:rPr>
                <w:rFonts w:asciiTheme="minorHAnsi" w:hAnsiTheme="minorHAnsi" w:cstheme="minorHAnsi"/>
                <w:color w:val="000000"/>
                <w:lang w:val="en-GB"/>
              </w:rPr>
            </w:pPr>
            <w:hyperlink r:id="rId230" w:history="1">
              <w:r w:rsidR="00D1268B" w:rsidRPr="007C2963">
                <w:rPr>
                  <w:rStyle w:val="Hyperlink"/>
                  <w:rFonts w:asciiTheme="minorHAnsi" w:hAnsiTheme="minorHAnsi" w:cstheme="minorHAnsi"/>
                  <w:lang w:val="en-GB"/>
                </w:rPr>
                <w:t>https://cenbii.eu/the-bii-approach-to-interoperability/</w:t>
              </w:r>
            </w:hyperlink>
            <w:r w:rsidR="00D1268B" w:rsidRPr="007C2963">
              <w:rPr>
                <w:rFonts w:asciiTheme="minorHAnsi" w:hAnsiTheme="minorHAnsi" w:cstheme="minorHAnsi"/>
                <w:color w:val="000000"/>
                <w:lang w:val="en-GB"/>
              </w:rPr>
              <w:t xml:space="preserve"> </w:t>
            </w:r>
          </w:p>
        </w:tc>
      </w:tr>
      <w:tr w:rsidR="007C2963" w:rsidRPr="002C49AC" w14:paraId="13E0DE24"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FBCDC3" w14:textId="522BB986" w:rsidR="007C2963" w:rsidRPr="007C2963" w:rsidRDefault="007C2963" w:rsidP="00BA0153">
            <w:pPr>
              <w:rPr>
                <w:rFonts w:asciiTheme="minorHAnsi" w:hAnsiTheme="minorHAnsi" w:cstheme="minorHAnsi"/>
                <w:color w:val="000000"/>
                <w:lang w:val="de-DE"/>
              </w:rPr>
            </w:pPr>
            <w:r w:rsidRPr="007C2963">
              <w:rPr>
                <w:rFonts w:asciiTheme="minorHAnsi" w:hAnsiTheme="minorHAnsi" w:cstheme="minorHAnsi"/>
                <w:color w:val="000000"/>
                <w:lang w:val="de-DE"/>
              </w:rPr>
              <w:t>[</w:t>
            </w:r>
            <w:proofErr w:type="spellStart"/>
            <w:r w:rsidRPr="007C2963">
              <w:rPr>
                <w:rFonts w:asciiTheme="minorHAnsi" w:hAnsiTheme="minorHAnsi" w:cstheme="minorHAnsi"/>
                <w:color w:val="000000"/>
                <w:lang w:val="de-DE"/>
              </w:rPr>
              <w:t>Competitive</w:t>
            </w:r>
            <w:proofErr w:type="spellEnd"/>
            <w:r w:rsidRPr="007C2963">
              <w:rPr>
                <w:rFonts w:asciiTheme="minorHAnsi" w:hAnsiTheme="minorHAnsi" w:cstheme="minorHAnsi"/>
                <w:color w:val="000000"/>
                <w:lang w:val="de-DE"/>
              </w:rPr>
              <w:t xml:space="preserve"> </w:t>
            </w:r>
            <w:proofErr w:type="spellStart"/>
            <w:r w:rsidRPr="007C2963">
              <w:rPr>
                <w:rFonts w:asciiTheme="minorHAnsi" w:hAnsiTheme="minorHAnsi" w:cstheme="minorHAnsi"/>
                <w:color w:val="000000"/>
                <w:lang w:val="de-DE"/>
              </w:rPr>
              <w:t>Dialogue</w:t>
            </w:r>
            <w:proofErr w:type="spellEnd"/>
            <w:r w:rsidRPr="007C2963">
              <w:rPr>
                <w:rFonts w:asciiTheme="minorHAnsi" w:hAnsiTheme="minorHAnsi" w:cstheme="minorHAnsi"/>
                <w:color w:val="000000"/>
                <w:lang w:val="de-DE"/>
              </w:rPr>
              <w:t>]</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2117C78" w14:textId="7A086FB3" w:rsidR="007C2963" w:rsidRPr="007C2963" w:rsidRDefault="00000000" w:rsidP="00BA0153">
            <w:pPr>
              <w:widowControl w:val="0"/>
              <w:spacing w:before="34"/>
              <w:ind w:right="113"/>
              <w:rPr>
                <w:rFonts w:asciiTheme="minorHAnsi" w:hAnsiTheme="minorHAnsi" w:cstheme="minorHAnsi"/>
                <w:lang w:val="de-DE"/>
              </w:rPr>
            </w:pPr>
            <w:r>
              <w:fldChar w:fldCharType="begin"/>
            </w:r>
            <w:r w:rsidRPr="008A1E14">
              <w:rPr>
                <w:lang w:val="de-DE"/>
                <w:rPrChange w:id="443" w:author="Dall, Gabriele" w:date="2024-04-03T08:23:00Z">
                  <w:rPr/>
                </w:rPrChange>
              </w:rPr>
              <w:instrText>HYPERLINK "https://ec.europa.eu/docsroom/documents/15473"</w:instrText>
            </w:r>
            <w:r>
              <w:fldChar w:fldCharType="separate"/>
            </w:r>
            <w:r w:rsidR="007C2963" w:rsidRPr="007C2963">
              <w:rPr>
                <w:rStyle w:val="Hyperlink"/>
                <w:rFonts w:asciiTheme="minorHAnsi" w:hAnsiTheme="minorHAnsi" w:cstheme="minorHAnsi"/>
                <w:lang w:val="de-DE"/>
              </w:rPr>
              <w:t>https://ec.europa.eu/docsroom/documents/15473</w:t>
            </w:r>
            <w:r>
              <w:rPr>
                <w:rStyle w:val="Hyperlink"/>
                <w:rFonts w:asciiTheme="minorHAnsi" w:hAnsiTheme="minorHAnsi" w:cstheme="minorHAnsi"/>
                <w:lang w:val="de-DE"/>
              </w:rPr>
              <w:fldChar w:fldCharType="end"/>
            </w:r>
            <w:r w:rsidR="007C2963" w:rsidRPr="007C2963">
              <w:rPr>
                <w:rFonts w:asciiTheme="minorHAnsi" w:hAnsiTheme="minorHAnsi" w:cstheme="minorHAnsi"/>
                <w:lang w:val="de-DE"/>
              </w:rPr>
              <w:t xml:space="preserve"> </w:t>
            </w:r>
          </w:p>
        </w:tc>
      </w:tr>
      <w:tr w:rsidR="00DC7117" w:rsidRPr="002C49AC" w14:paraId="1D4319A2"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BC6D72C" w14:textId="1C78E7D8" w:rsidR="00DC7117" w:rsidRPr="007C2963" w:rsidRDefault="00DC7117" w:rsidP="00BA0153">
            <w:pPr>
              <w:rPr>
                <w:rFonts w:asciiTheme="minorHAnsi" w:hAnsiTheme="minorHAnsi" w:cstheme="minorHAnsi"/>
                <w:color w:val="000000"/>
                <w:lang w:val="de-DE"/>
              </w:rPr>
            </w:pPr>
            <w:r w:rsidRPr="007C2963">
              <w:rPr>
                <w:rFonts w:asciiTheme="minorHAnsi" w:hAnsiTheme="minorHAnsi" w:cstheme="minorHAnsi"/>
                <w:color w:val="000000"/>
                <w:lang w:val="de-DE"/>
              </w:rPr>
              <w:t>[</w:t>
            </w:r>
            <w:proofErr w:type="gramStart"/>
            <w:r w:rsidRPr="007C2963">
              <w:rPr>
                <w:rFonts w:asciiTheme="minorHAnsi" w:hAnsiTheme="minorHAnsi" w:cstheme="minorHAnsi"/>
                <w:color w:val="000000"/>
                <w:lang w:val="de-DE"/>
              </w:rPr>
              <w:t>DPS Guideline</w:t>
            </w:r>
            <w:proofErr w:type="gramEnd"/>
            <w:r w:rsidRPr="007C2963">
              <w:rPr>
                <w:rFonts w:asciiTheme="minorHAnsi" w:hAnsiTheme="minorHAnsi" w:cstheme="minorHAnsi"/>
                <w:color w:val="000000"/>
                <w:lang w:val="de-DE"/>
              </w:rPr>
              <w:t>]</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7639AA31" w14:textId="4B20D3A6" w:rsidR="00DC7117" w:rsidRPr="007C2963" w:rsidRDefault="00000000" w:rsidP="00BA0153">
            <w:pPr>
              <w:widowControl w:val="0"/>
              <w:spacing w:before="34"/>
              <w:ind w:right="113"/>
              <w:rPr>
                <w:rFonts w:asciiTheme="minorHAnsi" w:hAnsiTheme="minorHAnsi" w:cstheme="minorHAnsi"/>
                <w:lang w:val="de-DE"/>
              </w:rPr>
            </w:pPr>
            <w:r>
              <w:fldChar w:fldCharType="begin"/>
            </w:r>
            <w:r w:rsidRPr="008A1E14">
              <w:rPr>
                <w:lang w:val="de-DE"/>
                <w:rPrChange w:id="444" w:author="Dall, Gabriele" w:date="2024-04-03T08:23:00Z">
                  <w:rPr/>
                </w:rPrChange>
              </w:rPr>
              <w:instrText>HYPERLINK "https://op.europa.eu/en/publication-detail/-/publication/9b5394f7-3219-11ec-bd8e-01aa75ed71a1"</w:instrText>
            </w:r>
            <w:r>
              <w:fldChar w:fldCharType="separate"/>
            </w:r>
            <w:r w:rsidR="00DC7117" w:rsidRPr="007C2963">
              <w:rPr>
                <w:rStyle w:val="Hyperlink"/>
                <w:rFonts w:asciiTheme="minorHAnsi" w:hAnsiTheme="minorHAnsi" w:cstheme="minorHAnsi"/>
                <w:lang w:val="de-DE"/>
              </w:rPr>
              <w:t>https://op.europa.eu/en/publication-detail/-/publication/9b5394f7-3219-11ec-bd8e-01aa75ed71a1</w:t>
            </w:r>
            <w:r>
              <w:rPr>
                <w:rStyle w:val="Hyperlink"/>
                <w:rFonts w:asciiTheme="minorHAnsi" w:hAnsiTheme="minorHAnsi" w:cstheme="minorHAnsi"/>
                <w:lang w:val="de-DE"/>
              </w:rPr>
              <w:fldChar w:fldCharType="end"/>
            </w:r>
            <w:r w:rsidR="00DC7117" w:rsidRPr="007C2963">
              <w:rPr>
                <w:rFonts w:asciiTheme="minorHAnsi" w:hAnsiTheme="minorHAnsi" w:cstheme="minorHAnsi"/>
                <w:lang w:val="de-DE"/>
              </w:rPr>
              <w:t xml:space="preserve"> </w:t>
            </w:r>
          </w:p>
        </w:tc>
      </w:tr>
      <w:tr w:rsidR="00BA0153" w14:paraId="295EBEC0"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5EBEBE"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val="en-GB" w:eastAsia="de-DE"/>
              </w:rPr>
              <w:t>[eForms]</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BF" w14:textId="38D84421" w:rsidR="00BA0153" w:rsidRPr="007C2963" w:rsidRDefault="00000000" w:rsidP="00BA0153">
            <w:pPr>
              <w:rPr>
                <w:rFonts w:asciiTheme="minorHAnsi" w:hAnsiTheme="minorHAnsi" w:cstheme="minorHAnsi"/>
                <w:lang w:val="nl-NL" w:eastAsia="de-DE"/>
              </w:rPr>
            </w:pPr>
            <w:hyperlink r:id="rId231" w:tooltip="https://eur-lex.europa.eu/eli/reg_impl/2019/1780/oj" w:history="1">
              <w:r w:rsidR="00BA0153" w:rsidRPr="007C2963">
                <w:rPr>
                  <w:rStyle w:val="Hyperlink"/>
                  <w:rFonts w:asciiTheme="minorHAnsi" w:hAnsiTheme="minorHAnsi" w:cstheme="minorHAnsi"/>
                  <w:lang w:val="nl-NL" w:eastAsia="de-DE"/>
                </w:rPr>
                <w:t>https://eur-lex.europa.eu/eli/reg_impl/2019/1780/oj</w:t>
              </w:r>
            </w:hyperlink>
            <w:r w:rsidR="00BA0153" w:rsidRPr="007C2963">
              <w:rPr>
                <w:rFonts w:asciiTheme="minorHAnsi" w:hAnsiTheme="minorHAnsi" w:cstheme="minorHAnsi"/>
                <w:lang w:val="nl-NL" w:eastAsia="de-DE"/>
              </w:rPr>
              <w:t xml:space="preserve"> </w:t>
            </w:r>
          </w:p>
        </w:tc>
      </w:tr>
      <w:tr w:rsidR="00BA0153" w14:paraId="295EBEC3"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5EBEC1"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val="en-GB" w:eastAsia="de-DE"/>
              </w:rPr>
              <w:t>[ESPD EDM]</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C2" w14:textId="77777777" w:rsidR="00BA0153" w:rsidRPr="007C2963" w:rsidRDefault="00BA0153" w:rsidP="00BA0153">
            <w:pPr>
              <w:rPr>
                <w:rStyle w:val="Hyperlink"/>
                <w:rFonts w:asciiTheme="minorHAnsi" w:hAnsiTheme="minorHAnsi" w:cstheme="minorHAnsi"/>
                <w:lang w:val="nl-NL" w:eastAsia="de-DE"/>
              </w:rPr>
            </w:pPr>
            <w:proofErr w:type="gramStart"/>
            <w:r w:rsidRPr="007C2963">
              <w:rPr>
                <w:rStyle w:val="Hyperlink"/>
                <w:rFonts w:asciiTheme="minorHAnsi" w:hAnsiTheme="minorHAnsi" w:cstheme="minorHAnsi"/>
                <w:lang w:val="nl-NL" w:eastAsia="de-DE"/>
              </w:rPr>
              <w:t>https://github.com/OP-TED/ESPD-EDM</w:t>
            </w:r>
            <w:proofErr w:type="gramEnd"/>
          </w:p>
        </w:tc>
      </w:tr>
      <w:tr w:rsidR="00BA0153" w14:paraId="295EBEC6"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5EBEC4"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val="en-GB" w:eastAsia="de-DE"/>
              </w:rPr>
              <w:t>[ESPD]</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C5" w14:textId="77777777" w:rsidR="00BA0153" w:rsidRPr="007C2963" w:rsidRDefault="00BA0153" w:rsidP="00BA0153">
            <w:pPr>
              <w:rPr>
                <w:rStyle w:val="Hyperlink"/>
                <w:rFonts w:asciiTheme="minorHAnsi" w:hAnsiTheme="minorHAnsi" w:cstheme="minorHAnsi"/>
                <w:lang w:val="nl-NL" w:eastAsia="de-DE"/>
              </w:rPr>
            </w:pPr>
            <w:proofErr w:type="gramStart"/>
            <w:r w:rsidRPr="007C2963">
              <w:rPr>
                <w:rStyle w:val="Hyperlink"/>
                <w:rFonts w:asciiTheme="minorHAnsi" w:hAnsiTheme="minorHAnsi" w:cstheme="minorHAnsi"/>
                <w:lang w:val="nl-NL" w:eastAsia="de-DE"/>
              </w:rPr>
              <w:t>https://eur-lex.europa.eu/eli/reg_impl/2016/7/oj</w:t>
            </w:r>
            <w:proofErr w:type="gramEnd"/>
          </w:p>
        </w:tc>
      </w:tr>
      <w:tr w:rsidR="00BA0153" w14:paraId="295EBEC9"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5EBEC7" w14:textId="0F085710"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val="en-GB" w:eastAsia="de-DE"/>
              </w:rPr>
              <w:t xml:space="preserve">[Peppol </w:t>
            </w:r>
            <w:r w:rsidR="000207AB" w:rsidRPr="007C2963">
              <w:rPr>
                <w:rFonts w:asciiTheme="minorHAnsi" w:hAnsiTheme="minorHAnsi" w:cstheme="minorHAnsi"/>
                <w:lang w:val="en-GB" w:eastAsia="de-DE"/>
              </w:rPr>
              <w:t>About</w:t>
            </w:r>
            <w:r w:rsidRPr="007C2963">
              <w:rPr>
                <w:rFonts w:asciiTheme="minorHAnsi" w:hAnsiTheme="minorHAnsi" w:cstheme="minorHAnsi"/>
                <w:lang w:val="en-GB" w:eastAsia="de-DE"/>
              </w:rPr>
              <w:t>]</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C8" w14:textId="1B344BCC" w:rsidR="00BA0153" w:rsidRPr="007C2963" w:rsidRDefault="00000000" w:rsidP="00BA0153">
            <w:pPr>
              <w:rPr>
                <w:rFonts w:asciiTheme="minorHAnsi" w:hAnsiTheme="minorHAnsi" w:cstheme="minorHAnsi"/>
                <w:lang w:val="nl-NL" w:eastAsia="de-DE"/>
              </w:rPr>
            </w:pPr>
            <w:hyperlink r:id="rId232" w:history="1">
              <w:r w:rsidR="00D1268B" w:rsidRPr="007C2963">
                <w:rPr>
                  <w:rStyle w:val="Hyperlink"/>
                  <w:rFonts w:asciiTheme="minorHAnsi" w:hAnsiTheme="minorHAnsi" w:cstheme="minorHAnsi"/>
                </w:rPr>
                <w:t>https://peppol.org/about/</w:t>
              </w:r>
            </w:hyperlink>
            <w:r w:rsidR="00D1268B" w:rsidRPr="007C2963">
              <w:rPr>
                <w:rFonts w:asciiTheme="minorHAnsi" w:hAnsiTheme="minorHAnsi" w:cstheme="minorHAnsi"/>
              </w:rPr>
              <w:t xml:space="preserve"> </w:t>
            </w:r>
          </w:p>
        </w:tc>
      </w:tr>
      <w:tr w:rsidR="00BA0153" w14:paraId="295EBECC"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5EBECA"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val="en-GB" w:eastAsia="de-DE"/>
              </w:rPr>
              <w:t>[Peppol BIS]</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CB" w14:textId="52AF7E5A" w:rsidR="00BA0153" w:rsidRPr="007C2963" w:rsidRDefault="00000000" w:rsidP="00BA0153">
            <w:pPr>
              <w:rPr>
                <w:rFonts w:asciiTheme="minorHAnsi" w:hAnsiTheme="minorHAnsi" w:cstheme="minorHAnsi"/>
                <w:lang w:val="nl-NL" w:eastAsia="de-DE"/>
              </w:rPr>
            </w:pPr>
            <w:hyperlink r:id="rId233" w:history="1">
              <w:r w:rsidR="000207AB" w:rsidRPr="007C2963">
                <w:rPr>
                  <w:rStyle w:val="Hyperlink"/>
                  <w:rFonts w:asciiTheme="minorHAnsi" w:hAnsiTheme="minorHAnsi" w:cstheme="minorHAnsi"/>
                </w:rPr>
                <w:t>https://peppol.org/learn-more/peppol-interoperability-framework/</w:t>
              </w:r>
            </w:hyperlink>
            <w:r w:rsidR="000207AB" w:rsidRPr="007C2963">
              <w:rPr>
                <w:rFonts w:asciiTheme="minorHAnsi" w:hAnsiTheme="minorHAnsi" w:cstheme="minorHAnsi"/>
              </w:rPr>
              <w:t xml:space="preserve"> </w:t>
            </w:r>
          </w:p>
        </w:tc>
      </w:tr>
      <w:tr w:rsidR="00BA0153" w14:paraId="295EBECF"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5EBECD"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val="en-GB" w:eastAsia="de-DE"/>
              </w:rPr>
              <w:t>[</w:t>
            </w:r>
            <w:proofErr w:type="spellStart"/>
            <w:r w:rsidRPr="007C2963">
              <w:rPr>
                <w:rFonts w:asciiTheme="minorHAnsi" w:hAnsiTheme="minorHAnsi" w:cstheme="minorHAnsi"/>
                <w:lang w:val="en-GB" w:eastAsia="de-DE"/>
              </w:rPr>
              <w:t>Peppol</w:t>
            </w:r>
            <w:proofErr w:type="spellEnd"/>
            <w:r w:rsidRPr="007C2963">
              <w:rPr>
                <w:rFonts w:asciiTheme="minorHAnsi" w:hAnsiTheme="minorHAnsi" w:cstheme="minorHAnsi"/>
                <w:lang w:val="en-GB" w:eastAsia="de-DE"/>
              </w:rPr>
              <w:t xml:space="preserve"> </w:t>
            </w:r>
            <w:proofErr w:type="spellStart"/>
            <w:r w:rsidRPr="007C2963">
              <w:rPr>
                <w:rFonts w:asciiTheme="minorHAnsi" w:hAnsiTheme="minorHAnsi" w:cstheme="minorHAnsi"/>
                <w:lang w:val="en-GB" w:eastAsia="de-DE"/>
              </w:rPr>
              <w:t>eDelivery</w:t>
            </w:r>
            <w:proofErr w:type="spellEnd"/>
            <w:r w:rsidRPr="007C2963">
              <w:rPr>
                <w:rFonts w:asciiTheme="minorHAnsi" w:hAnsiTheme="minorHAnsi" w:cstheme="minorHAnsi"/>
                <w:lang w:val="en-GB" w:eastAsia="de-DE"/>
              </w:rPr>
              <w:t>]</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CE" w14:textId="5D0F655E" w:rsidR="00BA0153" w:rsidRPr="007C2963" w:rsidRDefault="00000000" w:rsidP="00BA0153">
            <w:pPr>
              <w:rPr>
                <w:rFonts w:asciiTheme="minorHAnsi" w:hAnsiTheme="minorHAnsi" w:cstheme="minorHAnsi"/>
                <w:lang w:val="nl-NL" w:eastAsia="de-DE"/>
              </w:rPr>
            </w:pPr>
            <w:hyperlink r:id="rId234" w:history="1">
              <w:r w:rsidR="000207AB" w:rsidRPr="007C2963">
                <w:rPr>
                  <w:rStyle w:val="Hyperlink"/>
                  <w:rFonts w:asciiTheme="minorHAnsi" w:hAnsiTheme="minorHAnsi" w:cstheme="minorHAnsi"/>
                </w:rPr>
                <w:t>https://peppol.org/learn-more/peppol-interoperability-framework/</w:t>
              </w:r>
            </w:hyperlink>
            <w:r w:rsidR="000207AB" w:rsidRPr="007C2963">
              <w:rPr>
                <w:rFonts w:asciiTheme="minorHAnsi" w:hAnsiTheme="minorHAnsi" w:cstheme="minorHAnsi"/>
              </w:rPr>
              <w:t xml:space="preserve"> </w:t>
            </w:r>
          </w:p>
        </w:tc>
      </w:tr>
      <w:tr w:rsidR="00BA0153" w14:paraId="295EBED2"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5EBED0"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val="en-GB" w:eastAsia="de-DE"/>
              </w:rPr>
              <w:t>[</w:t>
            </w:r>
            <w:proofErr w:type="spellStart"/>
            <w:r w:rsidRPr="007C2963">
              <w:rPr>
                <w:rFonts w:asciiTheme="minorHAnsi" w:hAnsiTheme="minorHAnsi" w:cstheme="minorHAnsi"/>
                <w:lang w:val="en-GB" w:eastAsia="de-DE"/>
              </w:rPr>
              <w:t>Peppol</w:t>
            </w:r>
            <w:proofErr w:type="spellEnd"/>
            <w:r w:rsidRPr="007C2963">
              <w:rPr>
                <w:rFonts w:asciiTheme="minorHAnsi" w:hAnsiTheme="minorHAnsi" w:cstheme="minorHAnsi"/>
                <w:lang w:val="en-GB" w:eastAsia="de-DE"/>
              </w:rPr>
              <w:t xml:space="preserve"> </w:t>
            </w:r>
            <w:proofErr w:type="spellStart"/>
            <w:r w:rsidRPr="007C2963">
              <w:rPr>
                <w:rFonts w:asciiTheme="minorHAnsi" w:hAnsiTheme="minorHAnsi" w:cstheme="minorHAnsi"/>
                <w:lang w:val="en-GB" w:eastAsia="de-DE"/>
              </w:rPr>
              <w:t>eTendering</w:t>
            </w:r>
            <w:proofErr w:type="spellEnd"/>
            <w:r w:rsidRPr="007C2963">
              <w:rPr>
                <w:rFonts w:asciiTheme="minorHAnsi" w:hAnsiTheme="minorHAnsi" w:cstheme="minorHAnsi"/>
                <w:lang w:val="en-GB" w:eastAsia="de-DE"/>
              </w:rPr>
              <w:t>]</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D1" w14:textId="3F1C8490" w:rsidR="00BA0153" w:rsidRPr="007C2963" w:rsidRDefault="00000000" w:rsidP="00BA0153">
            <w:pPr>
              <w:rPr>
                <w:rFonts w:asciiTheme="minorHAnsi" w:hAnsiTheme="minorHAnsi" w:cstheme="minorHAnsi"/>
                <w:lang w:val="nl-NL" w:eastAsia="de-DE"/>
              </w:rPr>
            </w:pPr>
            <w:hyperlink r:id="rId235" w:tooltip="https://docs.peppol.eu/pracc/" w:history="1">
              <w:r w:rsidR="00BA0153" w:rsidRPr="007C2963">
                <w:rPr>
                  <w:rStyle w:val="Hyperlink"/>
                  <w:rFonts w:asciiTheme="minorHAnsi" w:hAnsiTheme="minorHAnsi" w:cstheme="minorHAnsi"/>
                  <w:lang w:val="nl-NL" w:eastAsia="de-DE"/>
                </w:rPr>
                <w:t>https://docs.peppol.eu/pracc/</w:t>
              </w:r>
            </w:hyperlink>
            <w:r w:rsidR="00BA0153" w:rsidRPr="007C2963">
              <w:rPr>
                <w:rFonts w:asciiTheme="minorHAnsi" w:hAnsiTheme="minorHAnsi" w:cstheme="minorHAnsi"/>
                <w:lang w:val="nl-NL" w:eastAsia="de-DE"/>
              </w:rPr>
              <w:t xml:space="preserve"> </w:t>
            </w:r>
          </w:p>
        </w:tc>
      </w:tr>
      <w:tr w:rsidR="00167525" w14:paraId="7C62837F"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76D825D" w14:textId="1466678F" w:rsidR="00167525" w:rsidRPr="007C2963" w:rsidRDefault="00167525" w:rsidP="00BA0153">
            <w:pPr>
              <w:rPr>
                <w:rFonts w:asciiTheme="minorHAnsi" w:hAnsiTheme="minorHAnsi" w:cstheme="minorHAnsi"/>
                <w:lang w:val="en-GB" w:eastAsia="de-DE"/>
              </w:rPr>
            </w:pPr>
            <w:r w:rsidRPr="007C2963">
              <w:rPr>
                <w:rFonts w:asciiTheme="minorHAnsi" w:hAnsiTheme="minorHAnsi" w:cstheme="minorHAnsi"/>
                <w:lang w:val="en-GB" w:eastAsia="de-DE"/>
              </w:rPr>
              <w:t>[PEPPOL MLR]</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6F2F15C1" w14:textId="28FCCCA3" w:rsidR="00167525" w:rsidRPr="007C2963" w:rsidRDefault="00000000" w:rsidP="00BA0153">
            <w:pPr>
              <w:rPr>
                <w:rFonts w:asciiTheme="minorHAnsi" w:hAnsiTheme="minorHAnsi" w:cstheme="minorHAnsi"/>
              </w:rPr>
            </w:pPr>
            <w:hyperlink r:id="rId236" w:history="1">
              <w:r w:rsidR="00167525" w:rsidRPr="007C2963">
                <w:rPr>
                  <w:rStyle w:val="Hyperlink"/>
                  <w:rFonts w:asciiTheme="minorHAnsi" w:hAnsiTheme="minorHAnsi" w:cstheme="minorHAnsi"/>
                </w:rPr>
                <w:t>https://docs.peppol.eu/poacc/upgrade-3/profiles/36-mlr/</w:t>
              </w:r>
            </w:hyperlink>
            <w:r w:rsidR="00167525" w:rsidRPr="007C2963">
              <w:rPr>
                <w:rFonts w:asciiTheme="minorHAnsi" w:hAnsiTheme="minorHAnsi" w:cstheme="minorHAnsi"/>
              </w:rPr>
              <w:t xml:space="preserve"> </w:t>
            </w:r>
          </w:p>
        </w:tc>
      </w:tr>
      <w:tr w:rsidR="00BA0153" w14:paraId="295EBED5"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5EBED3" w14:textId="25E2AA22"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val="en-GB" w:eastAsia="de-DE"/>
              </w:rPr>
              <w:t>[Peppol Pre</w:t>
            </w:r>
            <w:r w:rsidR="00AF1DF4" w:rsidRPr="007C2963">
              <w:rPr>
                <w:rFonts w:asciiTheme="minorHAnsi" w:hAnsiTheme="minorHAnsi" w:cstheme="minorHAnsi"/>
                <w:lang w:val="en-GB" w:eastAsia="de-DE"/>
              </w:rPr>
              <w:t>-A</w:t>
            </w:r>
            <w:r w:rsidRPr="007C2963">
              <w:rPr>
                <w:rFonts w:asciiTheme="minorHAnsi" w:hAnsiTheme="minorHAnsi" w:cstheme="minorHAnsi"/>
                <w:lang w:val="en-GB" w:eastAsia="de-DE"/>
              </w:rPr>
              <w:t>ward]</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D4" w14:textId="012B5094" w:rsidR="00BA0153" w:rsidRPr="007C2963" w:rsidRDefault="00000000" w:rsidP="00BA0153">
            <w:pPr>
              <w:rPr>
                <w:rFonts w:asciiTheme="minorHAnsi" w:hAnsiTheme="minorHAnsi" w:cstheme="minorHAnsi"/>
                <w:lang w:val="nl-NL" w:eastAsia="de-DE"/>
              </w:rPr>
            </w:pPr>
            <w:hyperlink r:id="rId237" w:history="1">
              <w:r w:rsidR="000207AB" w:rsidRPr="007C2963">
                <w:rPr>
                  <w:rStyle w:val="Hyperlink"/>
                  <w:rFonts w:asciiTheme="minorHAnsi" w:hAnsiTheme="minorHAnsi" w:cstheme="minorHAnsi"/>
                </w:rPr>
                <w:t>https://peppol.org/documentation/technical-documentation/pre-award-documentation/</w:t>
              </w:r>
            </w:hyperlink>
            <w:r w:rsidR="000207AB" w:rsidRPr="007C2963">
              <w:rPr>
                <w:rFonts w:asciiTheme="minorHAnsi" w:hAnsiTheme="minorHAnsi" w:cstheme="minorHAnsi"/>
              </w:rPr>
              <w:t xml:space="preserve"> </w:t>
            </w:r>
          </w:p>
        </w:tc>
      </w:tr>
      <w:tr w:rsidR="00BA0153" w14:paraId="295EBED8"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5EBED6"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rPr>
              <w:t>[</w:t>
            </w:r>
            <w:r w:rsidRPr="007C2963">
              <w:rPr>
                <w:rFonts w:asciiTheme="minorHAnsi" w:hAnsiTheme="minorHAnsi" w:cstheme="minorHAnsi"/>
                <w:spacing w:val="-1"/>
              </w:rPr>
              <w:t>P</w:t>
            </w:r>
            <w:r w:rsidRPr="007C2963">
              <w:rPr>
                <w:rFonts w:asciiTheme="minorHAnsi" w:hAnsiTheme="minorHAnsi" w:cstheme="minorHAnsi"/>
                <w:spacing w:val="1"/>
              </w:rPr>
              <w:t>eppol</w:t>
            </w:r>
            <w:r w:rsidRPr="007C2963">
              <w:rPr>
                <w:rFonts w:asciiTheme="minorHAnsi" w:hAnsiTheme="minorHAnsi" w:cstheme="minorHAnsi"/>
              </w:rPr>
              <w:t>]</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D7" w14:textId="3881B179" w:rsidR="00BA0153" w:rsidRPr="007C2963" w:rsidRDefault="00000000" w:rsidP="00BA0153">
            <w:pPr>
              <w:rPr>
                <w:rFonts w:asciiTheme="minorHAnsi" w:hAnsiTheme="minorHAnsi" w:cstheme="minorHAnsi"/>
                <w:color w:val="000000"/>
              </w:rPr>
            </w:pPr>
            <w:hyperlink r:id="rId238" w:history="1">
              <w:r w:rsidR="00BA0153" w:rsidRPr="007C2963">
                <w:rPr>
                  <w:rStyle w:val="Hyperlink"/>
                  <w:rFonts w:asciiTheme="minorHAnsi" w:hAnsiTheme="minorHAnsi" w:cstheme="minorHAnsi"/>
                </w:rPr>
                <w:t>https://peppol.org/</w:t>
              </w:r>
            </w:hyperlink>
            <w:r w:rsidR="00BA0153" w:rsidRPr="007C2963">
              <w:rPr>
                <w:rFonts w:asciiTheme="minorHAnsi" w:hAnsiTheme="minorHAnsi" w:cstheme="minorHAnsi"/>
                <w:color w:val="000000"/>
              </w:rPr>
              <w:t xml:space="preserve"> </w:t>
            </w:r>
          </w:p>
        </w:tc>
      </w:tr>
      <w:tr w:rsidR="00285629" w14:paraId="32DC797C"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2B6A5BD" w14:textId="0D43B1BB" w:rsidR="00285629" w:rsidRPr="007C2963" w:rsidRDefault="00285629" w:rsidP="00BA0153">
            <w:pPr>
              <w:rPr>
                <w:rFonts w:asciiTheme="minorHAnsi" w:hAnsiTheme="minorHAnsi" w:cstheme="minorHAnsi"/>
              </w:rPr>
            </w:pPr>
            <w:r w:rsidRPr="007C2963">
              <w:rPr>
                <w:rFonts w:asciiTheme="minorHAnsi" w:hAnsiTheme="minorHAnsi" w:cstheme="minorHAnsi"/>
              </w:rPr>
              <w:t>[Procedures]</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0400EEF9" w14:textId="721C7B5A" w:rsidR="00285629" w:rsidRPr="007C2963" w:rsidRDefault="00000000" w:rsidP="00BA0153">
            <w:pPr>
              <w:rPr>
                <w:rFonts w:asciiTheme="minorHAnsi" w:hAnsiTheme="minorHAnsi" w:cstheme="minorHAnsi"/>
              </w:rPr>
            </w:pPr>
            <w:hyperlink r:id="rId239" w:history="1">
              <w:r w:rsidR="00285629" w:rsidRPr="007C2963">
                <w:rPr>
                  <w:rStyle w:val="Hyperlink"/>
                  <w:rFonts w:asciiTheme="minorHAnsi" w:hAnsiTheme="minorHAnsi" w:cstheme="minorHAnsi"/>
                </w:rPr>
                <w:t>https://europa.eu/youreurope/business/selling-in-eu/public-contracts/public-tendering-rules/index_en.htm</w:t>
              </w:r>
            </w:hyperlink>
            <w:r w:rsidR="00285629" w:rsidRPr="007C2963">
              <w:rPr>
                <w:rFonts w:asciiTheme="minorHAnsi" w:hAnsiTheme="minorHAnsi" w:cstheme="minorHAnsi"/>
              </w:rPr>
              <w:t xml:space="preserve"> </w:t>
            </w:r>
          </w:p>
        </w:tc>
      </w:tr>
      <w:tr w:rsidR="00BA0153" w14:paraId="295EBEDB"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5EBED9"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val="en-GB" w:eastAsia="de-DE"/>
              </w:rPr>
              <w:t xml:space="preserve">[Pre-Award </w:t>
            </w:r>
            <w:proofErr w:type="spellStart"/>
            <w:r w:rsidRPr="007C2963">
              <w:rPr>
                <w:rFonts w:asciiTheme="minorHAnsi" w:hAnsiTheme="minorHAnsi" w:cstheme="minorHAnsi"/>
                <w:lang w:val="en-GB" w:eastAsia="de-DE"/>
              </w:rPr>
              <w:t>eDelivery</w:t>
            </w:r>
            <w:proofErr w:type="spellEnd"/>
            <w:r w:rsidRPr="007C2963">
              <w:rPr>
                <w:rFonts w:asciiTheme="minorHAnsi" w:hAnsiTheme="minorHAnsi" w:cstheme="minorHAnsi"/>
                <w:lang w:val="en-GB" w:eastAsia="de-DE"/>
              </w:rPr>
              <w:t>]</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DA" w14:textId="3C2100EB" w:rsidR="00BA0153" w:rsidRPr="007C2963" w:rsidRDefault="00000000" w:rsidP="00BA0153">
            <w:pPr>
              <w:rPr>
                <w:rFonts w:asciiTheme="minorHAnsi" w:hAnsiTheme="minorHAnsi" w:cstheme="minorHAnsi"/>
                <w:lang w:val="nl-NL" w:eastAsia="de-DE"/>
              </w:rPr>
            </w:pPr>
            <w:hyperlink r:id="rId240" w:history="1">
              <w:r w:rsidR="00BA0153" w:rsidRPr="007C2963">
                <w:rPr>
                  <w:rStyle w:val="Hyperlink"/>
                  <w:rFonts w:asciiTheme="minorHAnsi" w:hAnsiTheme="minorHAnsi" w:cstheme="minorHAnsi"/>
                  <w:lang w:val="nl-NL" w:eastAsia="de-DE"/>
                </w:rPr>
                <w:t>https://docs.peppol.eu/pracc/files/BIS-eDelivery-guide-for-pre-award-v1.3.pdf</w:t>
              </w:r>
            </w:hyperlink>
            <w:r w:rsidR="00BA0153" w:rsidRPr="007C2963">
              <w:rPr>
                <w:rFonts w:asciiTheme="minorHAnsi" w:hAnsiTheme="minorHAnsi" w:cstheme="minorHAnsi"/>
                <w:lang w:val="nl-NL" w:eastAsia="de-DE"/>
              </w:rPr>
              <w:t xml:space="preserve"> </w:t>
            </w:r>
          </w:p>
        </w:tc>
      </w:tr>
      <w:tr w:rsidR="00BA0153" w14:paraId="295EBEDE"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5EBEDC"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val="en-GB" w:eastAsia="de-DE"/>
              </w:rPr>
              <w:t xml:space="preserve">[Pre-Award </w:t>
            </w:r>
            <w:proofErr w:type="spellStart"/>
            <w:r w:rsidRPr="007C2963">
              <w:rPr>
                <w:rFonts w:asciiTheme="minorHAnsi" w:hAnsiTheme="minorHAnsi" w:cstheme="minorHAnsi"/>
                <w:lang w:val="en-GB" w:eastAsia="de-DE"/>
              </w:rPr>
              <w:t>eDocuments</w:t>
            </w:r>
            <w:proofErr w:type="spellEnd"/>
            <w:r w:rsidRPr="007C2963">
              <w:rPr>
                <w:rFonts w:asciiTheme="minorHAnsi" w:hAnsiTheme="minorHAnsi" w:cstheme="minorHAnsi"/>
                <w:lang w:val="en-GB" w:eastAsia="de-DE"/>
              </w:rPr>
              <w:t>]</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DD" w14:textId="30C6589E" w:rsidR="00BA0153" w:rsidRPr="007C2963" w:rsidRDefault="00000000" w:rsidP="00BA0153">
            <w:pPr>
              <w:rPr>
                <w:rFonts w:asciiTheme="minorHAnsi" w:hAnsiTheme="minorHAnsi" w:cstheme="minorHAnsi"/>
                <w:lang w:val="nl-NL" w:eastAsia="de-DE"/>
              </w:rPr>
            </w:pPr>
            <w:hyperlink r:id="rId241" w:history="1">
              <w:r w:rsidR="00BA0153" w:rsidRPr="007C2963">
                <w:rPr>
                  <w:rStyle w:val="Hyperlink"/>
                  <w:rFonts w:asciiTheme="minorHAnsi" w:hAnsiTheme="minorHAnsi" w:cstheme="minorHAnsi"/>
                  <w:lang w:val="nl-NL" w:eastAsia="de-DE"/>
                </w:rPr>
                <w:t>https://docs.peppol.eu/pracc/files/BIS-eDocuments-guide-for-pre-award-v1.3.pdf</w:t>
              </w:r>
            </w:hyperlink>
            <w:r w:rsidR="00BA0153" w:rsidRPr="007C2963">
              <w:rPr>
                <w:rFonts w:asciiTheme="minorHAnsi" w:hAnsiTheme="minorHAnsi" w:cstheme="minorHAnsi"/>
                <w:lang w:val="nl-NL" w:eastAsia="de-DE"/>
              </w:rPr>
              <w:t xml:space="preserve"> </w:t>
            </w:r>
          </w:p>
        </w:tc>
      </w:tr>
      <w:tr w:rsidR="00054B64" w14:paraId="5FC05379"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1568338" w14:textId="2725661C" w:rsidR="00054B64" w:rsidRPr="007C2963" w:rsidRDefault="00054B64" w:rsidP="00BA0153">
            <w:pPr>
              <w:rPr>
                <w:rFonts w:asciiTheme="minorHAnsi" w:hAnsiTheme="minorHAnsi" w:cstheme="minorHAnsi"/>
                <w:lang w:val="en-GB" w:eastAsia="de-DE"/>
              </w:rPr>
            </w:pPr>
            <w:r w:rsidRPr="007C2963">
              <w:rPr>
                <w:rFonts w:asciiTheme="minorHAnsi" w:hAnsiTheme="minorHAnsi" w:cstheme="minorHAnsi"/>
                <w:lang w:val="en-GB" w:eastAsia="de-DE"/>
              </w:rPr>
              <w:t>[Pre-Award Open Procedure]</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0EF4C899" w14:textId="45A51E01" w:rsidR="00054B64" w:rsidRPr="007C2963" w:rsidRDefault="00000000" w:rsidP="00BA0153">
            <w:pPr>
              <w:rPr>
                <w:rStyle w:val="Hyperlink"/>
                <w:rFonts w:asciiTheme="minorHAnsi" w:hAnsiTheme="minorHAnsi" w:cstheme="minorHAnsi"/>
                <w:lang w:val="nl-NL" w:eastAsia="de-DE"/>
              </w:rPr>
            </w:pPr>
            <w:hyperlink r:id="rId242" w:history="1">
              <w:r w:rsidR="00D2363D" w:rsidRPr="007C2963">
                <w:rPr>
                  <w:rStyle w:val="Hyperlink"/>
                  <w:rFonts w:asciiTheme="minorHAnsi" w:hAnsiTheme="minorHAnsi" w:cstheme="minorHAnsi"/>
                  <w:lang w:val="nl-NL" w:eastAsia="de-DE"/>
                </w:rPr>
                <w:t>https://docs.peppol.eu/pracc/files/Peppol-BIS-pre-award-guide_Notification-and-Open-Procedure-v1.0.pdf</w:t>
              </w:r>
            </w:hyperlink>
            <w:r w:rsidR="00D2363D" w:rsidRPr="007C2963">
              <w:rPr>
                <w:rStyle w:val="Hyperlink"/>
                <w:rFonts w:asciiTheme="minorHAnsi" w:hAnsiTheme="minorHAnsi" w:cstheme="minorHAnsi"/>
                <w:lang w:val="nl-NL" w:eastAsia="de-DE"/>
              </w:rPr>
              <w:t xml:space="preserve"> </w:t>
            </w:r>
          </w:p>
        </w:tc>
      </w:tr>
    </w:tbl>
    <w:p w14:paraId="295EBEDF" w14:textId="77777777" w:rsidR="00093540" w:rsidRDefault="00093540">
      <w:pPr>
        <w:widowControl w:val="0"/>
        <w:spacing w:before="61"/>
        <w:ind w:left="113"/>
        <w:rPr>
          <w:rFonts w:ascii="Arial" w:hAnsi="Arial" w:cs="Arial"/>
          <w:sz w:val="20"/>
          <w:szCs w:val="20"/>
        </w:rPr>
      </w:pPr>
    </w:p>
    <w:p w14:paraId="295EBEE0" w14:textId="77777777" w:rsidR="00093540" w:rsidRDefault="00093540"/>
    <w:sectPr w:rsidR="00093540">
      <w:headerReference w:type="even" r:id="rId243"/>
      <w:headerReference w:type="default" r:id="rId244"/>
      <w:footerReference w:type="even" r:id="rId245"/>
      <w:footerReference w:type="default" r:id="rId246"/>
      <w:pgSz w:w="11920" w:h="16840"/>
      <w:pgMar w:top="941" w:right="1021" w:bottom="1134" w:left="862" w:header="57" w:footer="765"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53" w:author="Dall, Gabriele" w:date="2024-04-02T17:23:00Z" w:initials="DG">
    <w:p w14:paraId="760075CA" w14:textId="77777777" w:rsidR="00FC71EB" w:rsidRDefault="00FC71EB" w:rsidP="00FC71EB">
      <w:pPr>
        <w:pStyle w:val="Kommentartext"/>
      </w:pPr>
      <w:r>
        <w:rPr>
          <w:rStyle w:val="Kommentarzeichen"/>
        </w:rPr>
        <w:annotationRef/>
      </w:r>
      <w:r>
        <w:t>English is a gender neutral language 😊</w:t>
      </w:r>
    </w:p>
  </w:comment>
  <w:comment w:id="154" w:author="Dall, Gabriele" w:date="2024-04-02T17:32:00Z" w:initials="DG">
    <w:p w14:paraId="1B1D7401" w14:textId="77777777" w:rsidR="00E1305A" w:rsidRDefault="00E1305A" w:rsidP="00E1305A">
      <w:pPr>
        <w:pStyle w:val="Kommentartext"/>
      </w:pPr>
      <w:r>
        <w:rPr>
          <w:rStyle w:val="Kommentarzeichen"/>
        </w:rPr>
        <w:annotationRef/>
      </w:r>
      <w:r>
        <w:t>Der Plural vermeidet die suche nach geeigneten Pronomen im Singular</w:t>
      </w:r>
    </w:p>
  </w:comment>
  <w:comment w:id="206" w:author="Dall, Gabriele" w:date="2024-04-02T17:37:00Z" w:initials="DG">
    <w:p w14:paraId="13303339" w14:textId="0C698711" w:rsidR="002765BF" w:rsidRDefault="002765BF" w:rsidP="002765BF">
      <w:pPr>
        <w:pStyle w:val="Kommentartext"/>
      </w:pPr>
      <w:r>
        <w:rPr>
          <w:rStyle w:val="Kommentarzeichen"/>
        </w:rPr>
        <w:annotationRef/>
      </w:r>
      <w:r>
        <w:t>Ich finde die beiden Pfeile für die Aktionen (nach „Opening Date“, die der Bayer macht, etwas schwer zu verstehen, weil der Pfeil nicht von links, sondern von Rechts kommt. Ich mag aber das Diagramm nicht ändern 😊</w:t>
      </w:r>
    </w:p>
  </w:comment>
  <w:comment w:id="293" w:author="Dall, Gabriele" w:date="2024-04-03T09:14:00Z" w:initials="GD">
    <w:p w14:paraId="4E2C85AB" w14:textId="77777777" w:rsidR="00B13BBB" w:rsidRDefault="00B13BBB" w:rsidP="00B13BBB">
      <w:pPr>
        <w:pStyle w:val="Kommentartext"/>
      </w:pPr>
      <w:r>
        <w:rPr>
          <w:rStyle w:val="Kommentarzeichen"/>
        </w:rPr>
        <w:annotationRef/>
      </w:r>
      <w:r>
        <w:t>PIN in Process Notification und Call for Competition - passt nicht!</w:t>
      </w:r>
    </w:p>
  </w:comment>
  <w:comment w:id="294" w:author="Dall, Gabriele" w:date="2024-04-04T14:14:00Z" w:initials="GD">
    <w:p w14:paraId="1093FDBC" w14:textId="77777777" w:rsidR="005E12EF" w:rsidRDefault="005E12EF" w:rsidP="005E12EF">
      <w:pPr>
        <w:pStyle w:val="Kommentartext"/>
      </w:pPr>
      <w:r>
        <w:rPr>
          <w:rStyle w:val="Kommentarzeichen"/>
        </w:rPr>
        <w:annotationRef/>
      </w:r>
      <w:r>
        <w:t>Denn die das UBL-PIN-Construkt ist ja hier eigentlich ein Call-for-competition und das ist kene Vorinformation im unrprüunglichen Sinne, in dem der Begriff PIN verwendet wurde.</w:t>
      </w:r>
      <w:r>
        <w:br/>
      </w:r>
      <w:r>
        <w:br/>
        <w:t>DAS ist ein Thema für das Semantic Mapping mit ePO</w:t>
      </w:r>
    </w:p>
  </w:comment>
  <w:comment w:id="342" w:author="Dall, Gabriele" w:date="2024-04-03T10:45:00Z" w:initials="GD">
    <w:p w14:paraId="2DE2F319" w14:textId="5590A336" w:rsidR="0012510D" w:rsidRDefault="0012510D" w:rsidP="0012510D">
      <w:pPr>
        <w:pStyle w:val="Kommentartext"/>
      </w:pPr>
      <w:r>
        <w:rPr>
          <w:rStyle w:val="Kommentarzeichen"/>
        </w:rPr>
        <w:annotationRef/>
      </w:r>
      <w:r>
        <w:t>Ist P005 Event über Maintain EO in DPS richtig ? Es irritiert mich, dass hier Tender Clarifications geschehen sollen, wenn gar kein Tender läuft</w:t>
      </w:r>
    </w:p>
  </w:comment>
  <w:comment w:id="369" w:author="Dall, Gabriele" w:date="2024-04-03T11:01:00Z" w:initials="GD">
    <w:p w14:paraId="3093C078" w14:textId="77777777" w:rsidR="00213FF3" w:rsidRDefault="00213FF3" w:rsidP="00213FF3">
      <w:pPr>
        <w:pStyle w:val="Kommentartext"/>
      </w:pPr>
      <w:r>
        <w:rPr>
          <w:rStyle w:val="Kommentarzeichen"/>
        </w:rPr>
        <w:annotationRef/>
      </w:r>
      <w:r>
        <w:t>This paragraph, I do not understand: Contract awarding and entering a contract seems to be same - only negative contract award  means no contract at all, but that is only possible with regard to Contract award notices and not with contract inplementations.</w:t>
      </w:r>
    </w:p>
    <w:p w14:paraId="2F4B9668" w14:textId="77777777" w:rsidR="00213FF3" w:rsidRDefault="00213FF3" w:rsidP="00213FF3">
      <w:pPr>
        <w:pStyle w:val="Kommentartext"/>
      </w:pPr>
    </w:p>
    <w:p w14:paraId="7DEEFA3E" w14:textId="77777777" w:rsidR="00213FF3" w:rsidRDefault="00213FF3" w:rsidP="00213FF3">
      <w:pPr>
        <w:pStyle w:val="Kommentartext"/>
      </w:pPr>
      <w:r>
        <w:t>Contract negotiations are not part of the contract implementation, they take place bevor the contract award - or during contract award.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60075CA" w15:done="0"/>
  <w15:commentEx w15:paraId="1B1D7401" w15:paraIdParent="760075CA" w15:done="0"/>
  <w15:commentEx w15:paraId="13303339" w15:done="0"/>
  <w15:commentEx w15:paraId="4E2C85AB" w15:done="0"/>
  <w15:commentEx w15:paraId="1093FDBC" w15:paraIdParent="4E2C85AB" w15:done="0"/>
  <w15:commentEx w15:paraId="2DE2F319" w15:done="0"/>
  <w15:commentEx w15:paraId="7DEEFA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9338D69" w16cex:dateUtc="2024-04-02T15:23:00Z"/>
  <w16cex:commentExtensible w16cex:durableId="21AA3FC8" w16cex:dateUtc="2024-04-02T15:32:00Z"/>
  <w16cex:commentExtensible w16cex:durableId="236B6C1C" w16cex:dateUtc="2024-04-02T15:37:00Z"/>
  <w16cex:commentExtensible w16cex:durableId="1EEAC1D3" w16cex:dateUtc="2024-04-03T07:14:00Z"/>
  <w16cex:commentExtensible w16cex:durableId="475CCCCE" w16cex:dateUtc="2024-04-04T12:14:00Z"/>
  <w16cex:commentExtensible w16cex:durableId="4CE21347" w16cex:dateUtc="2024-04-03T08:45:00Z"/>
  <w16cex:commentExtensible w16cex:durableId="60A86842" w16cex:dateUtc="2024-04-03T09: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60075CA" w16cid:durableId="29338D69"/>
  <w16cid:commentId w16cid:paraId="1B1D7401" w16cid:durableId="21AA3FC8"/>
  <w16cid:commentId w16cid:paraId="13303339" w16cid:durableId="236B6C1C"/>
  <w16cid:commentId w16cid:paraId="4E2C85AB" w16cid:durableId="1EEAC1D3"/>
  <w16cid:commentId w16cid:paraId="1093FDBC" w16cid:durableId="475CCCCE"/>
  <w16cid:commentId w16cid:paraId="2DE2F319" w16cid:durableId="4CE21347"/>
  <w16cid:commentId w16cid:paraId="7DEEFA3E" w16cid:durableId="60A868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83755E" w14:textId="77777777" w:rsidR="00BB5466" w:rsidRDefault="00BB5466">
      <w:r>
        <w:separator/>
      </w:r>
    </w:p>
  </w:endnote>
  <w:endnote w:type="continuationSeparator" w:id="0">
    <w:p w14:paraId="3EB6D871" w14:textId="77777777" w:rsidR="00BB5466" w:rsidRDefault="00BB5466">
      <w:r>
        <w:continuationSeparator/>
      </w:r>
    </w:p>
  </w:endnote>
  <w:endnote w:type="continuationNotice" w:id="1">
    <w:p w14:paraId="443C768D" w14:textId="77777777" w:rsidR="00BB5466" w:rsidRDefault="00BB54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EBF06" w14:textId="77777777" w:rsidR="00935197" w:rsidRDefault="00935197">
    <w:pPr>
      <w:spacing w:line="200" w:lineRule="exact"/>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fldChar w:fldCharType="begin"/>
    </w:r>
    <w:r>
      <w:rPr>
        <w:sz w:val="20"/>
        <w:szCs w:val="20"/>
      </w:rPr>
      <w:instrText xml:space="preserve"> PAGE   \* MERGEFORMAT </w:instrText>
    </w:r>
    <w:r>
      <w:rPr>
        <w:sz w:val="20"/>
        <w:szCs w:val="20"/>
      </w:rPr>
      <w:fldChar w:fldCharType="separate"/>
    </w:r>
    <w:r>
      <w:rPr>
        <w:sz w:val="20"/>
        <w:szCs w:val="20"/>
      </w:rPr>
      <w:t>2</w:t>
    </w:r>
    <w:r>
      <w:rPr>
        <w:sz w:val="20"/>
        <w:szCs w:val="20"/>
      </w:rPr>
      <w:fldChar w:fldCharType="end"/>
    </w:r>
    <w:r>
      <w:rPr>
        <w:sz w:val="20"/>
        <w:szCs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EBF09" w14:textId="77777777" w:rsidR="00935197" w:rsidRDefault="00935197">
    <w:pPr>
      <w:spacing w:line="200" w:lineRule="exact"/>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fldChar w:fldCharType="begin"/>
    </w:r>
    <w:r>
      <w:rPr>
        <w:sz w:val="20"/>
        <w:szCs w:val="20"/>
      </w:rPr>
      <w:instrText xml:space="preserve"> PAGE   \* MERGEFORMAT </w:instrText>
    </w:r>
    <w:r>
      <w:rPr>
        <w:sz w:val="20"/>
        <w:szCs w:val="20"/>
      </w:rPr>
      <w:fldChar w:fldCharType="separate"/>
    </w:r>
    <w:r>
      <w:rPr>
        <w:sz w:val="20"/>
        <w:szCs w:val="20"/>
      </w:rPr>
      <w:t>7</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89949" w14:textId="77777777" w:rsidR="00205673" w:rsidRDefault="00205673">
    <w:pPr>
      <w:pStyle w:val="Fuzeile"/>
      <w:spacing w:before="283" w:after="283"/>
      <w:rPr>
        <w:b/>
      </w:rPr>
    </w:pPr>
    <w:r>
      <w:rPr>
        <w:b/>
      </w:rPr>
      <w:fldChar w:fldCharType="begin"/>
    </w:r>
    <w:r>
      <w:rPr>
        <w:b/>
      </w:rPr>
      <w:instrText xml:space="preserve"> PAGE  \* MERGEFORMAT </w:instrText>
    </w:r>
    <w:r>
      <w:rPr>
        <w:b/>
      </w:rPr>
      <w:fldChar w:fldCharType="separate"/>
    </w:r>
    <w:r>
      <w:rPr>
        <w:b/>
      </w:rPr>
      <w:t>2</w:t>
    </w:r>
    <w:r>
      <w:rPr>
        <w:b/>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70840" w14:textId="77777777" w:rsidR="00205673" w:rsidRDefault="00205673">
    <w:pPr>
      <w:pStyle w:val="Fuzeile"/>
      <w:spacing w:before="283" w:after="283"/>
      <w:jc w:val="right"/>
      <w:rPr>
        <w:b/>
      </w:rPr>
    </w:pPr>
    <w:r>
      <w:rPr>
        <w:b/>
      </w:rPr>
      <w:fldChar w:fldCharType="begin"/>
    </w:r>
    <w:r>
      <w:rPr>
        <w:b/>
      </w:rPr>
      <w:instrText xml:space="preserve"> PAGE  \* MERGEFORMAT </w:instrText>
    </w:r>
    <w:r>
      <w:rPr>
        <w:b/>
      </w:rPr>
      <w:fldChar w:fldCharType="separate"/>
    </w:r>
    <w:r>
      <w:rPr>
        <w:b/>
      </w:rPr>
      <w:t>27</w:t>
    </w:r>
    <w:r>
      <w:rPr>
        <w:b/>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EBF0F" w14:textId="77777777" w:rsidR="00935197" w:rsidRDefault="00935197">
    <w:pPr>
      <w:pStyle w:val="Fuzeile"/>
      <w:spacing w:before="283" w:after="283"/>
      <w:rPr>
        <w:b/>
      </w:rPr>
    </w:pPr>
    <w:r>
      <w:rPr>
        <w:b/>
      </w:rPr>
      <w:fldChar w:fldCharType="begin"/>
    </w:r>
    <w:r>
      <w:rPr>
        <w:b/>
      </w:rPr>
      <w:instrText xml:space="preserve"> PAGE  \* MERGEFORMAT </w:instrText>
    </w:r>
    <w:r>
      <w:rPr>
        <w:b/>
      </w:rPr>
      <w:fldChar w:fldCharType="separate"/>
    </w:r>
    <w:r>
      <w:rPr>
        <w:b/>
      </w:rPr>
      <w:t>2</w:t>
    </w:r>
    <w:r>
      <w:rPr>
        <w:b/>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EBF10" w14:textId="77777777" w:rsidR="00935197" w:rsidRDefault="00935197">
    <w:pPr>
      <w:pStyle w:val="Fuzeile"/>
      <w:spacing w:before="283" w:after="283"/>
      <w:jc w:val="right"/>
      <w:rPr>
        <w:b/>
      </w:rPr>
    </w:pPr>
    <w:r>
      <w:rPr>
        <w:b/>
      </w:rPr>
      <w:fldChar w:fldCharType="begin"/>
    </w:r>
    <w:r>
      <w:rPr>
        <w:b/>
      </w:rPr>
      <w:instrText xml:space="preserve"> PAGE  \* MERGEFORMAT </w:instrText>
    </w:r>
    <w:r>
      <w:rPr>
        <w:b/>
      </w:rPr>
      <w:fldChar w:fldCharType="separate"/>
    </w:r>
    <w:r>
      <w:rPr>
        <w:b/>
      </w:rPr>
      <w:t>27</w:t>
    </w:r>
    <w:r>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706D21" w14:textId="77777777" w:rsidR="00BB5466" w:rsidRDefault="00BB5466">
      <w:r>
        <w:separator/>
      </w:r>
    </w:p>
  </w:footnote>
  <w:footnote w:type="continuationSeparator" w:id="0">
    <w:p w14:paraId="26A40BCC" w14:textId="77777777" w:rsidR="00BB5466" w:rsidRDefault="00BB5466">
      <w:r>
        <w:continuationSeparator/>
      </w:r>
    </w:p>
  </w:footnote>
  <w:footnote w:type="continuationNotice" w:id="1">
    <w:p w14:paraId="10D95F94" w14:textId="77777777" w:rsidR="00BB5466" w:rsidRDefault="00BB5466"/>
  </w:footnote>
  <w:footnote w:id="2">
    <w:p w14:paraId="1E57A22C" w14:textId="506C3242" w:rsidR="006C112F" w:rsidRPr="006C112F" w:rsidRDefault="006C112F">
      <w:pPr>
        <w:pStyle w:val="Funotentext"/>
      </w:pPr>
      <w:ins w:id="70" w:author="Dall, Gabriele" w:date="2024-04-04T14:06:00Z">
        <w:r>
          <w:rPr>
            <w:rStyle w:val="Funotenzeichen"/>
          </w:rPr>
          <w:footnoteRef/>
        </w:r>
        <w:r>
          <w:t xml:space="preserve"> </w:t>
        </w:r>
        <w:r w:rsidR="00921124">
          <w:t xml:space="preserve">Legal frameworks </w:t>
        </w:r>
        <w:r w:rsidR="009F1ED4">
          <w:t xml:space="preserve">identify </w:t>
        </w:r>
      </w:ins>
      <w:ins w:id="71" w:author="Dall, Gabriele" w:date="2024-04-04T14:11:00Z">
        <w:r w:rsidR="005D0D2F">
          <w:t>"</w:t>
        </w:r>
      </w:ins>
      <w:ins w:id="72" w:author="Dall, Gabriele" w:date="2024-04-04T14:06:00Z">
        <w:r w:rsidR="009F1ED4">
          <w:t>contracti</w:t>
        </w:r>
      </w:ins>
      <w:ins w:id="73" w:author="Dall, Gabriele" w:date="2024-04-04T14:07:00Z">
        <w:r w:rsidR="009F1ED4">
          <w:t>ng authorities</w:t>
        </w:r>
      </w:ins>
      <w:ins w:id="74" w:author="Dall, Gabriele" w:date="2024-04-04T14:11:00Z">
        <w:r w:rsidR="005D0D2F">
          <w:t>”</w:t>
        </w:r>
      </w:ins>
      <w:ins w:id="75" w:author="Dall, Gabriele" w:date="2024-04-04T14:07:00Z">
        <w:r w:rsidR="009F1ED4">
          <w:t xml:space="preserve"> as well as </w:t>
        </w:r>
      </w:ins>
      <w:ins w:id="76" w:author="Dall, Gabriele" w:date="2024-04-04T14:11:00Z">
        <w:r w:rsidR="005D0D2F">
          <w:t>“</w:t>
        </w:r>
      </w:ins>
      <w:ins w:id="77" w:author="Dall, Gabriele" w:date="2024-04-04T14:07:00Z">
        <w:r w:rsidR="009F1ED4">
          <w:t>contracting entities</w:t>
        </w:r>
      </w:ins>
      <w:ins w:id="78" w:author="Dall, Gabriele" w:date="2024-04-04T14:11:00Z">
        <w:r w:rsidR="005D0D2F">
          <w:t>”</w:t>
        </w:r>
      </w:ins>
      <w:ins w:id="79" w:author="Dall, Gabriele" w:date="2024-04-04T14:07:00Z">
        <w:r w:rsidR="009F1ED4">
          <w:t xml:space="preserve">. </w:t>
        </w:r>
      </w:ins>
      <w:ins w:id="80" w:author="Dall, Gabriele" w:date="2024-04-04T14:10:00Z">
        <w:r w:rsidR="006F6C92" w:rsidRPr="006F6C92">
          <w:t xml:space="preserve">Assuming that </w:t>
        </w:r>
        <w:proofErr w:type="spellStart"/>
        <w:r w:rsidR="006F6C92" w:rsidRPr="006F6C92">
          <w:t>P</w:t>
        </w:r>
        <w:r w:rsidR="000829FA">
          <w:t>eppol</w:t>
        </w:r>
        <w:proofErr w:type="spellEnd"/>
        <w:r w:rsidR="006F6C92" w:rsidRPr="006F6C92">
          <w:t xml:space="preserve"> is predominantly used in the context of public authorities, we will only use the term "contracting authority" here. However, the term "contracting entity" is not explicitly excluded in th</w:t>
        </w:r>
        <w:r w:rsidR="000829FA">
          <w:t>ose</w:t>
        </w:r>
        <w:r w:rsidR="006F6C92" w:rsidRPr="006F6C92">
          <w:t xml:space="preserve"> contexts where applicable.</w:t>
        </w:r>
      </w:ins>
    </w:p>
  </w:footnote>
  <w:footnote w:id="3">
    <w:p w14:paraId="295EBF1B" w14:textId="77777777" w:rsidR="00935197" w:rsidRDefault="00935197">
      <w:pPr>
        <w:pStyle w:val="Funotentext"/>
        <w:rPr>
          <w:lang w:val="en-GB"/>
        </w:rPr>
      </w:pPr>
      <w:r>
        <w:rPr>
          <w:rStyle w:val="Funotenzeichen"/>
        </w:rPr>
        <w:footnoteRef/>
      </w:r>
      <w:r>
        <w:t xml:space="preserve"> </w:t>
      </w:r>
      <w:r>
        <w:rPr>
          <w:lang w:val="en-GB"/>
        </w:rPr>
        <w:t xml:space="preserve">Alternatively, the platform </w:t>
      </w:r>
      <w:proofErr w:type="spellStart"/>
      <w:r>
        <w:rPr>
          <w:b/>
          <w:lang w:val="en-GB"/>
        </w:rPr>
        <w:t>PublicPurchase</w:t>
      </w:r>
      <w:proofErr w:type="spellEnd"/>
      <w:r>
        <w:rPr>
          <w:lang w:val="en-GB"/>
        </w:rPr>
        <w:t xml:space="preserve"> can publish directly to TED using the </w:t>
      </w:r>
      <w:proofErr w:type="spellStart"/>
      <w:r>
        <w:rPr>
          <w:lang w:val="en-GB"/>
        </w:rPr>
        <w:t>Peppol</w:t>
      </w:r>
      <w:proofErr w:type="spellEnd"/>
      <w:r>
        <w:rPr>
          <w:lang w:val="en-GB"/>
        </w:rPr>
        <w:t xml:space="preserve"> interface.</w:t>
      </w:r>
    </w:p>
  </w:footnote>
  <w:footnote w:id="4">
    <w:p w14:paraId="616240E1" w14:textId="660FE935" w:rsidR="000305FD" w:rsidRPr="00E270B4" w:rsidRDefault="000305FD">
      <w:pPr>
        <w:pStyle w:val="Funotentext"/>
      </w:pPr>
      <w:r>
        <w:rPr>
          <w:rStyle w:val="Funotenzeichen"/>
        </w:rPr>
        <w:footnoteRef/>
      </w:r>
      <w:r>
        <w:t xml:space="preserve"> </w:t>
      </w:r>
      <w:r w:rsidR="008C09FD">
        <w:t>For the time being</w:t>
      </w:r>
      <w:r w:rsidR="00C91ED4" w:rsidRPr="00E270B4">
        <w:t xml:space="preserve">, a </w:t>
      </w:r>
      <w:r w:rsidR="00E270B4">
        <w:t>PEPPOL-</w:t>
      </w:r>
      <w:r w:rsidR="00E270B4" w:rsidRPr="00E270B4">
        <w:t xml:space="preserve">Specification for </w:t>
      </w:r>
      <w:r w:rsidR="00D47BA6">
        <w:t>a</w:t>
      </w:r>
      <w:r w:rsidR="00E270B4">
        <w:t xml:space="preserve"> </w:t>
      </w:r>
      <w:r w:rsidR="00012205">
        <w:t>Contracting-Profile is</w:t>
      </w:r>
      <w:r w:rsidR="008C09FD">
        <w:t xml:space="preserve"> not available, </w:t>
      </w:r>
      <w:r w:rsidR="00D51E5C">
        <w:t xml:space="preserve">but a placeholder </w:t>
      </w:r>
      <w:r w:rsidR="00CA640E">
        <w:t xml:space="preserve">for potential future profile for contracting is included to the guideline (e.g. in </w:t>
      </w:r>
      <w:r w:rsidR="008E0B40">
        <w:fldChar w:fldCharType="begin"/>
      </w:r>
      <w:r w:rsidR="008E0B40">
        <w:instrText xml:space="preserve"> REF _Ref158743205 \h </w:instrText>
      </w:r>
      <w:r w:rsidR="008E0B40">
        <w:fldChar w:fldCharType="separate"/>
      </w:r>
      <w:r w:rsidR="008E0B40">
        <w:t xml:space="preserve">Figure </w:t>
      </w:r>
      <w:r w:rsidR="008E0B40">
        <w:rPr>
          <w:noProof/>
        </w:rPr>
        <w:t>5</w:t>
      </w:r>
      <w:r w:rsidR="008E0B40">
        <w:fldChar w:fldCharType="end"/>
      </w:r>
      <w:r w:rsidR="00D51E5C">
        <w:t xml:space="preserve"> </w:t>
      </w:r>
      <w:r w:rsidR="00CA640E">
        <w:t xml:space="preserve">) to illustrate a bridge to post-award. A contract thereby </w:t>
      </w:r>
      <w:r w:rsidR="00463B5C">
        <w:t>could</w:t>
      </w:r>
      <w:r w:rsidR="00CA640E">
        <w:t xml:space="preserve"> </w:t>
      </w:r>
      <w:r w:rsidR="00463B5C">
        <w:t xml:space="preserve">be </w:t>
      </w:r>
      <w:r w:rsidR="00CA640E">
        <w:t xml:space="preserve">established </w:t>
      </w:r>
      <w:r w:rsidR="00463B5C">
        <w:t>based on</w:t>
      </w:r>
      <w:r w:rsidR="00CA640E">
        <w:t xml:space="preserve"> products and services established </w:t>
      </w:r>
      <w:r w:rsidR="00463B5C">
        <w:t>in</w:t>
      </w:r>
      <w:r w:rsidR="00CA640E">
        <w:t xml:space="preserve"> the </w:t>
      </w:r>
      <w:proofErr w:type="spellStart"/>
      <w:r w:rsidR="00CA640E">
        <w:t>PreAward</w:t>
      </w:r>
      <w:proofErr w:type="spellEnd"/>
      <w:r w:rsidR="00CA640E">
        <w:t xml:space="preserve"> Catalogue.</w:t>
      </w:r>
    </w:p>
  </w:footnote>
  <w:footnote w:id="5">
    <w:p w14:paraId="3974C272" w14:textId="0CC0196C" w:rsidR="00A77942" w:rsidRPr="00A77942" w:rsidRDefault="00A77942">
      <w:pPr>
        <w:pStyle w:val="Funotentext"/>
      </w:pPr>
      <w:r>
        <w:rPr>
          <w:rStyle w:val="Funotenzeichen"/>
        </w:rPr>
        <w:footnoteRef/>
      </w:r>
      <w:r>
        <w:t xml:space="preserve"> </w:t>
      </w:r>
      <w:ins w:id="269" w:author="Dall, Gabriele" w:date="2024-04-03T09:03:00Z">
        <w:r w:rsidR="001400A7">
          <w:t>Organizing the</w:t>
        </w:r>
      </w:ins>
      <w:del w:id="270" w:author="Dall, Gabriele" w:date="2024-04-03T09:03:00Z">
        <w:r w:rsidR="00CA640E" w:rsidRPr="00CA640E" w:rsidDel="001400A7">
          <w:delText>The organi</w:delText>
        </w:r>
        <w:r w:rsidR="00CA640E" w:rsidRPr="00CA640E" w:rsidDel="0049474C">
          <w:delText>s</w:delText>
        </w:r>
        <w:r w:rsidR="00CA640E" w:rsidRPr="00CA640E" w:rsidDel="001400A7">
          <w:delText>ation of</w:delText>
        </w:r>
      </w:del>
      <w:del w:id="271" w:author="Dall, Gabriele" w:date="2024-04-03T09:04:00Z">
        <w:r w:rsidR="00CA640E" w:rsidRPr="00CA640E" w:rsidDel="001400A7">
          <w:delText xml:space="preserve"> the</w:delText>
        </w:r>
      </w:del>
      <w:r w:rsidR="00CA640E" w:rsidRPr="00CA640E">
        <w:t xml:space="preserve"> business process into phases </w:t>
      </w:r>
      <w:ins w:id="272" w:author="Dall, Gabriele" w:date="2024-04-03T09:04:00Z">
        <w:r w:rsidR="00D02B7E">
          <w:t xml:space="preserve">to be illustrated </w:t>
        </w:r>
      </w:ins>
      <w:r w:rsidR="00CA640E" w:rsidRPr="00CA640E">
        <w:t>in the process map</w:t>
      </w:r>
      <w:r w:rsidR="00CA640E">
        <w:t>s</w:t>
      </w:r>
      <w:r w:rsidR="00CA640E" w:rsidRPr="00CA640E">
        <w:t xml:space="preserve"> differ</w:t>
      </w:r>
      <w:ins w:id="273" w:author="Dall, Gabriele" w:date="2024-04-03T09:04:00Z">
        <w:r w:rsidR="00D02B7E">
          <w:t>s</w:t>
        </w:r>
      </w:ins>
      <w:r w:rsidR="00CA640E" w:rsidRPr="00CA640E">
        <w:t xml:space="preserve"> from the phases previously described in the use case</w:t>
      </w:r>
      <w:r w:rsidR="00CA640E">
        <w:t>s</w:t>
      </w:r>
      <w:r>
        <w:t xml:space="preserve"> in </w:t>
      </w:r>
      <w:r>
        <w:fldChar w:fldCharType="begin"/>
      </w:r>
      <w:r>
        <w:instrText xml:space="preserve"> REF _Ref159423309 \h </w:instrText>
      </w:r>
      <w:r>
        <w:fldChar w:fldCharType="separate"/>
      </w:r>
      <w:r>
        <w:t xml:space="preserve">Figure </w:t>
      </w:r>
      <w:r>
        <w:rPr>
          <w:noProof/>
        </w:rPr>
        <w:t>5</w:t>
      </w:r>
      <w:r>
        <w:t>: Pre-Award Procurement Phases and Use Cases</w:t>
      </w:r>
      <w:r>
        <w:fldChar w:fldCharType="end"/>
      </w:r>
      <w:r>
        <w:t xml:space="preserve">. </w:t>
      </w:r>
      <w:r w:rsidR="00CA640E">
        <w:t>U</w:t>
      </w:r>
      <w:r>
        <w:t>se cases</w:t>
      </w:r>
      <w:ins w:id="274" w:author="Dall, Gabriele" w:date="2024-04-03T09:04:00Z">
        <w:r w:rsidR="0075113F">
          <w:t xml:space="preserve"> rather</w:t>
        </w:r>
      </w:ins>
      <w:ins w:id="275" w:author="Dall, Gabriele" w:date="2024-04-03T09:08:00Z">
        <w:r w:rsidR="00DF3FD8">
          <w:t xml:space="preserve"> </w:t>
        </w:r>
      </w:ins>
      <w:del w:id="276" w:author="Dall, Gabriele" w:date="2024-04-03T09:04:00Z">
        <w:r w:rsidDel="0075113F">
          <w:delText xml:space="preserve"> </w:delText>
        </w:r>
      </w:del>
      <w:r w:rsidR="00CA640E">
        <w:t xml:space="preserve">illustrate </w:t>
      </w:r>
      <w:del w:id="277" w:author="Dall, Gabriele" w:date="2024-04-03T09:04:00Z">
        <w:r w:rsidR="00CA640E" w:rsidDel="0075113F">
          <w:delText>rather</w:delText>
        </w:r>
        <w:r w:rsidDel="0075113F">
          <w:delText xml:space="preserve"> </w:delText>
        </w:r>
      </w:del>
      <w:r>
        <w:t xml:space="preserve">a static </w:t>
      </w:r>
      <w:r w:rsidR="00172DE2">
        <w:t>perspective,</w:t>
      </w:r>
      <w:r>
        <w:t xml:space="preserve"> </w:t>
      </w:r>
      <w:r w:rsidR="00CA640E">
        <w:t xml:space="preserve">while </w:t>
      </w:r>
      <w:del w:id="278" w:author="Dall, Gabriele" w:date="2024-04-03T09:05:00Z">
        <w:r w:rsidR="00CA640E" w:rsidDel="0075113F">
          <w:delText>the division into phases in</w:delText>
        </w:r>
        <w:r w:rsidDel="0075113F">
          <w:delText xml:space="preserve"> </w:delText>
        </w:r>
      </w:del>
      <w:r>
        <w:t xml:space="preserve">the </w:t>
      </w:r>
      <w:r w:rsidR="00CA640E">
        <w:t xml:space="preserve">process map </w:t>
      </w:r>
      <w:ins w:id="279" w:author="Dall, Gabriele" w:date="2024-04-03T09:09:00Z">
        <w:r w:rsidR="004C6167">
          <w:t>dis</w:t>
        </w:r>
        <w:r w:rsidR="00EF12FA">
          <w:t>assembles</w:t>
        </w:r>
      </w:ins>
      <w:ins w:id="280" w:author="Dall, Gabriele" w:date="2024-04-03T09:05:00Z">
        <w:r w:rsidR="00D232BC">
          <w:t xml:space="preserve"> the process</w:t>
        </w:r>
        <w:r w:rsidR="0075113F">
          <w:t xml:space="preserve"> into phases </w:t>
        </w:r>
      </w:ins>
      <w:del w:id="281" w:author="Dall, Gabriele" w:date="2024-04-03T09:05:00Z">
        <w:r w:rsidR="00CA640E" w:rsidRPr="00CA640E" w:rsidDel="0075113F">
          <w:delText xml:space="preserve">is designed </w:delText>
        </w:r>
      </w:del>
      <w:del w:id="282" w:author="Dall, Gabriele" w:date="2024-04-03T09:06:00Z">
        <w:r w:rsidR="00CA640E" w:rsidRPr="00CA640E" w:rsidDel="00717E8D">
          <w:delText>for disassembly</w:delText>
        </w:r>
        <w:r w:rsidR="00CA640E" w:rsidDel="00717E8D">
          <w:delText xml:space="preserve"> </w:delText>
        </w:r>
      </w:del>
      <w:r w:rsidR="00CA640E">
        <w:t xml:space="preserve">following the business logic. However, the </w:t>
      </w:r>
      <w:r w:rsidR="00EB5AFF">
        <w:t xml:space="preserve">differences </w:t>
      </w:r>
      <w:r w:rsidR="00AA1E87">
        <w:t xml:space="preserve">should be </w:t>
      </w:r>
      <w:r w:rsidR="00172DE2">
        <w:t>comprehensible.</w:t>
      </w:r>
    </w:p>
  </w:footnote>
  <w:footnote w:id="6">
    <w:p w14:paraId="12160F0B" w14:textId="77777777" w:rsidR="00FD1FAA" w:rsidRPr="00C81B5A" w:rsidRDefault="00FD1FAA" w:rsidP="00FD1FAA">
      <w:pPr>
        <w:pStyle w:val="Funotentext"/>
        <w:rPr>
          <w:lang w:val="en-GB"/>
        </w:rPr>
      </w:pPr>
      <w:r>
        <w:rPr>
          <w:rStyle w:val="Funotenzeichen"/>
        </w:rPr>
        <w:footnoteRef/>
      </w:r>
      <w:r>
        <w:t xml:space="preserve"> </w:t>
      </w:r>
      <w:r w:rsidRPr="00C81B5A">
        <w:t xml:space="preserve">EU Directives allow to perform competitive procedure with negotiations without prior call for competition. </w:t>
      </w:r>
      <w:r>
        <w:t>However,</w:t>
      </w:r>
      <w:r w:rsidRPr="00C81B5A">
        <w:t xml:space="preserve"> absence of prior call for competition can be only executed if an open or restricted procedure with call-for-competition that was executed before did not lead to any appropriate result.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EBF05" w14:textId="61B584E4" w:rsidR="00935197" w:rsidRDefault="0071630F">
    <w:pPr>
      <w:spacing w:line="200" w:lineRule="exact"/>
    </w:pPr>
    <w:r>
      <w:rPr>
        <w:noProof/>
      </w:rPr>
      <mc:AlternateContent>
        <mc:Choice Requires="wps">
          <w:drawing>
            <wp:anchor distT="0" distB="0" distL="114300" distR="114300" simplePos="0" relativeHeight="251658241" behindDoc="1" locked="0" layoutInCell="1" allowOverlap="1" wp14:anchorId="295EBF13" wp14:editId="331238B6">
              <wp:simplePos x="0" y="0"/>
              <wp:positionH relativeFrom="page">
                <wp:posOffset>707365</wp:posOffset>
              </wp:positionH>
              <wp:positionV relativeFrom="page">
                <wp:posOffset>448574</wp:posOffset>
              </wp:positionV>
              <wp:extent cx="3217653" cy="298450"/>
              <wp:effectExtent l="0" t="0" r="1905" b="6350"/>
              <wp:wrapNone/>
              <wp:docPr id="2" name="Textruta 39"/>
              <wp:cNvGraphicFramePr/>
              <a:graphic xmlns:a="http://schemas.openxmlformats.org/drawingml/2006/main">
                <a:graphicData uri="http://schemas.microsoft.com/office/word/2010/wordprocessingShape">
                  <wps:wsp>
                    <wps:cNvSpPr/>
                    <wps:spPr bwMode="auto">
                      <a:xfrm>
                        <a:off x="0" y="0"/>
                        <a:ext cx="3217653" cy="298450"/>
                      </a:xfrm>
                      <a:prstGeom prst="rect">
                        <a:avLst/>
                      </a:prstGeom>
                      <a:noFill/>
                      <a:ln>
                        <a:noFill/>
                      </a:ln>
                    </wps:spPr>
                    <wps:txbx>
                      <w:txbxContent>
                        <w:p w14:paraId="295EBF27" w14:textId="77777777" w:rsidR="00935197" w:rsidRDefault="00935197">
                          <w:pPr>
                            <w:spacing w:line="224" w:lineRule="exact"/>
                            <w:ind w:left="20" w:right="-50"/>
                            <w:rPr>
                              <w:rFonts w:eastAsia="Arial" w:cs="Arial"/>
                              <w:sz w:val="20"/>
                              <w:szCs w:val="20"/>
                            </w:rPr>
                          </w:pPr>
                          <w:r>
                            <w:rPr>
                              <w:rFonts w:eastAsia="Arial" w:cs="Arial"/>
                              <w:spacing w:val="-1"/>
                              <w:sz w:val="20"/>
                              <w:szCs w:val="20"/>
                            </w:rPr>
                            <w:t>P</w:t>
                          </w:r>
                          <w:r>
                            <w:rPr>
                              <w:rFonts w:eastAsia="Arial" w:cs="Arial"/>
                              <w:spacing w:val="1"/>
                              <w:sz w:val="20"/>
                              <w:szCs w:val="20"/>
                            </w:rPr>
                            <w:t>E</w:t>
                          </w:r>
                          <w:r>
                            <w:rPr>
                              <w:rFonts w:eastAsia="Arial" w:cs="Arial"/>
                              <w:spacing w:val="-1"/>
                              <w:sz w:val="20"/>
                              <w:szCs w:val="20"/>
                            </w:rPr>
                            <w:t>PP</w:t>
                          </w:r>
                          <w:r>
                            <w:rPr>
                              <w:rFonts w:eastAsia="Arial" w:cs="Arial"/>
                              <w:spacing w:val="3"/>
                              <w:sz w:val="20"/>
                              <w:szCs w:val="20"/>
                            </w:rPr>
                            <w:t>O</w:t>
                          </w:r>
                          <w:r>
                            <w:rPr>
                              <w:rFonts w:eastAsia="Arial" w:cs="Arial"/>
                              <w:sz w:val="20"/>
                              <w:szCs w:val="20"/>
                            </w:rPr>
                            <w:t>L</w:t>
                          </w:r>
                          <w:r>
                            <w:rPr>
                              <w:rFonts w:eastAsia="Arial" w:cs="Arial"/>
                              <w:spacing w:val="-8"/>
                              <w:sz w:val="20"/>
                              <w:szCs w:val="20"/>
                            </w:rPr>
                            <w:t xml:space="preserve"> </w:t>
                          </w:r>
                          <w:r>
                            <w:rPr>
                              <w:rFonts w:eastAsia="Arial" w:cs="Arial"/>
                              <w:spacing w:val="1"/>
                              <w:sz w:val="20"/>
                              <w:szCs w:val="20"/>
                            </w:rPr>
                            <w:t>B</w:t>
                          </w:r>
                          <w:r>
                            <w:rPr>
                              <w:rFonts w:eastAsia="Arial" w:cs="Arial"/>
                              <w:sz w:val="20"/>
                              <w:szCs w:val="20"/>
                            </w:rPr>
                            <w:t>u</w:t>
                          </w:r>
                          <w:r>
                            <w:rPr>
                              <w:rFonts w:eastAsia="Arial" w:cs="Arial"/>
                              <w:spacing w:val="1"/>
                              <w:sz w:val="20"/>
                              <w:szCs w:val="20"/>
                            </w:rPr>
                            <w:t>s</w:t>
                          </w:r>
                          <w:r>
                            <w:rPr>
                              <w:rFonts w:eastAsia="Arial" w:cs="Arial"/>
                              <w:spacing w:val="-1"/>
                              <w:sz w:val="20"/>
                              <w:szCs w:val="20"/>
                            </w:rPr>
                            <w:t>i</w:t>
                          </w:r>
                          <w:r>
                            <w:rPr>
                              <w:rFonts w:eastAsia="Arial" w:cs="Arial"/>
                              <w:sz w:val="20"/>
                              <w:szCs w:val="20"/>
                            </w:rPr>
                            <w:t>n</w:t>
                          </w:r>
                          <w:r>
                            <w:rPr>
                              <w:rFonts w:eastAsia="Arial" w:cs="Arial"/>
                              <w:spacing w:val="-1"/>
                              <w:sz w:val="20"/>
                              <w:szCs w:val="20"/>
                            </w:rPr>
                            <w:t>e</w:t>
                          </w:r>
                          <w:r>
                            <w:rPr>
                              <w:rFonts w:eastAsia="Arial" w:cs="Arial"/>
                              <w:spacing w:val="1"/>
                              <w:sz w:val="20"/>
                              <w:szCs w:val="20"/>
                            </w:rPr>
                            <w:t>s</w:t>
                          </w:r>
                          <w:r>
                            <w:rPr>
                              <w:rFonts w:eastAsia="Arial" w:cs="Arial"/>
                              <w:sz w:val="20"/>
                              <w:szCs w:val="20"/>
                            </w:rPr>
                            <w:t>s</w:t>
                          </w:r>
                          <w:r>
                            <w:rPr>
                              <w:rFonts w:eastAsia="Arial" w:cs="Arial"/>
                              <w:spacing w:val="-7"/>
                              <w:sz w:val="20"/>
                              <w:szCs w:val="20"/>
                            </w:rPr>
                            <w:t xml:space="preserve"> </w:t>
                          </w:r>
                          <w:r>
                            <w:rPr>
                              <w:rFonts w:eastAsia="Arial" w:cs="Arial"/>
                              <w:sz w:val="20"/>
                              <w:szCs w:val="20"/>
                            </w:rPr>
                            <w:t>I</w:t>
                          </w:r>
                          <w:r>
                            <w:rPr>
                              <w:rFonts w:eastAsia="Arial" w:cs="Arial"/>
                              <w:spacing w:val="1"/>
                              <w:sz w:val="20"/>
                              <w:szCs w:val="20"/>
                            </w:rPr>
                            <w:t>n</w:t>
                          </w:r>
                          <w:r>
                            <w:rPr>
                              <w:rFonts w:eastAsia="Arial" w:cs="Arial"/>
                              <w:sz w:val="20"/>
                              <w:szCs w:val="20"/>
                            </w:rPr>
                            <w:t>tero</w:t>
                          </w:r>
                          <w:r>
                            <w:rPr>
                              <w:rFonts w:eastAsia="Arial" w:cs="Arial"/>
                              <w:spacing w:val="2"/>
                              <w:sz w:val="20"/>
                              <w:szCs w:val="20"/>
                            </w:rPr>
                            <w:t>p</w:t>
                          </w:r>
                          <w:r>
                            <w:rPr>
                              <w:rFonts w:eastAsia="Arial" w:cs="Arial"/>
                              <w:sz w:val="20"/>
                              <w:szCs w:val="20"/>
                            </w:rPr>
                            <w:t>erab</w:t>
                          </w:r>
                          <w:r>
                            <w:rPr>
                              <w:rFonts w:eastAsia="Arial" w:cs="Arial"/>
                              <w:spacing w:val="1"/>
                              <w:sz w:val="20"/>
                              <w:szCs w:val="20"/>
                            </w:rPr>
                            <w:t>i</w:t>
                          </w:r>
                          <w:r>
                            <w:rPr>
                              <w:rFonts w:eastAsia="Arial" w:cs="Arial"/>
                              <w:spacing w:val="-1"/>
                              <w:sz w:val="20"/>
                              <w:szCs w:val="20"/>
                            </w:rPr>
                            <w:t>l</w:t>
                          </w:r>
                          <w:r>
                            <w:rPr>
                              <w:rFonts w:eastAsia="Arial" w:cs="Arial"/>
                              <w:spacing w:val="1"/>
                              <w:sz w:val="20"/>
                              <w:szCs w:val="20"/>
                            </w:rPr>
                            <w:t>i</w:t>
                          </w:r>
                          <w:r>
                            <w:rPr>
                              <w:rFonts w:eastAsia="Arial" w:cs="Arial"/>
                              <w:spacing w:val="2"/>
                              <w:sz w:val="20"/>
                              <w:szCs w:val="20"/>
                            </w:rPr>
                            <w:t>t</w:t>
                          </w:r>
                          <w:r>
                            <w:rPr>
                              <w:rFonts w:eastAsia="Arial" w:cs="Arial"/>
                              <w:sz w:val="20"/>
                              <w:szCs w:val="20"/>
                            </w:rPr>
                            <w:t>y</w:t>
                          </w:r>
                          <w:r>
                            <w:rPr>
                              <w:rFonts w:eastAsia="Arial" w:cs="Arial"/>
                              <w:spacing w:val="-15"/>
                              <w:sz w:val="20"/>
                              <w:szCs w:val="20"/>
                            </w:rPr>
                            <w:t xml:space="preserve"> </w:t>
                          </w:r>
                          <w:r>
                            <w:rPr>
                              <w:rFonts w:eastAsia="Arial" w:cs="Arial"/>
                              <w:spacing w:val="-1"/>
                              <w:sz w:val="20"/>
                              <w:szCs w:val="20"/>
                            </w:rPr>
                            <w:t>S</w:t>
                          </w:r>
                          <w:r>
                            <w:rPr>
                              <w:rFonts w:eastAsia="Arial" w:cs="Arial"/>
                              <w:spacing w:val="2"/>
                              <w:sz w:val="20"/>
                              <w:szCs w:val="20"/>
                            </w:rPr>
                            <w:t>p</w:t>
                          </w:r>
                          <w:r>
                            <w:rPr>
                              <w:rFonts w:eastAsia="Arial" w:cs="Arial"/>
                              <w:sz w:val="20"/>
                              <w:szCs w:val="20"/>
                            </w:rPr>
                            <w:t>e</w:t>
                          </w:r>
                          <w:r>
                            <w:rPr>
                              <w:rFonts w:eastAsia="Arial" w:cs="Arial"/>
                              <w:spacing w:val="1"/>
                              <w:sz w:val="20"/>
                              <w:szCs w:val="20"/>
                            </w:rPr>
                            <w:t>c</w:t>
                          </w:r>
                          <w:r>
                            <w:rPr>
                              <w:rFonts w:eastAsia="Arial" w:cs="Arial"/>
                              <w:spacing w:val="-1"/>
                              <w:sz w:val="20"/>
                              <w:szCs w:val="20"/>
                            </w:rPr>
                            <w:t>i</w:t>
                          </w:r>
                          <w:r>
                            <w:rPr>
                              <w:rFonts w:eastAsia="Arial" w:cs="Arial"/>
                              <w:spacing w:val="2"/>
                              <w:sz w:val="20"/>
                              <w:szCs w:val="20"/>
                            </w:rPr>
                            <w:t>f</w:t>
                          </w:r>
                          <w:r>
                            <w:rPr>
                              <w:rFonts w:eastAsia="Arial" w:cs="Arial"/>
                              <w:spacing w:val="-1"/>
                              <w:sz w:val="20"/>
                              <w:szCs w:val="20"/>
                            </w:rPr>
                            <w:t>i</w:t>
                          </w:r>
                          <w:r>
                            <w:rPr>
                              <w:rFonts w:eastAsia="Arial" w:cs="Arial"/>
                              <w:spacing w:val="1"/>
                              <w:sz w:val="20"/>
                              <w:szCs w:val="20"/>
                            </w:rPr>
                            <w:t>c</w:t>
                          </w:r>
                          <w:r>
                            <w:rPr>
                              <w:rFonts w:eastAsia="Arial" w:cs="Arial"/>
                              <w:sz w:val="20"/>
                              <w:szCs w:val="20"/>
                            </w:rPr>
                            <w:t>at</w:t>
                          </w:r>
                          <w:r>
                            <w:rPr>
                              <w:rFonts w:eastAsia="Arial" w:cs="Arial"/>
                              <w:spacing w:val="1"/>
                              <w:sz w:val="20"/>
                              <w:szCs w:val="20"/>
                            </w:rPr>
                            <w:t>i</w:t>
                          </w:r>
                          <w:r>
                            <w:rPr>
                              <w:rFonts w:eastAsia="Arial" w:cs="Arial"/>
                              <w:sz w:val="20"/>
                              <w:szCs w:val="20"/>
                            </w:rPr>
                            <w:t>o</w:t>
                          </w:r>
                          <w:r>
                            <w:rPr>
                              <w:rFonts w:eastAsia="Arial" w:cs="Arial"/>
                              <w:spacing w:val="-1"/>
                              <w:sz w:val="20"/>
                              <w:szCs w:val="20"/>
                            </w:rPr>
                            <w:t>n</w:t>
                          </w:r>
                        </w:p>
                        <w:p w14:paraId="295EBF28" w14:textId="754A5685" w:rsidR="00935197" w:rsidRDefault="00935197">
                          <w:pPr>
                            <w:ind w:left="20" w:right="-20"/>
                            <w:rPr>
                              <w:rFonts w:eastAsia="Arial" w:cs="Arial"/>
                              <w:sz w:val="20"/>
                              <w:szCs w:val="20"/>
                            </w:rPr>
                          </w:pPr>
                          <w:r>
                            <w:rPr>
                              <w:rFonts w:eastAsia="Arial" w:cs="Arial"/>
                              <w:sz w:val="20"/>
                              <w:szCs w:val="20"/>
                            </w:rPr>
                            <w:t xml:space="preserve">Pre-award guide: Notification &amp; </w:t>
                          </w:r>
                          <w:r w:rsidR="0071630F">
                            <w:rPr>
                              <w:rFonts w:eastAsia="Arial" w:cs="Arial"/>
                              <w:sz w:val="20"/>
                              <w:szCs w:val="20"/>
                            </w:rPr>
                            <w:t>Two-Stage</w:t>
                          </w:r>
                          <w:r>
                            <w:rPr>
                              <w:rFonts w:eastAsia="Arial" w:cs="Arial"/>
                              <w:sz w:val="20"/>
                              <w:szCs w:val="20"/>
                            </w:rPr>
                            <w:t xml:space="preserve"> Procedure</w:t>
                          </w:r>
                          <w:r w:rsidR="0071630F">
                            <w:rPr>
                              <w:rFonts w:eastAsia="Arial" w:cs="Arial"/>
                              <w:sz w:val="20"/>
                              <w:szCs w:val="20"/>
                            </w:rPr>
                            <w:t>s</w:t>
                          </w:r>
                        </w:p>
                        <w:p w14:paraId="295EBF29" w14:textId="77777777" w:rsidR="00935197" w:rsidRDefault="00935197">
                          <w:pPr>
                            <w:ind w:left="20" w:right="-20"/>
                            <w:rPr>
                              <w:rFonts w:eastAsia="Arial" w:cs="Arial"/>
                              <w:sz w:val="20"/>
                              <w:szCs w:val="20"/>
                            </w:rPr>
                          </w:pPr>
                          <w:r>
                            <w:rPr>
                              <w:rFonts w:eastAsia="Arial" w:cs="Arial"/>
                              <w:sz w:val="20"/>
                              <w:szCs w:val="20"/>
                            </w:rPr>
                            <w:t>Notification &amp; Open Procedure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5EBF13" id="Textruta 39" o:spid="_x0000_s1027" style="position:absolute;margin-left:55.7pt;margin-top:35.3pt;width:253.35pt;height:23.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" filled="f" stroked="f">
              <v:textbox inset="0,0,0,0">
                <w:txbxContent>
                  <w:p w14:paraId="295EBF27" w14:textId="77777777" w:rsidR="00935197" w:rsidRDefault="00935197">
                    <w:pPr>
                      <w:spacing w:line="224" w:lineRule="exact"/>
                      <w:ind w:left="20" w:right="-50"/>
                      <w:rPr>
                        <w:rFonts w:eastAsia="Arial" w:cs="Arial"/>
                        <w:sz w:val="20"/>
                        <w:szCs w:val="20"/>
                      </w:rPr>
                    </w:pPr>
                    <w:r>
                      <w:rPr>
                        <w:rFonts w:eastAsia="Arial" w:cs="Arial"/>
                        <w:spacing w:val="-1"/>
                        <w:sz w:val="20"/>
                        <w:szCs w:val="20"/>
                      </w:rPr>
                      <w:t>P</w:t>
                    </w:r>
                    <w:r>
                      <w:rPr>
                        <w:rFonts w:eastAsia="Arial" w:cs="Arial"/>
                        <w:spacing w:val="1"/>
                        <w:sz w:val="20"/>
                        <w:szCs w:val="20"/>
                      </w:rPr>
                      <w:t>E</w:t>
                    </w:r>
                    <w:r>
                      <w:rPr>
                        <w:rFonts w:eastAsia="Arial" w:cs="Arial"/>
                        <w:spacing w:val="-1"/>
                        <w:sz w:val="20"/>
                        <w:szCs w:val="20"/>
                      </w:rPr>
                      <w:t>PP</w:t>
                    </w:r>
                    <w:r>
                      <w:rPr>
                        <w:rFonts w:eastAsia="Arial" w:cs="Arial"/>
                        <w:spacing w:val="3"/>
                        <w:sz w:val="20"/>
                        <w:szCs w:val="20"/>
                      </w:rPr>
                      <w:t>O</w:t>
                    </w:r>
                    <w:r>
                      <w:rPr>
                        <w:rFonts w:eastAsia="Arial" w:cs="Arial"/>
                        <w:sz w:val="20"/>
                        <w:szCs w:val="20"/>
                      </w:rPr>
                      <w:t>L</w:t>
                    </w:r>
                    <w:r>
                      <w:rPr>
                        <w:rFonts w:eastAsia="Arial" w:cs="Arial"/>
                        <w:spacing w:val="-8"/>
                        <w:sz w:val="20"/>
                        <w:szCs w:val="20"/>
                      </w:rPr>
                      <w:t xml:space="preserve"> </w:t>
                    </w:r>
                    <w:r>
                      <w:rPr>
                        <w:rFonts w:eastAsia="Arial" w:cs="Arial"/>
                        <w:spacing w:val="1"/>
                        <w:sz w:val="20"/>
                        <w:szCs w:val="20"/>
                      </w:rPr>
                      <w:t>B</w:t>
                    </w:r>
                    <w:r>
                      <w:rPr>
                        <w:rFonts w:eastAsia="Arial" w:cs="Arial"/>
                        <w:sz w:val="20"/>
                        <w:szCs w:val="20"/>
                      </w:rPr>
                      <w:t>u</w:t>
                    </w:r>
                    <w:r>
                      <w:rPr>
                        <w:rFonts w:eastAsia="Arial" w:cs="Arial"/>
                        <w:spacing w:val="1"/>
                        <w:sz w:val="20"/>
                        <w:szCs w:val="20"/>
                      </w:rPr>
                      <w:t>s</w:t>
                    </w:r>
                    <w:r>
                      <w:rPr>
                        <w:rFonts w:eastAsia="Arial" w:cs="Arial"/>
                        <w:spacing w:val="-1"/>
                        <w:sz w:val="20"/>
                        <w:szCs w:val="20"/>
                      </w:rPr>
                      <w:t>i</w:t>
                    </w:r>
                    <w:r>
                      <w:rPr>
                        <w:rFonts w:eastAsia="Arial" w:cs="Arial"/>
                        <w:sz w:val="20"/>
                        <w:szCs w:val="20"/>
                      </w:rPr>
                      <w:t>n</w:t>
                    </w:r>
                    <w:r>
                      <w:rPr>
                        <w:rFonts w:eastAsia="Arial" w:cs="Arial"/>
                        <w:spacing w:val="-1"/>
                        <w:sz w:val="20"/>
                        <w:szCs w:val="20"/>
                      </w:rPr>
                      <w:t>e</w:t>
                    </w:r>
                    <w:r>
                      <w:rPr>
                        <w:rFonts w:eastAsia="Arial" w:cs="Arial"/>
                        <w:spacing w:val="1"/>
                        <w:sz w:val="20"/>
                        <w:szCs w:val="20"/>
                      </w:rPr>
                      <w:t>s</w:t>
                    </w:r>
                    <w:r>
                      <w:rPr>
                        <w:rFonts w:eastAsia="Arial" w:cs="Arial"/>
                        <w:sz w:val="20"/>
                        <w:szCs w:val="20"/>
                      </w:rPr>
                      <w:t>s</w:t>
                    </w:r>
                    <w:r>
                      <w:rPr>
                        <w:rFonts w:eastAsia="Arial" w:cs="Arial"/>
                        <w:spacing w:val="-7"/>
                        <w:sz w:val="20"/>
                        <w:szCs w:val="20"/>
                      </w:rPr>
                      <w:t xml:space="preserve"> </w:t>
                    </w:r>
                    <w:r>
                      <w:rPr>
                        <w:rFonts w:eastAsia="Arial" w:cs="Arial"/>
                        <w:sz w:val="20"/>
                        <w:szCs w:val="20"/>
                      </w:rPr>
                      <w:t>I</w:t>
                    </w:r>
                    <w:r>
                      <w:rPr>
                        <w:rFonts w:eastAsia="Arial" w:cs="Arial"/>
                        <w:spacing w:val="1"/>
                        <w:sz w:val="20"/>
                        <w:szCs w:val="20"/>
                      </w:rPr>
                      <w:t>n</w:t>
                    </w:r>
                    <w:r>
                      <w:rPr>
                        <w:rFonts w:eastAsia="Arial" w:cs="Arial"/>
                        <w:sz w:val="20"/>
                        <w:szCs w:val="20"/>
                      </w:rPr>
                      <w:t>tero</w:t>
                    </w:r>
                    <w:r>
                      <w:rPr>
                        <w:rFonts w:eastAsia="Arial" w:cs="Arial"/>
                        <w:spacing w:val="2"/>
                        <w:sz w:val="20"/>
                        <w:szCs w:val="20"/>
                      </w:rPr>
                      <w:t>p</w:t>
                    </w:r>
                    <w:r>
                      <w:rPr>
                        <w:rFonts w:eastAsia="Arial" w:cs="Arial"/>
                        <w:sz w:val="20"/>
                        <w:szCs w:val="20"/>
                      </w:rPr>
                      <w:t>erab</w:t>
                    </w:r>
                    <w:r>
                      <w:rPr>
                        <w:rFonts w:eastAsia="Arial" w:cs="Arial"/>
                        <w:spacing w:val="1"/>
                        <w:sz w:val="20"/>
                        <w:szCs w:val="20"/>
                      </w:rPr>
                      <w:t>i</w:t>
                    </w:r>
                    <w:r>
                      <w:rPr>
                        <w:rFonts w:eastAsia="Arial" w:cs="Arial"/>
                        <w:spacing w:val="-1"/>
                        <w:sz w:val="20"/>
                        <w:szCs w:val="20"/>
                      </w:rPr>
                      <w:t>l</w:t>
                    </w:r>
                    <w:r>
                      <w:rPr>
                        <w:rFonts w:eastAsia="Arial" w:cs="Arial"/>
                        <w:spacing w:val="1"/>
                        <w:sz w:val="20"/>
                        <w:szCs w:val="20"/>
                      </w:rPr>
                      <w:t>i</w:t>
                    </w:r>
                    <w:r>
                      <w:rPr>
                        <w:rFonts w:eastAsia="Arial" w:cs="Arial"/>
                        <w:spacing w:val="2"/>
                        <w:sz w:val="20"/>
                        <w:szCs w:val="20"/>
                      </w:rPr>
                      <w:t>t</w:t>
                    </w:r>
                    <w:r>
                      <w:rPr>
                        <w:rFonts w:eastAsia="Arial" w:cs="Arial"/>
                        <w:sz w:val="20"/>
                        <w:szCs w:val="20"/>
                      </w:rPr>
                      <w:t>y</w:t>
                    </w:r>
                    <w:r>
                      <w:rPr>
                        <w:rFonts w:eastAsia="Arial" w:cs="Arial"/>
                        <w:spacing w:val="-15"/>
                        <w:sz w:val="20"/>
                        <w:szCs w:val="20"/>
                      </w:rPr>
                      <w:t xml:space="preserve"> </w:t>
                    </w:r>
                    <w:r>
                      <w:rPr>
                        <w:rFonts w:eastAsia="Arial" w:cs="Arial"/>
                        <w:spacing w:val="-1"/>
                        <w:sz w:val="20"/>
                        <w:szCs w:val="20"/>
                      </w:rPr>
                      <w:t>S</w:t>
                    </w:r>
                    <w:r>
                      <w:rPr>
                        <w:rFonts w:eastAsia="Arial" w:cs="Arial"/>
                        <w:spacing w:val="2"/>
                        <w:sz w:val="20"/>
                        <w:szCs w:val="20"/>
                      </w:rPr>
                      <w:t>p</w:t>
                    </w:r>
                    <w:r>
                      <w:rPr>
                        <w:rFonts w:eastAsia="Arial" w:cs="Arial"/>
                        <w:sz w:val="20"/>
                        <w:szCs w:val="20"/>
                      </w:rPr>
                      <w:t>e</w:t>
                    </w:r>
                    <w:r>
                      <w:rPr>
                        <w:rFonts w:eastAsia="Arial" w:cs="Arial"/>
                        <w:spacing w:val="1"/>
                        <w:sz w:val="20"/>
                        <w:szCs w:val="20"/>
                      </w:rPr>
                      <w:t>c</w:t>
                    </w:r>
                    <w:r>
                      <w:rPr>
                        <w:rFonts w:eastAsia="Arial" w:cs="Arial"/>
                        <w:spacing w:val="-1"/>
                        <w:sz w:val="20"/>
                        <w:szCs w:val="20"/>
                      </w:rPr>
                      <w:t>i</w:t>
                    </w:r>
                    <w:r>
                      <w:rPr>
                        <w:rFonts w:eastAsia="Arial" w:cs="Arial"/>
                        <w:spacing w:val="2"/>
                        <w:sz w:val="20"/>
                        <w:szCs w:val="20"/>
                      </w:rPr>
                      <w:t>f</w:t>
                    </w:r>
                    <w:r>
                      <w:rPr>
                        <w:rFonts w:eastAsia="Arial" w:cs="Arial"/>
                        <w:spacing w:val="-1"/>
                        <w:sz w:val="20"/>
                        <w:szCs w:val="20"/>
                      </w:rPr>
                      <w:t>i</w:t>
                    </w:r>
                    <w:r>
                      <w:rPr>
                        <w:rFonts w:eastAsia="Arial" w:cs="Arial"/>
                        <w:spacing w:val="1"/>
                        <w:sz w:val="20"/>
                        <w:szCs w:val="20"/>
                      </w:rPr>
                      <w:t>c</w:t>
                    </w:r>
                    <w:r>
                      <w:rPr>
                        <w:rFonts w:eastAsia="Arial" w:cs="Arial"/>
                        <w:sz w:val="20"/>
                        <w:szCs w:val="20"/>
                      </w:rPr>
                      <w:t>at</w:t>
                    </w:r>
                    <w:r>
                      <w:rPr>
                        <w:rFonts w:eastAsia="Arial" w:cs="Arial"/>
                        <w:spacing w:val="1"/>
                        <w:sz w:val="20"/>
                        <w:szCs w:val="20"/>
                      </w:rPr>
                      <w:t>i</w:t>
                    </w:r>
                    <w:r>
                      <w:rPr>
                        <w:rFonts w:eastAsia="Arial" w:cs="Arial"/>
                        <w:sz w:val="20"/>
                        <w:szCs w:val="20"/>
                      </w:rPr>
                      <w:t>o</w:t>
                    </w:r>
                    <w:r>
                      <w:rPr>
                        <w:rFonts w:eastAsia="Arial" w:cs="Arial"/>
                        <w:spacing w:val="-1"/>
                        <w:sz w:val="20"/>
                        <w:szCs w:val="20"/>
                      </w:rPr>
                      <w:t>n</w:t>
                    </w:r>
                  </w:p>
                  <w:p w14:paraId="295EBF28" w14:textId="754A5685" w:rsidR="00935197" w:rsidRDefault="00935197">
                    <w:pPr>
                      <w:ind w:left="20" w:right="-20"/>
                      <w:rPr>
                        <w:rFonts w:eastAsia="Arial" w:cs="Arial"/>
                        <w:sz w:val="20"/>
                        <w:szCs w:val="20"/>
                      </w:rPr>
                    </w:pPr>
                    <w:r>
                      <w:rPr>
                        <w:rFonts w:eastAsia="Arial" w:cs="Arial"/>
                        <w:sz w:val="20"/>
                        <w:szCs w:val="20"/>
                      </w:rPr>
                      <w:t xml:space="preserve">Pre-award guide: Notification &amp; </w:t>
                    </w:r>
                    <w:r w:rsidR="0071630F">
                      <w:rPr>
                        <w:rFonts w:eastAsia="Arial" w:cs="Arial"/>
                        <w:sz w:val="20"/>
                        <w:szCs w:val="20"/>
                      </w:rPr>
                      <w:t>Two-Stage</w:t>
                    </w:r>
                    <w:r>
                      <w:rPr>
                        <w:rFonts w:eastAsia="Arial" w:cs="Arial"/>
                        <w:sz w:val="20"/>
                        <w:szCs w:val="20"/>
                      </w:rPr>
                      <w:t xml:space="preserve"> Procedure</w:t>
                    </w:r>
                    <w:r w:rsidR="0071630F">
                      <w:rPr>
                        <w:rFonts w:eastAsia="Arial" w:cs="Arial"/>
                        <w:sz w:val="20"/>
                        <w:szCs w:val="20"/>
                      </w:rPr>
                      <w:t>s</w:t>
                    </w:r>
                  </w:p>
                  <w:p w14:paraId="295EBF29" w14:textId="77777777" w:rsidR="00935197" w:rsidRDefault="00935197">
                    <w:pPr>
                      <w:ind w:left="20" w:right="-20"/>
                      <w:rPr>
                        <w:rFonts w:eastAsia="Arial" w:cs="Arial"/>
                        <w:sz w:val="20"/>
                        <w:szCs w:val="20"/>
                      </w:rPr>
                    </w:pPr>
                    <w:r>
                      <w:rPr>
                        <w:rFonts w:eastAsia="Arial" w:cs="Arial"/>
                        <w:sz w:val="20"/>
                        <w:szCs w:val="20"/>
                      </w:rPr>
                      <w:t>Notification &amp; Open Procedure</w:t>
                    </w:r>
                  </w:p>
                </w:txbxContent>
              </v:textbox>
              <w10:wrap anchorx="page" anchory="page"/>
            </v:rect>
          </w:pict>
        </mc:Fallback>
      </mc:AlternateContent>
    </w:r>
    <w:r w:rsidR="00935197">
      <w:rPr>
        <w:noProof/>
      </w:rPr>
      <w:drawing>
        <wp:anchor distT="0" distB="0" distL="114300" distR="114300" simplePos="0" relativeHeight="251658240" behindDoc="1" locked="0" layoutInCell="1" allowOverlap="1" wp14:anchorId="295EBF11" wp14:editId="302EC43C">
          <wp:simplePos x="0" y="0"/>
          <wp:positionH relativeFrom="page">
            <wp:posOffset>5476875</wp:posOffset>
          </wp:positionH>
          <wp:positionV relativeFrom="page">
            <wp:posOffset>104775</wp:posOffset>
          </wp:positionV>
          <wp:extent cx="1537164" cy="504825"/>
          <wp:effectExtent l="0" t="0" r="6350" b="0"/>
          <wp:wrapNone/>
          <wp:docPr id="1" name="Bildobjekt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ildobjekt 40"/>
                  <pic:cNvPicPr>
                    <a:picLocks noChangeAspect="1"/>
                  </pic:cNvPicPr>
                </pic:nvPicPr>
                <pic:blipFill>
                  <a:blip r:embed="rId1"/>
                  <a:stretch/>
                </pic:blipFill>
                <pic:spPr bwMode="auto">
                  <a:xfrm>
                    <a:off x="0" y="0"/>
                    <a:ext cx="1537164" cy="50482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EBF07" w14:textId="2B812B48" w:rsidR="00935197" w:rsidRDefault="00AF1DF4">
    <w:pPr>
      <w:spacing w:line="200" w:lineRule="exact"/>
      <w:rPr>
        <w:sz w:val="20"/>
        <w:szCs w:val="20"/>
      </w:rPr>
    </w:pPr>
    <w:r>
      <w:rPr>
        <w:noProof/>
      </w:rPr>
      <mc:AlternateContent>
        <mc:Choice Requires="wps">
          <w:drawing>
            <wp:anchor distT="0" distB="0" distL="114300" distR="114300" simplePos="0" relativeHeight="251658243" behindDoc="1" locked="0" layoutInCell="1" allowOverlap="1" wp14:anchorId="295EBF17" wp14:editId="1FAA022D">
              <wp:simplePos x="0" y="0"/>
              <wp:positionH relativeFrom="page">
                <wp:posOffset>707666</wp:posOffset>
              </wp:positionH>
              <wp:positionV relativeFrom="page">
                <wp:posOffset>159026</wp:posOffset>
              </wp:positionV>
              <wp:extent cx="3045350" cy="304800"/>
              <wp:effectExtent l="0" t="0" r="3175" b="0"/>
              <wp:wrapNone/>
              <wp:docPr id="4" name="Text Box 1"/>
              <wp:cNvGraphicFramePr/>
              <a:graphic xmlns:a="http://schemas.openxmlformats.org/drawingml/2006/main">
                <a:graphicData uri="http://schemas.microsoft.com/office/word/2010/wordprocessingShape">
                  <wps:wsp>
                    <wps:cNvSpPr/>
                    <wps:spPr bwMode="auto">
                      <a:xfrm>
                        <a:off x="0" y="0"/>
                        <a:ext cx="3045350" cy="304800"/>
                      </a:xfrm>
                      <a:prstGeom prst="rect">
                        <a:avLst/>
                      </a:prstGeom>
                      <a:noFill/>
                      <a:ln>
                        <a:noFill/>
                      </a:ln>
                    </wps:spPr>
                    <wps:txbx>
                      <w:txbxContent>
                        <w:p w14:paraId="295EBF2A" w14:textId="77777777" w:rsidR="00935197" w:rsidRDefault="00935197">
                          <w:pPr>
                            <w:spacing w:line="224" w:lineRule="exact"/>
                            <w:ind w:left="20" w:right="-50"/>
                            <w:rPr>
                              <w:rFonts w:eastAsia="Arial" w:cs="Arial"/>
                              <w:sz w:val="20"/>
                              <w:szCs w:val="20"/>
                            </w:rPr>
                          </w:pPr>
                          <w:r>
                            <w:rPr>
                              <w:rFonts w:eastAsia="Arial" w:cs="Arial"/>
                              <w:spacing w:val="-1"/>
                              <w:sz w:val="20"/>
                              <w:szCs w:val="20"/>
                            </w:rPr>
                            <w:t>P</w:t>
                          </w:r>
                          <w:r>
                            <w:rPr>
                              <w:rFonts w:eastAsia="Arial" w:cs="Arial"/>
                              <w:spacing w:val="1"/>
                              <w:sz w:val="20"/>
                              <w:szCs w:val="20"/>
                            </w:rPr>
                            <w:t>E</w:t>
                          </w:r>
                          <w:r>
                            <w:rPr>
                              <w:rFonts w:eastAsia="Arial" w:cs="Arial"/>
                              <w:spacing w:val="-1"/>
                              <w:sz w:val="20"/>
                              <w:szCs w:val="20"/>
                            </w:rPr>
                            <w:t>PP</w:t>
                          </w:r>
                          <w:r>
                            <w:rPr>
                              <w:rFonts w:eastAsia="Arial" w:cs="Arial"/>
                              <w:spacing w:val="3"/>
                              <w:sz w:val="20"/>
                              <w:szCs w:val="20"/>
                            </w:rPr>
                            <w:t>O</w:t>
                          </w:r>
                          <w:r>
                            <w:rPr>
                              <w:rFonts w:eastAsia="Arial" w:cs="Arial"/>
                              <w:sz w:val="20"/>
                              <w:szCs w:val="20"/>
                            </w:rPr>
                            <w:t>L</w:t>
                          </w:r>
                          <w:r>
                            <w:rPr>
                              <w:rFonts w:eastAsia="Arial" w:cs="Arial"/>
                              <w:spacing w:val="-8"/>
                              <w:sz w:val="20"/>
                              <w:szCs w:val="20"/>
                            </w:rPr>
                            <w:t xml:space="preserve"> </w:t>
                          </w:r>
                          <w:r>
                            <w:rPr>
                              <w:rFonts w:eastAsia="Arial" w:cs="Arial"/>
                              <w:spacing w:val="1"/>
                              <w:sz w:val="20"/>
                              <w:szCs w:val="20"/>
                            </w:rPr>
                            <w:t>B</w:t>
                          </w:r>
                          <w:r>
                            <w:rPr>
                              <w:rFonts w:eastAsia="Arial" w:cs="Arial"/>
                              <w:sz w:val="20"/>
                              <w:szCs w:val="20"/>
                            </w:rPr>
                            <w:t>u</w:t>
                          </w:r>
                          <w:r>
                            <w:rPr>
                              <w:rFonts w:eastAsia="Arial" w:cs="Arial"/>
                              <w:spacing w:val="1"/>
                              <w:sz w:val="20"/>
                              <w:szCs w:val="20"/>
                            </w:rPr>
                            <w:t>s</w:t>
                          </w:r>
                          <w:r>
                            <w:rPr>
                              <w:rFonts w:eastAsia="Arial" w:cs="Arial"/>
                              <w:spacing w:val="-1"/>
                              <w:sz w:val="20"/>
                              <w:szCs w:val="20"/>
                            </w:rPr>
                            <w:t>i</w:t>
                          </w:r>
                          <w:r>
                            <w:rPr>
                              <w:rFonts w:eastAsia="Arial" w:cs="Arial"/>
                              <w:sz w:val="20"/>
                              <w:szCs w:val="20"/>
                            </w:rPr>
                            <w:t>n</w:t>
                          </w:r>
                          <w:r>
                            <w:rPr>
                              <w:rFonts w:eastAsia="Arial" w:cs="Arial"/>
                              <w:spacing w:val="-1"/>
                              <w:sz w:val="20"/>
                              <w:szCs w:val="20"/>
                            </w:rPr>
                            <w:t>e</w:t>
                          </w:r>
                          <w:r>
                            <w:rPr>
                              <w:rFonts w:eastAsia="Arial" w:cs="Arial"/>
                              <w:spacing w:val="1"/>
                              <w:sz w:val="20"/>
                              <w:szCs w:val="20"/>
                            </w:rPr>
                            <w:t>s</w:t>
                          </w:r>
                          <w:r>
                            <w:rPr>
                              <w:rFonts w:eastAsia="Arial" w:cs="Arial"/>
                              <w:sz w:val="20"/>
                              <w:szCs w:val="20"/>
                            </w:rPr>
                            <w:t>s</w:t>
                          </w:r>
                          <w:r>
                            <w:rPr>
                              <w:rFonts w:eastAsia="Arial" w:cs="Arial"/>
                              <w:spacing w:val="-7"/>
                              <w:sz w:val="20"/>
                              <w:szCs w:val="20"/>
                            </w:rPr>
                            <w:t xml:space="preserve"> </w:t>
                          </w:r>
                          <w:r>
                            <w:rPr>
                              <w:rFonts w:eastAsia="Arial" w:cs="Arial"/>
                              <w:sz w:val="20"/>
                              <w:szCs w:val="20"/>
                            </w:rPr>
                            <w:t>I</w:t>
                          </w:r>
                          <w:r>
                            <w:rPr>
                              <w:rFonts w:eastAsia="Arial" w:cs="Arial"/>
                              <w:spacing w:val="1"/>
                              <w:sz w:val="20"/>
                              <w:szCs w:val="20"/>
                            </w:rPr>
                            <w:t>n</w:t>
                          </w:r>
                          <w:r>
                            <w:rPr>
                              <w:rFonts w:eastAsia="Arial" w:cs="Arial"/>
                              <w:sz w:val="20"/>
                              <w:szCs w:val="20"/>
                            </w:rPr>
                            <w:t>tero</w:t>
                          </w:r>
                          <w:r>
                            <w:rPr>
                              <w:rFonts w:eastAsia="Arial" w:cs="Arial"/>
                              <w:spacing w:val="2"/>
                              <w:sz w:val="20"/>
                              <w:szCs w:val="20"/>
                            </w:rPr>
                            <w:t>p</w:t>
                          </w:r>
                          <w:r>
                            <w:rPr>
                              <w:rFonts w:eastAsia="Arial" w:cs="Arial"/>
                              <w:sz w:val="20"/>
                              <w:szCs w:val="20"/>
                            </w:rPr>
                            <w:t>erab</w:t>
                          </w:r>
                          <w:r>
                            <w:rPr>
                              <w:rFonts w:eastAsia="Arial" w:cs="Arial"/>
                              <w:spacing w:val="1"/>
                              <w:sz w:val="20"/>
                              <w:szCs w:val="20"/>
                            </w:rPr>
                            <w:t>i</w:t>
                          </w:r>
                          <w:r>
                            <w:rPr>
                              <w:rFonts w:eastAsia="Arial" w:cs="Arial"/>
                              <w:spacing w:val="-1"/>
                              <w:sz w:val="20"/>
                              <w:szCs w:val="20"/>
                            </w:rPr>
                            <w:t>l</w:t>
                          </w:r>
                          <w:r>
                            <w:rPr>
                              <w:rFonts w:eastAsia="Arial" w:cs="Arial"/>
                              <w:spacing w:val="1"/>
                              <w:sz w:val="20"/>
                              <w:szCs w:val="20"/>
                            </w:rPr>
                            <w:t>i</w:t>
                          </w:r>
                          <w:r>
                            <w:rPr>
                              <w:rFonts w:eastAsia="Arial" w:cs="Arial"/>
                              <w:spacing w:val="2"/>
                              <w:sz w:val="20"/>
                              <w:szCs w:val="20"/>
                            </w:rPr>
                            <w:t>t</w:t>
                          </w:r>
                          <w:r>
                            <w:rPr>
                              <w:rFonts w:eastAsia="Arial" w:cs="Arial"/>
                              <w:sz w:val="20"/>
                              <w:szCs w:val="20"/>
                            </w:rPr>
                            <w:t>y</w:t>
                          </w:r>
                          <w:r>
                            <w:rPr>
                              <w:rFonts w:eastAsia="Arial" w:cs="Arial"/>
                              <w:spacing w:val="-15"/>
                              <w:sz w:val="20"/>
                              <w:szCs w:val="20"/>
                            </w:rPr>
                            <w:t xml:space="preserve"> </w:t>
                          </w:r>
                          <w:r>
                            <w:rPr>
                              <w:rFonts w:eastAsia="Arial" w:cs="Arial"/>
                              <w:spacing w:val="-1"/>
                              <w:sz w:val="20"/>
                              <w:szCs w:val="20"/>
                            </w:rPr>
                            <w:t>S</w:t>
                          </w:r>
                          <w:r>
                            <w:rPr>
                              <w:rFonts w:eastAsia="Arial" w:cs="Arial"/>
                              <w:spacing w:val="2"/>
                              <w:sz w:val="20"/>
                              <w:szCs w:val="20"/>
                            </w:rPr>
                            <w:t>p</w:t>
                          </w:r>
                          <w:r>
                            <w:rPr>
                              <w:rFonts w:eastAsia="Arial" w:cs="Arial"/>
                              <w:sz w:val="20"/>
                              <w:szCs w:val="20"/>
                            </w:rPr>
                            <w:t>e</w:t>
                          </w:r>
                          <w:r>
                            <w:rPr>
                              <w:rFonts w:eastAsia="Arial" w:cs="Arial"/>
                              <w:spacing w:val="1"/>
                              <w:sz w:val="20"/>
                              <w:szCs w:val="20"/>
                            </w:rPr>
                            <w:t>c</w:t>
                          </w:r>
                          <w:r>
                            <w:rPr>
                              <w:rFonts w:eastAsia="Arial" w:cs="Arial"/>
                              <w:spacing w:val="-1"/>
                              <w:sz w:val="20"/>
                              <w:szCs w:val="20"/>
                            </w:rPr>
                            <w:t>i</w:t>
                          </w:r>
                          <w:r>
                            <w:rPr>
                              <w:rFonts w:eastAsia="Arial" w:cs="Arial"/>
                              <w:spacing w:val="2"/>
                              <w:sz w:val="20"/>
                              <w:szCs w:val="20"/>
                            </w:rPr>
                            <w:t>f</w:t>
                          </w:r>
                          <w:r>
                            <w:rPr>
                              <w:rFonts w:eastAsia="Arial" w:cs="Arial"/>
                              <w:spacing w:val="-1"/>
                              <w:sz w:val="20"/>
                              <w:szCs w:val="20"/>
                            </w:rPr>
                            <w:t>i</w:t>
                          </w:r>
                          <w:r>
                            <w:rPr>
                              <w:rFonts w:eastAsia="Arial" w:cs="Arial"/>
                              <w:spacing w:val="1"/>
                              <w:sz w:val="20"/>
                              <w:szCs w:val="20"/>
                            </w:rPr>
                            <w:t>c</w:t>
                          </w:r>
                          <w:r>
                            <w:rPr>
                              <w:rFonts w:eastAsia="Arial" w:cs="Arial"/>
                              <w:sz w:val="20"/>
                              <w:szCs w:val="20"/>
                            </w:rPr>
                            <w:t>at</w:t>
                          </w:r>
                          <w:r>
                            <w:rPr>
                              <w:rFonts w:eastAsia="Arial" w:cs="Arial"/>
                              <w:spacing w:val="1"/>
                              <w:sz w:val="20"/>
                              <w:szCs w:val="20"/>
                            </w:rPr>
                            <w:t>i</w:t>
                          </w:r>
                          <w:r>
                            <w:rPr>
                              <w:rFonts w:eastAsia="Arial" w:cs="Arial"/>
                              <w:sz w:val="20"/>
                              <w:szCs w:val="20"/>
                            </w:rPr>
                            <w:t>o</w:t>
                          </w:r>
                          <w:r>
                            <w:rPr>
                              <w:rFonts w:eastAsia="Arial" w:cs="Arial"/>
                              <w:spacing w:val="-1"/>
                              <w:sz w:val="20"/>
                              <w:szCs w:val="20"/>
                            </w:rPr>
                            <w:t>n</w:t>
                          </w:r>
                        </w:p>
                        <w:p w14:paraId="295EBF2B" w14:textId="56ABBFBC" w:rsidR="00935197" w:rsidRDefault="00935197">
                          <w:pPr>
                            <w:ind w:left="20" w:right="-20"/>
                            <w:rPr>
                              <w:rFonts w:eastAsia="Arial" w:cs="Arial"/>
                              <w:sz w:val="20"/>
                              <w:szCs w:val="20"/>
                            </w:rPr>
                          </w:pPr>
                          <w:r>
                            <w:rPr>
                              <w:rFonts w:eastAsia="Arial" w:cs="Arial"/>
                              <w:sz w:val="20"/>
                              <w:szCs w:val="20"/>
                            </w:rPr>
                            <w:t xml:space="preserve">Pre-award guide: Notification &amp; </w:t>
                          </w:r>
                          <w:r w:rsidR="00AF1DF4">
                            <w:rPr>
                              <w:rFonts w:eastAsia="Arial" w:cs="Arial"/>
                              <w:sz w:val="20"/>
                              <w:szCs w:val="20"/>
                            </w:rPr>
                            <w:t>Two-Stage</w:t>
                          </w:r>
                          <w:r>
                            <w:rPr>
                              <w:rFonts w:eastAsia="Arial" w:cs="Arial"/>
                              <w:sz w:val="20"/>
                              <w:szCs w:val="20"/>
                            </w:rPr>
                            <w:t xml:space="preserve"> Procedure</w:t>
                          </w:r>
                          <w:r w:rsidR="00AF1DF4">
                            <w:rPr>
                              <w:rFonts w:eastAsia="Arial" w:cs="Arial"/>
                              <w:sz w:val="20"/>
                              <w:szCs w:val="20"/>
                            </w:rPr>
                            <w:t>s</w:t>
                          </w:r>
                        </w:p>
                        <w:p w14:paraId="295EBF2C" w14:textId="77777777" w:rsidR="00935197" w:rsidRDefault="00935197">
                          <w:pPr>
                            <w:ind w:left="20" w:right="-20"/>
                            <w:rPr>
                              <w:rFonts w:eastAsia="Arial" w:cs="Arial"/>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5EBF17" id="Text Box 1" o:spid="_x0000_s1028" style="position:absolute;margin-left:55.7pt;margin-top:12.5pt;width:239.8pt;height:24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" filled="f" stroked="f">
              <v:textbox inset="0,0,0,0">
                <w:txbxContent>
                  <w:p w14:paraId="295EBF2A" w14:textId="77777777" w:rsidR="00935197" w:rsidRDefault="00935197">
                    <w:pPr>
                      <w:spacing w:line="224" w:lineRule="exact"/>
                      <w:ind w:left="20" w:right="-50"/>
                      <w:rPr>
                        <w:rFonts w:eastAsia="Arial" w:cs="Arial"/>
                        <w:sz w:val="20"/>
                        <w:szCs w:val="20"/>
                      </w:rPr>
                    </w:pPr>
                    <w:r>
                      <w:rPr>
                        <w:rFonts w:eastAsia="Arial" w:cs="Arial"/>
                        <w:spacing w:val="-1"/>
                        <w:sz w:val="20"/>
                        <w:szCs w:val="20"/>
                      </w:rPr>
                      <w:t>P</w:t>
                    </w:r>
                    <w:r>
                      <w:rPr>
                        <w:rFonts w:eastAsia="Arial" w:cs="Arial"/>
                        <w:spacing w:val="1"/>
                        <w:sz w:val="20"/>
                        <w:szCs w:val="20"/>
                      </w:rPr>
                      <w:t>E</w:t>
                    </w:r>
                    <w:r>
                      <w:rPr>
                        <w:rFonts w:eastAsia="Arial" w:cs="Arial"/>
                        <w:spacing w:val="-1"/>
                        <w:sz w:val="20"/>
                        <w:szCs w:val="20"/>
                      </w:rPr>
                      <w:t>PP</w:t>
                    </w:r>
                    <w:r>
                      <w:rPr>
                        <w:rFonts w:eastAsia="Arial" w:cs="Arial"/>
                        <w:spacing w:val="3"/>
                        <w:sz w:val="20"/>
                        <w:szCs w:val="20"/>
                      </w:rPr>
                      <w:t>O</w:t>
                    </w:r>
                    <w:r>
                      <w:rPr>
                        <w:rFonts w:eastAsia="Arial" w:cs="Arial"/>
                        <w:sz w:val="20"/>
                        <w:szCs w:val="20"/>
                      </w:rPr>
                      <w:t>L</w:t>
                    </w:r>
                    <w:r>
                      <w:rPr>
                        <w:rFonts w:eastAsia="Arial" w:cs="Arial"/>
                        <w:spacing w:val="-8"/>
                        <w:sz w:val="20"/>
                        <w:szCs w:val="20"/>
                      </w:rPr>
                      <w:t xml:space="preserve"> </w:t>
                    </w:r>
                    <w:r>
                      <w:rPr>
                        <w:rFonts w:eastAsia="Arial" w:cs="Arial"/>
                        <w:spacing w:val="1"/>
                        <w:sz w:val="20"/>
                        <w:szCs w:val="20"/>
                      </w:rPr>
                      <w:t>B</w:t>
                    </w:r>
                    <w:r>
                      <w:rPr>
                        <w:rFonts w:eastAsia="Arial" w:cs="Arial"/>
                        <w:sz w:val="20"/>
                        <w:szCs w:val="20"/>
                      </w:rPr>
                      <w:t>u</w:t>
                    </w:r>
                    <w:r>
                      <w:rPr>
                        <w:rFonts w:eastAsia="Arial" w:cs="Arial"/>
                        <w:spacing w:val="1"/>
                        <w:sz w:val="20"/>
                        <w:szCs w:val="20"/>
                      </w:rPr>
                      <w:t>s</w:t>
                    </w:r>
                    <w:r>
                      <w:rPr>
                        <w:rFonts w:eastAsia="Arial" w:cs="Arial"/>
                        <w:spacing w:val="-1"/>
                        <w:sz w:val="20"/>
                        <w:szCs w:val="20"/>
                      </w:rPr>
                      <w:t>i</w:t>
                    </w:r>
                    <w:r>
                      <w:rPr>
                        <w:rFonts w:eastAsia="Arial" w:cs="Arial"/>
                        <w:sz w:val="20"/>
                        <w:szCs w:val="20"/>
                      </w:rPr>
                      <w:t>n</w:t>
                    </w:r>
                    <w:r>
                      <w:rPr>
                        <w:rFonts w:eastAsia="Arial" w:cs="Arial"/>
                        <w:spacing w:val="-1"/>
                        <w:sz w:val="20"/>
                        <w:szCs w:val="20"/>
                      </w:rPr>
                      <w:t>e</w:t>
                    </w:r>
                    <w:r>
                      <w:rPr>
                        <w:rFonts w:eastAsia="Arial" w:cs="Arial"/>
                        <w:spacing w:val="1"/>
                        <w:sz w:val="20"/>
                        <w:szCs w:val="20"/>
                      </w:rPr>
                      <w:t>s</w:t>
                    </w:r>
                    <w:r>
                      <w:rPr>
                        <w:rFonts w:eastAsia="Arial" w:cs="Arial"/>
                        <w:sz w:val="20"/>
                        <w:szCs w:val="20"/>
                      </w:rPr>
                      <w:t>s</w:t>
                    </w:r>
                    <w:r>
                      <w:rPr>
                        <w:rFonts w:eastAsia="Arial" w:cs="Arial"/>
                        <w:spacing w:val="-7"/>
                        <w:sz w:val="20"/>
                        <w:szCs w:val="20"/>
                      </w:rPr>
                      <w:t xml:space="preserve"> </w:t>
                    </w:r>
                    <w:r>
                      <w:rPr>
                        <w:rFonts w:eastAsia="Arial" w:cs="Arial"/>
                        <w:sz w:val="20"/>
                        <w:szCs w:val="20"/>
                      </w:rPr>
                      <w:t>I</w:t>
                    </w:r>
                    <w:r>
                      <w:rPr>
                        <w:rFonts w:eastAsia="Arial" w:cs="Arial"/>
                        <w:spacing w:val="1"/>
                        <w:sz w:val="20"/>
                        <w:szCs w:val="20"/>
                      </w:rPr>
                      <w:t>n</w:t>
                    </w:r>
                    <w:r>
                      <w:rPr>
                        <w:rFonts w:eastAsia="Arial" w:cs="Arial"/>
                        <w:sz w:val="20"/>
                        <w:szCs w:val="20"/>
                      </w:rPr>
                      <w:t>tero</w:t>
                    </w:r>
                    <w:r>
                      <w:rPr>
                        <w:rFonts w:eastAsia="Arial" w:cs="Arial"/>
                        <w:spacing w:val="2"/>
                        <w:sz w:val="20"/>
                        <w:szCs w:val="20"/>
                      </w:rPr>
                      <w:t>p</w:t>
                    </w:r>
                    <w:r>
                      <w:rPr>
                        <w:rFonts w:eastAsia="Arial" w:cs="Arial"/>
                        <w:sz w:val="20"/>
                        <w:szCs w:val="20"/>
                      </w:rPr>
                      <w:t>erab</w:t>
                    </w:r>
                    <w:r>
                      <w:rPr>
                        <w:rFonts w:eastAsia="Arial" w:cs="Arial"/>
                        <w:spacing w:val="1"/>
                        <w:sz w:val="20"/>
                        <w:szCs w:val="20"/>
                      </w:rPr>
                      <w:t>i</w:t>
                    </w:r>
                    <w:r>
                      <w:rPr>
                        <w:rFonts w:eastAsia="Arial" w:cs="Arial"/>
                        <w:spacing w:val="-1"/>
                        <w:sz w:val="20"/>
                        <w:szCs w:val="20"/>
                      </w:rPr>
                      <w:t>l</w:t>
                    </w:r>
                    <w:r>
                      <w:rPr>
                        <w:rFonts w:eastAsia="Arial" w:cs="Arial"/>
                        <w:spacing w:val="1"/>
                        <w:sz w:val="20"/>
                        <w:szCs w:val="20"/>
                      </w:rPr>
                      <w:t>i</w:t>
                    </w:r>
                    <w:r>
                      <w:rPr>
                        <w:rFonts w:eastAsia="Arial" w:cs="Arial"/>
                        <w:spacing w:val="2"/>
                        <w:sz w:val="20"/>
                        <w:szCs w:val="20"/>
                      </w:rPr>
                      <w:t>t</w:t>
                    </w:r>
                    <w:r>
                      <w:rPr>
                        <w:rFonts w:eastAsia="Arial" w:cs="Arial"/>
                        <w:sz w:val="20"/>
                        <w:szCs w:val="20"/>
                      </w:rPr>
                      <w:t>y</w:t>
                    </w:r>
                    <w:r>
                      <w:rPr>
                        <w:rFonts w:eastAsia="Arial" w:cs="Arial"/>
                        <w:spacing w:val="-15"/>
                        <w:sz w:val="20"/>
                        <w:szCs w:val="20"/>
                      </w:rPr>
                      <w:t xml:space="preserve"> </w:t>
                    </w:r>
                    <w:r>
                      <w:rPr>
                        <w:rFonts w:eastAsia="Arial" w:cs="Arial"/>
                        <w:spacing w:val="-1"/>
                        <w:sz w:val="20"/>
                        <w:szCs w:val="20"/>
                      </w:rPr>
                      <w:t>S</w:t>
                    </w:r>
                    <w:r>
                      <w:rPr>
                        <w:rFonts w:eastAsia="Arial" w:cs="Arial"/>
                        <w:spacing w:val="2"/>
                        <w:sz w:val="20"/>
                        <w:szCs w:val="20"/>
                      </w:rPr>
                      <w:t>p</w:t>
                    </w:r>
                    <w:r>
                      <w:rPr>
                        <w:rFonts w:eastAsia="Arial" w:cs="Arial"/>
                        <w:sz w:val="20"/>
                        <w:szCs w:val="20"/>
                      </w:rPr>
                      <w:t>e</w:t>
                    </w:r>
                    <w:r>
                      <w:rPr>
                        <w:rFonts w:eastAsia="Arial" w:cs="Arial"/>
                        <w:spacing w:val="1"/>
                        <w:sz w:val="20"/>
                        <w:szCs w:val="20"/>
                      </w:rPr>
                      <w:t>c</w:t>
                    </w:r>
                    <w:r>
                      <w:rPr>
                        <w:rFonts w:eastAsia="Arial" w:cs="Arial"/>
                        <w:spacing w:val="-1"/>
                        <w:sz w:val="20"/>
                        <w:szCs w:val="20"/>
                      </w:rPr>
                      <w:t>i</w:t>
                    </w:r>
                    <w:r>
                      <w:rPr>
                        <w:rFonts w:eastAsia="Arial" w:cs="Arial"/>
                        <w:spacing w:val="2"/>
                        <w:sz w:val="20"/>
                        <w:szCs w:val="20"/>
                      </w:rPr>
                      <w:t>f</w:t>
                    </w:r>
                    <w:r>
                      <w:rPr>
                        <w:rFonts w:eastAsia="Arial" w:cs="Arial"/>
                        <w:spacing w:val="-1"/>
                        <w:sz w:val="20"/>
                        <w:szCs w:val="20"/>
                      </w:rPr>
                      <w:t>i</w:t>
                    </w:r>
                    <w:r>
                      <w:rPr>
                        <w:rFonts w:eastAsia="Arial" w:cs="Arial"/>
                        <w:spacing w:val="1"/>
                        <w:sz w:val="20"/>
                        <w:szCs w:val="20"/>
                      </w:rPr>
                      <w:t>c</w:t>
                    </w:r>
                    <w:r>
                      <w:rPr>
                        <w:rFonts w:eastAsia="Arial" w:cs="Arial"/>
                        <w:sz w:val="20"/>
                        <w:szCs w:val="20"/>
                      </w:rPr>
                      <w:t>at</w:t>
                    </w:r>
                    <w:r>
                      <w:rPr>
                        <w:rFonts w:eastAsia="Arial" w:cs="Arial"/>
                        <w:spacing w:val="1"/>
                        <w:sz w:val="20"/>
                        <w:szCs w:val="20"/>
                      </w:rPr>
                      <w:t>i</w:t>
                    </w:r>
                    <w:r>
                      <w:rPr>
                        <w:rFonts w:eastAsia="Arial" w:cs="Arial"/>
                        <w:sz w:val="20"/>
                        <w:szCs w:val="20"/>
                      </w:rPr>
                      <w:t>o</w:t>
                    </w:r>
                    <w:r>
                      <w:rPr>
                        <w:rFonts w:eastAsia="Arial" w:cs="Arial"/>
                        <w:spacing w:val="-1"/>
                        <w:sz w:val="20"/>
                        <w:szCs w:val="20"/>
                      </w:rPr>
                      <w:t>n</w:t>
                    </w:r>
                  </w:p>
                  <w:p w14:paraId="295EBF2B" w14:textId="56ABBFBC" w:rsidR="00935197" w:rsidRDefault="00935197">
                    <w:pPr>
                      <w:ind w:left="20" w:right="-20"/>
                      <w:rPr>
                        <w:rFonts w:eastAsia="Arial" w:cs="Arial"/>
                        <w:sz w:val="20"/>
                        <w:szCs w:val="20"/>
                      </w:rPr>
                    </w:pPr>
                    <w:r>
                      <w:rPr>
                        <w:rFonts w:eastAsia="Arial" w:cs="Arial"/>
                        <w:sz w:val="20"/>
                        <w:szCs w:val="20"/>
                      </w:rPr>
                      <w:t xml:space="preserve">Pre-award guide: Notification &amp; </w:t>
                    </w:r>
                    <w:r w:rsidR="00AF1DF4">
                      <w:rPr>
                        <w:rFonts w:eastAsia="Arial" w:cs="Arial"/>
                        <w:sz w:val="20"/>
                        <w:szCs w:val="20"/>
                      </w:rPr>
                      <w:t>Two-Stage</w:t>
                    </w:r>
                    <w:r>
                      <w:rPr>
                        <w:rFonts w:eastAsia="Arial" w:cs="Arial"/>
                        <w:sz w:val="20"/>
                        <w:szCs w:val="20"/>
                      </w:rPr>
                      <w:t xml:space="preserve"> Procedure</w:t>
                    </w:r>
                    <w:r w:rsidR="00AF1DF4">
                      <w:rPr>
                        <w:rFonts w:eastAsia="Arial" w:cs="Arial"/>
                        <w:sz w:val="20"/>
                        <w:szCs w:val="20"/>
                      </w:rPr>
                      <w:t>s</w:t>
                    </w:r>
                  </w:p>
                  <w:p w14:paraId="295EBF2C" w14:textId="77777777" w:rsidR="00935197" w:rsidRDefault="00935197">
                    <w:pPr>
                      <w:ind w:left="20" w:right="-20"/>
                      <w:rPr>
                        <w:rFonts w:eastAsia="Arial" w:cs="Arial"/>
                        <w:sz w:val="20"/>
                        <w:szCs w:val="20"/>
                      </w:rPr>
                    </w:pPr>
                  </w:p>
                </w:txbxContent>
              </v:textbox>
              <w10:wrap anchorx="page" anchory="page"/>
            </v:rect>
          </w:pict>
        </mc:Fallback>
      </mc:AlternateContent>
    </w:r>
    <w:r w:rsidR="00935197">
      <w:rPr>
        <w:noProof/>
      </w:rPr>
      <w:drawing>
        <wp:anchor distT="0" distB="0" distL="114300" distR="114300" simplePos="0" relativeHeight="251658242" behindDoc="1" locked="0" layoutInCell="1" allowOverlap="1" wp14:anchorId="295EBF15" wp14:editId="7C92416B">
          <wp:simplePos x="0" y="0"/>
          <wp:positionH relativeFrom="page">
            <wp:posOffset>5368290</wp:posOffset>
          </wp:positionH>
          <wp:positionV relativeFrom="page">
            <wp:posOffset>12700</wp:posOffset>
          </wp:positionV>
          <wp:extent cx="1548765" cy="508635"/>
          <wp:effectExtent l="0" t="0" r="0" b="5715"/>
          <wp:wrapNone/>
          <wp:docPr id="169109850" name="Grafik 169109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ildobjekt 40"/>
                  <pic:cNvPicPr>
                    <a:picLocks noChangeAspect="1"/>
                  </pic:cNvPicPr>
                </pic:nvPicPr>
                <pic:blipFill>
                  <a:blip r:embed="rId1"/>
                  <a:stretch/>
                </pic:blipFill>
                <pic:spPr bwMode="auto">
                  <a:xfrm>
                    <a:off x="0" y="0"/>
                    <a:ext cx="1548765" cy="508635"/>
                  </a:xfrm>
                  <a:prstGeom prst="rect">
                    <a:avLst/>
                  </a:prstGeom>
                  <a:noFill/>
                  <a:ln>
                    <a:noFill/>
                  </a:ln>
                </pic:spPr>
              </pic:pic>
            </a:graphicData>
          </a:graphic>
        </wp:anchor>
      </w:drawing>
    </w:r>
  </w:p>
  <w:p w14:paraId="295EBF08" w14:textId="77777777" w:rsidR="00935197" w:rsidRDefault="00935197">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B26C4" w14:textId="4ED4285F" w:rsidR="00205673" w:rsidRDefault="00205673">
    <w:pPr>
      <w:pStyle w:val="Kopfzeile"/>
      <w:spacing w:after="680"/>
      <w:rPr>
        <w:lang w:val="de-DE"/>
      </w:rPr>
    </w:pPr>
    <w:r>
      <w:fldChar w:fldCharType="begin"/>
    </w:r>
    <w:r>
      <w:rPr>
        <w:lang w:val="de-DE"/>
      </w:rPr>
      <w:instrText xml:space="preserve"> REF LibEnteteCEN </w:instrText>
    </w:r>
    <w:r>
      <w:fldChar w:fldCharType="separate"/>
    </w:r>
    <w:r w:rsidR="00CC7864">
      <w:rPr>
        <w:b/>
        <w:bCs/>
        <w:lang w:val="de-DE"/>
      </w:rPr>
      <w:t>Fehler! Verweisquelle konnte nicht gefunden werden.</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939AB" w14:textId="77777777" w:rsidR="00205673" w:rsidRDefault="00205673">
    <w:pPr>
      <w:spacing w:line="224" w:lineRule="exact"/>
      <w:ind w:left="20" w:right="-50"/>
      <w:rPr>
        <w:rFonts w:eastAsia="Arial" w:cs="Arial"/>
        <w:spacing w:val="-1"/>
        <w:sz w:val="20"/>
        <w:szCs w:val="20"/>
      </w:rPr>
    </w:pPr>
  </w:p>
  <w:p w14:paraId="1F4652DA" w14:textId="77777777" w:rsidR="00205673" w:rsidRDefault="00205673">
    <w:pPr>
      <w:spacing w:line="224" w:lineRule="exact"/>
      <w:ind w:left="20" w:right="-50"/>
      <w:rPr>
        <w:rFonts w:eastAsia="Arial" w:cs="Arial"/>
        <w:sz w:val="20"/>
        <w:szCs w:val="20"/>
      </w:rPr>
    </w:pPr>
    <w:r>
      <w:rPr>
        <w:noProof/>
      </w:rPr>
      <w:drawing>
        <wp:anchor distT="0" distB="0" distL="114300" distR="114300" simplePos="0" relativeHeight="251658245" behindDoc="1" locked="0" layoutInCell="1" allowOverlap="1" wp14:anchorId="0425D660" wp14:editId="3A9DCA63">
          <wp:simplePos x="0" y="0"/>
          <wp:positionH relativeFrom="page">
            <wp:posOffset>8533433</wp:posOffset>
          </wp:positionH>
          <wp:positionV relativeFrom="page">
            <wp:posOffset>185259</wp:posOffset>
          </wp:positionV>
          <wp:extent cx="1548765" cy="508635"/>
          <wp:effectExtent l="0" t="0" r="0" b="5715"/>
          <wp:wrapNone/>
          <wp:docPr id="1902139728" name="Grafik 1902139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ildobjekt 40"/>
                  <pic:cNvPicPr>
                    <a:picLocks noChangeAspect="1"/>
                  </pic:cNvPicPr>
                </pic:nvPicPr>
                <pic:blipFill>
                  <a:blip r:embed="rId1"/>
                  <a:stretch/>
                </pic:blipFill>
                <pic:spPr bwMode="auto">
                  <a:xfrm>
                    <a:off x="0" y="0"/>
                    <a:ext cx="1548765" cy="508635"/>
                  </a:xfrm>
                  <a:prstGeom prst="rect">
                    <a:avLst/>
                  </a:prstGeom>
                  <a:noFill/>
                  <a:ln>
                    <a:noFill/>
                  </a:ln>
                </pic:spPr>
              </pic:pic>
            </a:graphicData>
          </a:graphic>
        </wp:anchor>
      </w:drawing>
    </w:r>
    <w:r>
      <w:rPr>
        <w:rFonts w:eastAsia="Arial" w:cs="Arial"/>
        <w:spacing w:val="-1"/>
        <w:sz w:val="20"/>
        <w:szCs w:val="20"/>
      </w:rPr>
      <w:t>P</w:t>
    </w:r>
    <w:r>
      <w:rPr>
        <w:rFonts w:eastAsia="Arial" w:cs="Arial"/>
        <w:spacing w:val="1"/>
        <w:sz w:val="20"/>
        <w:szCs w:val="20"/>
      </w:rPr>
      <w:t>E</w:t>
    </w:r>
    <w:r>
      <w:rPr>
        <w:rFonts w:eastAsia="Arial" w:cs="Arial"/>
        <w:spacing w:val="-1"/>
        <w:sz w:val="20"/>
        <w:szCs w:val="20"/>
      </w:rPr>
      <w:t>PP</w:t>
    </w:r>
    <w:r>
      <w:rPr>
        <w:rFonts w:eastAsia="Arial" w:cs="Arial"/>
        <w:spacing w:val="3"/>
        <w:sz w:val="20"/>
        <w:szCs w:val="20"/>
      </w:rPr>
      <w:t>O</w:t>
    </w:r>
    <w:r>
      <w:rPr>
        <w:rFonts w:eastAsia="Arial" w:cs="Arial"/>
        <w:sz w:val="20"/>
        <w:szCs w:val="20"/>
      </w:rPr>
      <w:t>L</w:t>
    </w:r>
    <w:r>
      <w:rPr>
        <w:rFonts w:eastAsia="Arial" w:cs="Arial"/>
        <w:spacing w:val="-8"/>
        <w:sz w:val="20"/>
        <w:szCs w:val="20"/>
      </w:rPr>
      <w:t xml:space="preserve"> </w:t>
    </w:r>
    <w:r>
      <w:rPr>
        <w:rFonts w:eastAsia="Arial" w:cs="Arial"/>
        <w:spacing w:val="1"/>
        <w:sz w:val="20"/>
        <w:szCs w:val="20"/>
      </w:rPr>
      <w:t>B</w:t>
    </w:r>
    <w:r>
      <w:rPr>
        <w:rFonts w:eastAsia="Arial" w:cs="Arial"/>
        <w:sz w:val="20"/>
        <w:szCs w:val="20"/>
      </w:rPr>
      <w:t>u</w:t>
    </w:r>
    <w:r>
      <w:rPr>
        <w:rFonts w:eastAsia="Arial" w:cs="Arial"/>
        <w:spacing w:val="1"/>
        <w:sz w:val="20"/>
        <w:szCs w:val="20"/>
      </w:rPr>
      <w:t>s</w:t>
    </w:r>
    <w:r>
      <w:rPr>
        <w:rFonts w:eastAsia="Arial" w:cs="Arial"/>
        <w:spacing w:val="-1"/>
        <w:sz w:val="20"/>
        <w:szCs w:val="20"/>
      </w:rPr>
      <w:t>i</w:t>
    </w:r>
    <w:r>
      <w:rPr>
        <w:rFonts w:eastAsia="Arial" w:cs="Arial"/>
        <w:sz w:val="20"/>
        <w:szCs w:val="20"/>
      </w:rPr>
      <w:t>n</w:t>
    </w:r>
    <w:r>
      <w:rPr>
        <w:rFonts w:eastAsia="Arial" w:cs="Arial"/>
        <w:spacing w:val="-1"/>
        <w:sz w:val="20"/>
        <w:szCs w:val="20"/>
      </w:rPr>
      <w:t>e</w:t>
    </w:r>
    <w:r>
      <w:rPr>
        <w:rFonts w:eastAsia="Arial" w:cs="Arial"/>
        <w:spacing w:val="1"/>
        <w:sz w:val="20"/>
        <w:szCs w:val="20"/>
      </w:rPr>
      <w:t>s</w:t>
    </w:r>
    <w:r>
      <w:rPr>
        <w:rFonts w:eastAsia="Arial" w:cs="Arial"/>
        <w:sz w:val="20"/>
        <w:szCs w:val="20"/>
      </w:rPr>
      <w:t>s</w:t>
    </w:r>
    <w:r>
      <w:rPr>
        <w:rFonts w:eastAsia="Arial" w:cs="Arial"/>
        <w:spacing w:val="-7"/>
        <w:sz w:val="20"/>
        <w:szCs w:val="20"/>
      </w:rPr>
      <w:t xml:space="preserve"> </w:t>
    </w:r>
    <w:r>
      <w:rPr>
        <w:rFonts w:eastAsia="Arial" w:cs="Arial"/>
        <w:sz w:val="20"/>
        <w:szCs w:val="20"/>
      </w:rPr>
      <w:t>I</w:t>
    </w:r>
    <w:r>
      <w:rPr>
        <w:rFonts w:eastAsia="Arial" w:cs="Arial"/>
        <w:spacing w:val="1"/>
        <w:sz w:val="20"/>
        <w:szCs w:val="20"/>
      </w:rPr>
      <w:t>n</w:t>
    </w:r>
    <w:r>
      <w:rPr>
        <w:rFonts w:eastAsia="Arial" w:cs="Arial"/>
        <w:sz w:val="20"/>
        <w:szCs w:val="20"/>
      </w:rPr>
      <w:t>tero</w:t>
    </w:r>
    <w:r>
      <w:rPr>
        <w:rFonts w:eastAsia="Arial" w:cs="Arial"/>
        <w:spacing w:val="2"/>
        <w:sz w:val="20"/>
        <w:szCs w:val="20"/>
      </w:rPr>
      <w:t>p</w:t>
    </w:r>
    <w:r>
      <w:rPr>
        <w:rFonts w:eastAsia="Arial" w:cs="Arial"/>
        <w:sz w:val="20"/>
        <w:szCs w:val="20"/>
      </w:rPr>
      <w:t>erab</w:t>
    </w:r>
    <w:r>
      <w:rPr>
        <w:rFonts w:eastAsia="Arial" w:cs="Arial"/>
        <w:spacing w:val="1"/>
        <w:sz w:val="20"/>
        <w:szCs w:val="20"/>
      </w:rPr>
      <w:t>i</w:t>
    </w:r>
    <w:r>
      <w:rPr>
        <w:rFonts w:eastAsia="Arial" w:cs="Arial"/>
        <w:spacing w:val="-1"/>
        <w:sz w:val="20"/>
        <w:szCs w:val="20"/>
      </w:rPr>
      <w:t>l</w:t>
    </w:r>
    <w:r>
      <w:rPr>
        <w:rFonts w:eastAsia="Arial" w:cs="Arial"/>
        <w:spacing w:val="1"/>
        <w:sz w:val="20"/>
        <w:szCs w:val="20"/>
      </w:rPr>
      <w:t>i</w:t>
    </w:r>
    <w:r>
      <w:rPr>
        <w:rFonts w:eastAsia="Arial" w:cs="Arial"/>
        <w:spacing w:val="2"/>
        <w:sz w:val="20"/>
        <w:szCs w:val="20"/>
      </w:rPr>
      <w:t>t</w:t>
    </w:r>
    <w:r>
      <w:rPr>
        <w:rFonts w:eastAsia="Arial" w:cs="Arial"/>
        <w:sz w:val="20"/>
        <w:szCs w:val="20"/>
      </w:rPr>
      <w:t>y</w:t>
    </w:r>
    <w:r>
      <w:rPr>
        <w:rFonts w:eastAsia="Arial" w:cs="Arial"/>
        <w:spacing w:val="-15"/>
        <w:sz w:val="20"/>
        <w:szCs w:val="20"/>
      </w:rPr>
      <w:t xml:space="preserve"> </w:t>
    </w:r>
    <w:r>
      <w:rPr>
        <w:rFonts w:eastAsia="Arial" w:cs="Arial"/>
        <w:spacing w:val="-1"/>
        <w:sz w:val="20"/>
        <w:szCs w:val="20"/>
      </w:rPr>
      <w:t>S</w:t>
    </w:r>
    <w:r>
      <w:rPr>
        <w:rFonts w:eastAsia="Arial" w:cs="Arial"/>
        <w:spacing w:val="2"/>
        <w:sz w:val="20"/>
        <w:szCs w:val="20"/>
      </w:rPr>
      <w:t>p</w:t>
    </w:r>
    <w:r>
      <w:rPr>
        <w:rFonts w:eastAsia="Arial" w:cs="Arial"/>
        <w:sz w:val="20"/>
        <w:szCs w:val="20"/>
      </w:rPr>
      <w:t>e</w:t>
    </w:r>
    <w:r>
      <w:rPr>
        <w:rFonts w:eastAsia="Arial" w:cs="Arial"/>
        <w:spacing w:val="1"/>
        <w:sz w:val="20"/>
        <w:szCs w:val="20"/>
      </w:rPr>
      <w:t>c</w:t>
    </w:r>
    <w:r>
      <w:rPr>
        <w:rFonts w:eastAsia="Arial" w:cs="Arial"/>
        <w:spacing w:val="-1"/>
        <w:sz w:val="20"/>
        <w:szCs w:val="20"/>
      </w:rPr>
      <w:t>i</w:t>
    </w:r>
    <w:r>
      <w:rPr>
        <w:rFonts w:eastAsia="Arial" w:cs="Arial"/>
        <w:spacing w:val="2"/>
        <w:sz w:val="20"/>
        <w:szCs w:val="20"/>
      </w:rPr>
      <w:t>f</w:t>
    </w:r>
    <w:r>
      <w:rPr>
        <w:rFonts w:eastAsia="Arial" w:cs="Arial"/>
        <w:spacing w:val="-1"/>
        <w:sz w:val="20"/>
        <w:szCs w:val="20"/>
      </w:rPr>
      <w:t>i</w:t>
    </w:r>
    <w:r>
      <w:rPr>
        <w:rFonts w:eastAsia="Arial" w:cs="Arial"/>
        <w:spacing w:val="1"/>
        <w:sz w:val="20"/>
        <w:szCs w:val="20"/>
      </w:rPr>
      <w:t>c</w:t>
    </w:r>
    <w:r>
      <w:rPr>
        <w:rFonts w:eastAsia="Arial" w:cs="Arial"/>
        <w:sz w:val="20"/>
        <w:szCs w:val="20"/>
      </w:rPr>
      <w:t>at</w:t>
    </w:r>
    <w:r>
      <w:rPr>
        <w:rFonts w:eastAsia="Arial" w:cs="Arial"/>
        <w:spacing w:val="1"/>
        <w:sz w:val="20"/>
        <w:szCs w:val="20"/>
      </w:rPr>
      <w:t>i</w:t>
    </w:r>
    <w:r>
      <w:rPr>
        <w:rFonts w:eastAsia="Arial" w:cs="Arial"/>
        <w:sz w:val="20"/>
        <w:szCs w:val="20"/>
      </w:rPr>
      <w:t>o</w:t>
    </w:r>
    <w:r>
      <w:rPr>
        <w:rFonts w:eastAsia="Arial" w:cs="Arial"/>
        <w:spacing w:val="-1"/>
        <w:sz w:val="20"/>
        <w:szCs w:val="20"/>
      </w:rPr>
      <w:t>n</w:t>
    </w:r>
  </w:p>
  <w:p w14:paraId="61E52BA6" w14:textId="22148C36" w:rsidR="00205673" w:rsidRDefault="00205673" w:rsidP="009F4FBF">
    <w:pPr>
      <w:ind w:left="20" w:right="-20"/>
      <w:rPr>
        <w:rFonts w:eastAsia="Arial" w:cs="Arial"/>
        <w:sz w:val="20"/>
        <w:szCs w:val="20"/>
      </w:rPr>
    </w:pPr>
    <w:r>
      <w:rPr>
        <w:rFonts w:eastAsia="Arial" w:cs="Arial"/>
        <w:sz w:val="20"/>
        <w:szCs w:val="20"/>
      </w:rPr>
      <w:t xml:space="preserve">Pre-award guide: Notification &amp; </w:t>
    </w:r>
    <w:r w:rsidR="00686DCF">
      <w:rPr>
        <w:rFonts w:eastAsia="Arial" w:cs="Arial"/>
        <w:sz w:val="20"/>
        <w:szCs w:val="20"/>
      </w:rPr>
      <w:t>Two-Stage Procedures</w:t>
    </w:r>
  </w:p>
  <w:p w14:paraId="2508B934" w14:textId="77777777" w:rsidR="00DC7117" w:rsidRDefault="00DC7117" w:rsidP="009F4FBF">
    <w:pPr>
      <w:ind w:left="20" w:right="-20"/>
      <w:rPr>
        <w:rFonts w:eastAsia="Arial" w:cs="Arial"/>
        <w:sz w:val="20"/>
        <w:szCs w:val="20"/>
      </w:rPr>
    </w:pPr>
  </w:p>
  <w:p w14:paraId="09F0410D" w14:textId="77777777" w:rsidR="00DC7117" w:rsidRDefault="00DC7117" w:rsidP="009F4FBF">
    <w:pPr>
      <w:ind w:left="20" w:right="-2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EBF0A" w14:textId="06E0A3C9" w:rsidR="00935197" w:rsidRDefault="00935197">
    <w:pPr>
      <w:pStyle w:val="Kopfzeile"/>
      <w:spacing w:after="680"/>
      <w:rPr>
        <w:lang w:val="de-DE"/>
      </w:rPr>
    </w:pPr>
    <w:r>
      <w:fldChar w:fldCharType="begin"/>
    </w:r>
    <w:r>
      <w:rPr>
        <w:lang w:val="de-DE"/>
      </w:rPr>
      <w:instrText xml:space="preserve"> REF LibEnteteCEN </w:instrText>
    </w:r>
    <w:r>
      <w:fldChar w:fldCharType="separate"/>
    </w:r>
    <w:r w:rsidR="00CC7864">
      <w:rPr>
        <w:b/>
        <w:bCs/>
        <w:lang w:val="de-DE"/>
      </w:rPr>
      <w:t>Fehler! Verweisquelle konnte nicht gefunden werden.</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EBF0B" w14:textId="77777777" w:rsidR="00935197" w:rsidRDefault="00935197">
    <w:pPr>
      <w:spacing w:line="224" w:lineRule="exact"/>
      <w:ind w:left="20" w:right="-50"/>
      <w:rPr>
        <w:rFonts w:eastAsia="Arial" w:cs="Arial"/>
        <w:spacing w:val="-1"/>
        <w:sz w:val="20"/>
        <w:szCs w:val="20"/>
      </w:rPr>
    </w:pPr>
  </w:p>
  <w:p w14:paraId="295EBF0C" w14:textId="77777777" w:rsidR="00935197" w:rsidRDefault="00935197">
    <w:pPr>
      <w:spacing w:line="224" w:lineRule="exact"/>
      <w:ind w:left="20" w:right="-50"/>
      <w:rPr>
        <w:rFonts w:eastAsia="Arial" w:cs="Arial"/>
        <w:sz w:val="20"/>
        <w:szCs w:val="20"/>
      </w:rPr>
    </w:pPr>
    <w:r>
      <w:rPr>
        <w:noProof/>
      </w:rPr>
      <w:drawing>
        <wp:anchor distT="0" distB="0" distL="114300" distR="114300" simplePos="0" relativeHeight="251658244" behindDoc="1" locked="0" layoutInCell="1" allowOverlap="1" wp14:anchorId="295EBF19" wp14:editId="295EBF1A">
          <wp:simplePos x="0" y="0"/>
          <wp:positionH relativeFrom="page">
            <wp:posOffset>8533433</wp:posOffset>
          </wp:positionH>
          <wp:positionV relativeFrom="page">
            <wp:posOffset>185259</wp:posOffset>
          </wp:positionV>
          <wp:extent cx="1548765" cy="508635"/>
          <wp:effectExtent l="0" t="0" r="0" b="5715"/>
          <wp:wrapNone/>
          <wp:docPr id="104604882" name="Grafik 104604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ildobjekt 40"/>
                  <pic:cNvPicPr>
                    <a:picLocks noChangeAspect="1"/>
                  </pic:cNvPicPr>
                </pic:nvPicPr>
                <pic:blipFill>
                  <a:blip r:embed="rId1"/>
                  <a:stretch/>
                </pic:blipFill>
                <pic:spPr bwMode="auto">
                  <a:xfrm>
                    <a:off x="0" y="0"/>
                    <a:ext cx="1548765" cy="508635"/>
                  </a:xfrm>
                  <a:prstGeom prst="rect">
                    <a:avLst/>
                  </a:prstGeom>
                  <a:noFill/>
                  <a:ln>
                    <a:noFill/>
                  </a:ln>
                </pic:spPr>
              </pic:pic>
            </a:graphicData>
          </a:graphic>
        </wp:anchor>
      </w:drawing>
    </w:r>
    <w:r>
      <w:rPr>
        <w:rFonts w:eastAsia="Arial" w:cs="Arial"/>
        <w:spacing w:val="-1"/>
        <w:sz w:val="20"/>
        <w:szCs w:val="20"/>
      </w:rPr>
      <w:t>P</w:t>
    </w:r>
    <w:r>
      <w:rPr>
        <w:rFonts w:eastAsia="Arial" w:cs="Arial"/>
        <w:spacing w:val="1"/>
        <w:sz w:val="20"/>
        <w:szCs w:val="20"/>
      </w:rPr>
      <w:t>E</w:t>
    </w:r>
    <w:r>
      <w:rPr>
        <w:rFonts w:eastAsia="Arial" w:cs="Arial"/>
        <w:spacing w:val="-1"/>
        <w:sz w:val="20"/>
        <w:szCs w:val="20"/>
      </w:rPr>
      <w:t>PP</w:t>
    </w:r>
    <w:r>
      <w:rPr>
        <w:rFonts w:eastAsia="Arial" w:cs="Arial"/>
        <w:spacing w:val="3"/>
        <w:sz w:val="20"/>
        <w:szCs w:val="20"/>
      </w:rPr>
      <w:t>O</w:t>
    </w:r>
    <w:r>
      <w:rPr>
        <w:rFonts w:eastAsia="Arial" w:cs="Arial"/>
        <w:sz w:val="20"/>
        <w:szCs w:val="20"/>
      </w:rPr>
      <w:t>L</w:t>
    </w:r>
    <w:r>
      <w:rPr>
        <w:rFonts w:eastAsia="Arial" w:cs="Arial"/>
        <w:spacing w:val="-8"/>
        <w:sz w:val="20"/>
        <w:szCs w:val="20"/>
      </w:rPr>
      <w:t xml:space="preserve"> </w:t>
    </w:r>
    <w:r>
      <w:rPr>
        <w:rFonts w:eastAsia="Arial" w:cs="Arial"/>
        <w:spacing w:val="1"/>
        <w:sz w:val="20"/>
        <w:szCs w:val="20"/>
      </w:rPr>
      <w:t>B</w:t>
    </w:r>
    <w:r>
      <w:rPr>
        <w:rFonts w:eastAsia="Arial" w:cs="Arial"/>
        <w:sz w:val="20"/>
        <w:szCs w:val="20"/>
      </w:rPr>
      <w:t>u</w:t>
    </w:r>
    <w:r>
      <w:rPr>
        <w:rFonts w:eastAsia="Arial" w:cs="Arial"/>
        <w:spacing w:val="1"/>
        <w:sz w:val="20"/>
        <w:szCs w:val="20"/>
      </w:rPr>
      <w:t>s</w:t>
    </w:r>
    <w:r>
      <w:rPr>
        <w:rFonts w:eastAsia="Arial" w:cs="Arial"/>
        <w:spacing w:val="-1"/>
        <w:sz w:val="20"/>
        <w:szCs w:val="20"/>
      </w:rPr>
      <w:t>i</w:t>
    </w:r>
    <w:r>
      <w:rPr>
        <w:rFonts w:eastAsia="Arial" w:cs="Arial"/>
        <w:sz w:val="20"/>
        <w:szCs w:val="20"/>
      </w:rPr>
      <w:t>n</w:t>
    </w:r>
    <w:r>
      <w:rPr>
        <w:rFonts w:eastAsia="Arial" w:cs="Arial"/>
        <w:spacing w:val="-1"/>
        <w:sz w:val="20"/>
        <w:szCs w:val="20"/>
      </w:rPr>
      <w:t>e</w:t>
    </w:r>
    <w:r>
      <w:rPr>
        <w:rFonts w:eastAsia="Arial" w:cs="Arial"/>
        <w:spacing w:val="1"/>
        <w:sz w:val="20"/>
        <w:szCs w:val="20"/>
      </w:rPr>
      <w:t>s</w:t>
    </w:r>
    <w:r>
      <w:rPr>
        <w:rFonts w:eastAsia="Arial" w:cs="Arial"/>
        <w:sz w:val="20"/>
        <w:szCs w:val="20"/>
      </w:rPr>
      <w:t>s</w:t>
    </w:r>
    <w:r>
      <w:rPr>
        <w:rFonts w:eastAsia="Arial" w:cs="Arial"/>
        <w:spacing w:val="-7"/>
        <w:sz w:val="20"/>
        <w:szCs w:val="20"/>
      </w:rPr>
      <w:t xml:space="preserve"> </w:t>
    </w:r>
    <w:r>
      <w:rPr>
        <w:rFonts w:eastAsia="Arial" w:cs="Arial"/>
        <w:sz w:val="20"/>
        <w:szCs w:val="20"/>
      </w:rPr>
      <w:t>I</w:t>
    </w:r>
    <w:r>
      <w:rPr>
        <w:rFonts w:eastAsia="Arial" w:cs="Arial"/>
        <w:spacing w:val="1"/>
        <w:sz w:val="20"/>
        <w:szCs w:val="20"/>
      </w:rPr>
      <w:t>n</w:t>
    </w:r>
    <w:r>
      <w:rPr>
        <w:rFonts w:eastAsia="Arial" w:cs="Arial"/>
        <w:sz w:val="20"/>
        <w:szCs w:val="20"/>
      </w:rPr>
      <w:t>tero</w:t>
    </w:r>
    <w:r>
      <w:rPr>
        <w:rFonts w:eastAsia="Arial" w:cs="Arial"/>
        <w:spacing w:val="2"/>
        <w:sz w:val="20"/>
        <w:szCs w:val="20"/>
      </w:rPr>
      <w:t>p</w:t>
    </w:r>
    <w:r>
      <w:rPr>
        <w:rFonts w:eastAsia="Arial" w:cs="Arial"/>
        <w:sz w:val="20"/>
        <w:szCs w:val="20"/>
      </w:rPr>
      <w:t>erab</w:t>
    </w:r>
    <w:r>
      <w:rPr>
        <w:rFonts w:eastAsia="Arial" w:cs="Arial"/>
        <w:spacing w:val="1"/>
        <w:sz w:val="20"/>
        <w:szCs w:val="20"/>
      </w:rPr>
      <w:t>i</w:t>
    </w:r>
    <w:r>
      <w:rPr>
        <w:rFonts w:eastAsia="Arial" w:cs="Arial"/>
        <w:spacing w:val="-1"/>
        <w:sz w:val="20"/>
        <w:szCs w:val="20"/>
      </w:rPr>
      <w:t>l</w:t>
    </w:r>
    <w:r>
      <w:rPr>
        <w:rFonts w:eastAsia="Arial" w:cs="Arial"/>
        <w:spacing w:val="1"/>
        <w:sz w:val="20"/>
        <w:szCs w:val="20"/>
      </w:rPr>
      <w:t>i</w:t>
    </w:r>
    <w:r>
      <w:rPr>
        <w:rFonts w:eastAsia="Arial" w:cs="Arial"/>
        <w:spacing w:val="2"/>
        <w:sz w:val="20"/>
        <w:szCs w:val="20"/>
      </w:rPr>
      <w:t>t</w:t>
    </w:r>
    <w:r>
      <w:rPr>
        <w:rFonts w:eastAsia="Arial" w:cs="Arial"/>
        <w:sz w:val="20"/>
        <w:szCs w:val="20"/>
      </w:rPr>
      <w:t>y</w:t>
    </w:r>
    <w:r>
      <w:rPr>
        <w:rFonts w:eastAsia="Arial" w:cs="Arial"/>
        <w:spacing w:val="-15"/>
        <w:sz w:val="20"/>
        <w:szCs w:val="20"/>
      </w:rPr>
      <w:t xml:space="preserve"> </w:t>
    </w:r>
    <w:r>
      <w:rPr>
        <w:rFonts w:eastAsia="Arial" w:cs="Arial"/>
        <w:spacing w:val="-1"/>
        <w:sz w:val="20"/>
        <w:szCs w:val="20"/>
      </w:rPr>
      <w:t>S</w:t>
    </w:r>
    <w:r>
      <w:rPr>
        <w:rFonts w:eastAsia="Arial" w:cs="Arial"/>
        <w:spacing w:val="2"/>
        <w:sz w:val="20"/>
        <w:szCs w:val="20"/>
      </w:rPr>
      <w:t>p</w:t>
    </w:r>
    <w:r>
      <w:rPr>
        <w:rFonts w:eastAsia="Arial" w:cs="Arial"/>
        <w:sz w:val="20"/>
        <w:szCs w:val="20"/>
      </w:rPr>
      <w:t>e</w:t>
    </w:r>
    <w:r>
      <w:rPr>
        <w:rFonts w:eastAsia="Arial" w:cs="Arial"/>
        <w:spacing w:val="1"/>
        <w:sz w:val="20"/>
        <w:szCs w:val="20"/>
      </w:rPr>
      <w:t>c</w:t>
    </w:r>
    <w:r>
      <w:rPr>
        <w:rFonts w:eastAsia="Arial" w:cs="Arial"/>
        <w:spacing w:val="-1"/>
        <w:sz w:val="20"/>
        <w:szCs w:val="20"/>
      </w:rPr>
      <w:t>i</w:t>
    </w:r>
    <w:r>
      <w:rPr>
        <w:rFonts w:eastAsia="Arial" w:cs="Arial"/>
        <w:spacing w:val="2"/>
        <w:sz w:val="20"/>
        <w:szCs w:val="20"/>
      </w:rPr>
      <w:t>f</w:t>
    </w:r>
    <w:r>
      <w:rPr>
        <w:rFonts w:eastAsia="Arial" w:cs="Arial"/>
        <w:spacing w:val="-1"/>
        <w:sz w:val="20"/>
        <w:szCs w:val="20"/>
      </w:rPr>
      <w:t>i</w:t>
    </w:r>
    <w:r>
      <w:rPr>
        <w:rFonts w:eastAsia="Arial" w:cs="Arial"/>
        <w:spacing w:val="1"/>
        <w:sz w:val="20"/>
        <w:szCs w:val="20"/>
      </w:rPr>
      <w:t>c</w:t>
    </w:r>
    <w:r>
      <w:rPr>
        <w:rFonts w:eastAsia="Arial" w:cs="Arial"/>
        <w:sz w:val="20"/>
        <w:szCs w:val="20"/>
      </w:rPr>
      <w:t>at</w:t>
    </w:r>
    <w:r>
      <w:rPr>
        <w:rFonts w:eastAsia="Arial" w:cs="Arial"/>
        <w:spacing w:val="1"/>
        <w:sz w:val="20"/>
        <w:szCs w:val="20"/>
      </w:rPr>
      <w:t>i</w:t>
    </w:r>
    <w:r>
      <w:rPr>
        <w:rFonts w:eastAsia="Arial" w:cs="Arial"/>
        <w:sz w:val="20"/>
        <w:szCs w:val="20"/>
      </w:rPr>
      <w:t>o</w:t>
    </w:r>
    <w:r>
      <w:rPr>
        <w:rFonts w:eastAsia="Arial" w:cs="Arial"/>
        <w:spacing w:val="-1"/>
        <w:sz w:val="20"/>
        <w:szCs w:val="20"/>
      </w:rPr>
      <w:t>n</w:t>
    </w:r>
  </w:p>
  <w:p w14:paraId="295EBF0D" w14:textId="7F844764" w:rsidR="00935197" w:rsidRDefault="00935197">
    <w:pPr>
      <w:ind w:left="20" w:right="-20"/>
      <w:rPr>
        <w:rFonts w:eastAsia="Arial" w:cs="Arial"/>
        <w:sz w:val="20"/>
        <w:szCs w:val="20"/>
      </w:rPr>
    </w:pPr>
    <w:r>
      <w:rPr>
        <w:rFonts w:eastAsia="Arial" w:cs="Arial"/>
        <w:sz w:val="20"/>
        <w:szCs w:val="20"/>
      </w:rPr>
      <w:t xml:space="preserve">Pre-award guide: Notification &amp; </w:t>
    </w:r>
    <w:r w:rsidR="00686DCF">
      <w:rPr>
        <w:rFonts w:eastAsia="Arial" w:cs="Arial"/>
        <w:sz w:val="20"/>
        <w:szCs w:val="20"/>
      </w:rPr>
      <w:t>Two-Stage Procedures</w:t>
    </w:r>
  </w:p>
  <w:p w14:paraId="295EBF0E" w14:textId="77777777" w:rsidR="00935197" w:rsidRDefault="00935197">
    <w:pPr>
      <w:pStyle w:val="Kopfzeile"/>
      <w:spacing w:after="68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5468C"/>
    <w:multiLevelType w:val="hybridMultilevel"/>
    <w:tmpl w:val="45A40170"/>
    <w:lvl w:ilvl="0" w:tplc="94284022">
      <w:start w:val="1"/>
      <w:numFmt w:val="bullet"/>
      <w:lvlText w:val=""/>
      <w:lvlJc w:val="left"/>
      <w:pPr>
        <w:ind w:left="720" w:hanging="360"/>
      </w:pPr>
      <w:rPr>
        <w:rFonts w:ascii="Symbol" w:hAnsi="Symbol" w:hint="default"/>
      </w:rPr>
    </w:lvl>
    <w:lvl w:ilvl="1" w:tplc="CD9A0A3C">
      <w:start w:val="1"/>
      <w:numFmt w:val="bullet"/>
      <w:lvlText w:val="o"/>
      <w:lvlJc w:val="left"/>
      <w:pPr>
        <w:ind w:left="1440" w:hanging="360"/>
      </w:pPr>
      <w:rPr>
        <w:rFonts w:ascii="Courier New" w:hAnsi="Courier New" w:cs="Courier New" w:hint="default"/>
      </w:rPr>
    </w:lvl>
    <w:lvl w:ilvl="2" w:tplc="EC3E86B8">
      <w:start w:val="1"/>
      <w:numFmt w:val="bullet"/>
      <w:lvlText w:val=""/>
      <w:lvlJc w:val="left"/>
      <w:pPr>
        <w:ind w:left="2160" w:hanging="360"/>
      </w:pPr>
      <w:rPr>
        <w:rFonts w:ascii="Wingdings" w:hAnsi="Wingdings" w:hint="default"/>
      </w:rPr>
    </w:lvl>
    <w:lvl w:ilvl="3" w:tplc="B81A749E">
      <w:start w:val="1"/>
      <w:numFmt w:val="bullet"/>
      <w:lvlText w:val=""/>
      <w:lvlJc w:val="left"/>
      <w:pPr>
        <w:ind w:left="2880" w:hanging="360"/>
      </w:pPr>
      <w:rPr>
        <w:rFonts w:ascii="Symbol" w:hAnsi="Symbol" w:hint="default"/>
      </w:rPr>
    </w:lvl>
    <w:lvl w:ilvl="4" w:tplc="4D308704">
      <w:start w:val="1"/>
      <w:numFmt w:val="bullet"/>
      <w:lvlText w:val="o"/>
      <w:lvlJc w:val="left"/>
      <w:pPr>
        <w:ind w:left="3600" w:hanging="360"/>
      </w:pPr>
      <w:rPr>
        <w:rFonts w:ascii="Courier New" w:hAnsi="Courier New" w:cs="Courier New" w:hint="default"/>
      </w:rPr>
    </w:lvl>
    <w:lvl w:ilvl="5" w:tplc="0A0CC292">
      <w:start w:val="1"/>
      <w:numFmt w:val="bullet"/>
      <w:lvlText w:val=""/>
      <w:lvlJc w:val="left"/>
      <w:pPr>
        <w:ind w:left="4320" w:hanging="360"/>
      </w:pPr>
      <w:rPr>
        <w:rFonts w:ascii="Wingdings" w:hAnsi="Wingdings" w:hint="default"/>
      </w:rPr>
    </w:lvl>
    <w:lvl w:ilvl="6" w:tplc="E6481B26">
      <w:start w:val="1"/>
      <w:numFmt w:val="bullet"/>
      <w:lvlText w:val=""/>
      <w:lvlJc w:val="left"/>
      <w:pPr>
        <w:ind w:left="5040" w:hanging="360"/>
      </w:pPr>
      <w:rPr>
        <w:rFonts w:ascii="Symbol" w:hAnsi="Symbol" w:hint="default"/>
      </w:rPr>
    </w:lvl>
    <w:lvl w:ilvl="7" w:tplc="F4004E3E">
      <w:start w:val="1"/>
      <w:numFmt w:val="bullet"/>
      <w:lvlText w:val="o"/>
      <w:lvlJc w:val="left"/>
      <w:pPr>
        <w:ind w:left="5760" w:hanging="360"/>
      </w:pPr>
      <w:rPr>
        <w:rFonts w:ascii="Courier New" w:hAnsi="Courier New" w:cs="Courier New" w:hint="default"/>
      </w:rPr>
    </w:lvl>
    <w:lvl w:ilvl="8" w:tplc="0D9EB7BA">
      <w:start w:val="1"/>
      <w:numFmt w:val="bullet"/>
      <w:lvlText w:val=""/>
      <w:lvlJc w:val="left"/>
      <w:pPr>
        <w:ind w:left="6480" w:hanging="360"/>
      </w:pPr>
      <w:rPr>
        <w:rFonts w:ascii="Wingdings" w:hAnsi="Wingdings" w:hint="default"/>
      </w:rPr>
    </w:lvl>
  </w:abstractNum>
  <w:abstractNum w:abstractNumId="1" w15:restartNumberingAfterBreak="0">
    <w:nsid w:val="07A047C4"/>
    <w:multiLevelType w:val="hybridMultilevel"/>
    <w:tmpl w:val="F7228E0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B5576EE"/>
    <w:multiLevelType w:val="hybridMultilevel"/>
    <w:tmpl w:val="AC0A90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B1231DF"/>
    <w:multiLevelType w:val="multilevel"/>
    <w:tmpl w:val="B0DC6190"/>
    <w:lvl w:ilvl="0">
      <w:start w:val="1"/>
      <w:numFmt w:val="decimal"/>
      <w:pStyle w:val="berschrift1"/>
      <w:lvlText w:val="%1"/>
      <w:lvlJc w:val="left"/>
      <w:pPr>
        <w:ind w:left="360" w:hanging="360"/>
      </w:pPr>
      <w:rPr>
        <w:rFonts w:hint="default"/>
      </w:rPr>
    </w:lvl>
    <w:lvl w:ilvl="1">
      <w:start w:val="1"/>
      <w:numFmt w:val="decimal"/>
      <w:pStyle w:val="berschrift2"/>
      <w:lvlText w:val="%1.%2"/>
      <w:lvlJc w:val="left"/>
      <w:pPr>
        <w:ind w:left="717"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3199"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4" w15:restartNumberingAfterBreak="0">
    <w:nsid w:val="1BC86E12"/>
    <w:multiLevelType w:val="multilevel"/>
    <w:tmpl w:val="7186BF72"/>
    <w:styleLink w:val="111111"/>
    <w:lvl w:ilvl="0">
      <w:start w:val="1"/>
      <w:numFmt w:val="decimal"/>
      <w:pStyle w:val="11111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2AF5546"/>
    <w:multiLevelType w:val="hybridMultilevel"/>
    <w:tmpl w:val="480A26B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A361391"/>
    <w:multiLevelType w:val="hybridMultilevel"/>
    <w:tmpl w:val="A52ADC56"/>
    <w:lvl w:ilvl="0" w:tplc="8E46BEFA">
      <w:start w:val="1"/>
      <w:numFmt w:val="bullet"/>
      <w:lvlText w:val=""/>
      <w:lvlJc w:val="left"/>
      <w:pPr>
        <w:ind w:left="774" w:hanging="360"/>
      </w:pPr>
      <w:rPr>
        <w:rFonts w:ascii="Symbol" w:hAnsi="Symbol" w:hint="default"/>
      </w:rPr>
    </w:lvl>
    <w:lvl w:ilvl="1" w:tplc="356E1C72">
      <w:start w:val="1"/>
      <w:numFmt w:val="bullet"/>
      <w:lvlText w:val="o"/>
      <w:lvlJc w:val="left"/>
      <w:pPr>
        <w:ind w:left="1494" w:hanging="360"/>
      </w:pPr>
      <w:rPr>
        <w:rFonts w:ascii="Courier New" w:hAnsi="Courier New" w:cs="Courier New" w:hint="default"/>
      </w:rPr>
    </w:lvl>
    <w:lvl w:ilvl="2" w:tplc="8EEC75B6">
      <w:start w:val="1"/>
      <w:numFmt w:val="bullet"/>
      <w:lvlText w:val=""/>
      <w:lvlJc w:val="left"/>
      <w:pPr>
        <w:ind w:left="2214" w:hanging="360"/>
      </w:pPr>
      <w:rPr>
        <w:rFonts w:ascii="Wingdings" w:hAnsi="Wingdings" w:hint="default"/>
      </w:rPr>
    </w:lvl>
    <w:lvl w:ilvl="3" w:tplc="4606A5C8">
      <w:start w:val="1"/>
      <w:numFmt w:val="bullet"/>
      <w:lvlText w:val=""/>
      <w:lvlJc w:val="left"/>
      <w:pPr>
        <w:ind w:left="2934" w:hanging="360"/>
      </w:pPr>
      <w:rPr>
        <w:rFonts w:ascii="Symbol" w:hAnsi="Symbol" w:hint="default"/>
      </w:rPr>
    </w:lvl>
    <w:lvl w:ilvl="4" w:tplc="84EE1480">
      <w:start w:val="1"/>
      <w:numFmt w:val="bullet"/>
      <w:lvlText w:val="o"/>
      <w:lvlJc w:val="left"/>
      <w:pPr>
        <w:ind w:left="3654" w:hanging="360"/>
      </w:pPr>
      <w:rPr>
        <w:rFonts w:ascii="Courier New" w:hAnsi="Courier New" w:cs="Courier New" w:hint="default"/>
      </w:rPr>
    </w:lvl>
    <w:lvl w:ilvl="5" w:tplc="B4E2EE68">
      <w:start w:val="1"/>
      <w:numFmt w:val="bullet"/>
      <w:lvlText w:val=""/>
      <w:lvlJc w:val="left"/>
      <w:pPr>
        <w:ind w:left="4374" w:hanging="360"/>
      </w:pPr>
      <w:rPr>
        <w:rFonts w:ascii="Wingdings" w:hAnsi="Wingdings" w:hint="default"/>
      </w:rPr>
    </w:lvl>
    <w:lvl w:ilvl="6" w:tplc="9384AF42">
      <w:start w:val="1"/>
      <w:numFmt w:val="bullet"/>
      <w:lvlText w:val=""/>
      <w:lvlJc w:val="left"/>
      <w:pPr>
        <w:ind w:left="5094" w:hanging="360"/>
      </w:pPr>
      <w:rPr>
        <w:rFonts w:ascii="Symbol" w:hAnsi="Symbol" w:hint="default"/>
      </w:rPr>
    </w:lvl>
    <w:lvl w:ilvl="7" w:tplc="04DA5FA4">
      <w:start w:val="1"/>
      <w:numFmt w:val="bullet"/>
      <w:lvlText w:val="o"/>
      <w:lvlJc w:val="left"/>
      <w:pPr>
        <w:ind w:left="5814" w:hanging="360"/>
      </w:pPr>
      <w:rPr>
        <w:rFonts w:ascii="Courier New" w:hAnsi="Courier New" w:cs="Courier New" w:hint="default"/>
      </w:rPr>
    </w:lvl>
    <w:lvl w:ilvl="8" w:tplc="6F06D890">
      <w:start w:val="1"/>
      <w:numFmt w:val="bullet"/>
      <w:lvlText w:val=""/>
      <w:lvlJc w:val="left"/>
      <w:pPr>
        <w:ind w:left="6534" w:hanging="360"/>
      </w:pPr>
      <w:rPr>
        <w:rFonts w:ascii="Wingdings" w:hAnsi="Wingdings" w:hint="default"/>
      </w:rPr>
    </w:lvl>
  </w:abstractNum>
  <w:abstractNum w:abstractNumId="7" w15:restartNumberingAfterBreak="0">
    <w:nsid w:val="38141525"/>
    <w:multiLevelType w:val="multilevel"/>
    <w:tmpl w:val="B20E3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0895CD8"/>
    <w:multiLevelType w:val="hybridMultilevel"/>
    <w:tmpl w:val="096CE02C"/>
    <w:lvl w:ilvl="0" w:tplc="B0D0B854">
      <w:start w:val="1"/>
      <w:numFmt w:val="bullet"/>
      <w:lvlText w:val=""/>
      <w:lvlJc w:val="left"/>
      <w:pPr>
        <w:ind w:left="720" w:hanging="360"/>
      </w:pPr>
      <w:rPr>
        <w:rFonts w:ascii="Symbol" w:hAnsi="Symbol" w:hint="default"/>
      </w:rPr>
    </w:lvl>
    <w:lvl w:ilvl="1" w:tplc="0C20A8E6">
      <w:start w:val="1"/>
      <w:numFmt w:val="bullet"/>
      <w:lvlText w:val="o"/>
      <w:lvlJc w:val="left"/>
      <w:pPr>
        <w:ind w:left="1440" w:hanging="360"/>
      </w:pPr>
      <w:rPr>
        <w:rFonts w:ascii="Courier New" w:hAnsi="Courier New" w:cs="Courier New" w:hint="default"/>
      </w:rPr>
    </w:lvl>
    <w:lvl w:ilvl="2" w:tplc="F5B24ECE">
      <w:start w:val="1"/>
      <w:numFmt w:val="bullet"/>
      <w:lvlText w:val=""/>
      <w:lvlJc w:val="left"/>
      <w:pPr>
        <w:ind w:left="2160" w:hanging="360"/>
      </w:pPr>
      <w:rPr>
        <w:rFonts w:ascii="Wingdings" w:hAnsi="Wingdings" w:hint="default"/>
      </w:rPr>
    </w:lvl>
    <w:lvl w:ilvl="3" w:tplc="98AEDF12">
      <w:start w:val="1"/>
      <w:numFmt w:val="bullet"/>
      <w:lvlText w:val=""/>
      <w:lvlJc w:val="left"/>
      <w:pPr>
        <w:ind w:left="2880" w:hanging="360"/>
      </w:pPr>
      <w:rPr>
        <w:rFonts w:ascii="Symbol" w:hAnsi="Symbol" w:hint="default"/>
      </w:rPr>
    </w:lvl>
    <w:lvl w:ilvl="4" w:tplc="75CE05F0">
      <w:start w:val="1"/>
      <w:numFmt w:val="bullet"/>
      <w:lvlText w:val="o"/>
      <w:lvlJc w:val="left"/>
      <w:pPr>
        <w:ind w:left="3600" w:hanging="360"/>
      </w:pPr>
      <w:rPr>
        <w:rFonts w:ascii="Courier New" w:hAnsi="Courier New" w:cs="Courier New" w:hint="default"/>
      </w:rPr>
    </w:lvl>
    <w:lvl w:ilvl="5" w:tplc="2D94043A">
      <w:start w:val="1"/>
      <w:numFmt w:val="bullet"/>
      <w:lvlText w:val=""/>
      <w:lvlJc w:val="left"/>
      <w:pPr>
        <w:ind w:left="4320" w:hanging="360"/>
      </w:pPr>
      <w:rPr>
        <w:rFonts w:ascii="Wingdings" w:hAnsi="Wingdings" w:hint="default"/>
      </w:rPr>
    </w:lvl>
    <w:lvl w:ilvl="6" w:tplc="7C622882">
      <w:start w:val="1"/>
      <w:numFmt w:val="bullet"/>
      <w:lvlText w:val=""/>
      <w:lvlJc w:val="left"/>
      <w:pPr>
        <w:ind w:left="5040" w:hanging="360"/>
      </w:pPr>
      <w:rPr>
        <w:rFonts w:ascii="Symbol" w:hAnsi="Symbol" w:hint="default"/>
      </w:rPr>
    </w:lvl>
    <w:lvl w:ilvl="7" w:tplc="59D83572">
      <w:start w:val="1"/>
      <w:numFmt w:val="bullet"/>
      <w:lvlText w:val="o"/>
      <w:lvlJc w:val="left"/>
      <w:pPr>
        <w:ind w:left="5760" w:hanging="360"/>
      </w:pPr>
      <w:rPr>
        <w:rFonts w:ascii="Courier New" w:hAnsi="Courier New" w:cs="Courier New" w:hint="default"/>
      </w:rPr>
    </w:lvl>
    <w:lvl w:ilvl="8" w:tplc="D482F896">
      <w:start w:val="1"/>
      <w:numFmt w:val="bullet"/>
      <w:lvlText w:val=""/>
      <w:lvlJc w:val="left"/>
      <w:pPr>
        <w:ind w:left="6480" w:hanging="360"/>
      </w:pPr>
      <w:rPr>
        <w:rFonts w:ascii="Wingdings" w:hAnsi="Wingdings" w:hint="default"/>
      </w:rPr>
    </w:lvl>
  </w:abstractNum>
  <w:abstractNum w:abstractNumId="9" w15:restartNumberingAfterBreak="0">
    <w:nsid w:val="55A977FE"/>
    <w:multiLevelType w:val="hybridMultilevel"/>
    <w:tmpl w:val="609CD30E"/>
    <w:lvl w:ilvl="0" w:tplc="58E47A5C">
      <w:start w:val="1"/>
      <w:numFmt w:val="bullet"/>
      <w:lvlText w:val=""/>
      <w:lvlJc w:val="left"/>
      <w:pPr>
        <w:ind w:left="720" w:hanging="360"/>
      </w:pPr>
      <w:rPr>
        <w:rFonts w:ascii="Symbol" w:hAnsi="Symbol" w:hint="default"/>
      </w:rPr>
    </w:lvl>
    <w:lvl w:ilvl="1" w:tplc="8BE67A92">
      <w:start w:val="1"/>
      <w:numFmt w:val="bullet"/>
      <w:lvlText w:val="o"/>
      <w:lvlJc w:val="left"/>
      <w:pPr>
        <w:ind w:left="1440" w:hanging="360"/>
      </w:pPr>
      <w:rPr>
        <w:rFonts w:ascii="Courier New" w:hAnsi="Courier New" w:cs="Courier New" w:hint="default"/>
      </w:rPr>
    </w:lvl>
    <w:lvl w:ilvl="2" w:tplc="BD60AAD0">
      <w:start w:val="1"/>
      <w:numFmt w:val="bullet"/>
      <w:lvlText w:val=""/>
      <w:lvlJc w:val="left"/>
      <w:pPr>
        <w:ind w:left="2160" w:hanging="360"/>
      </w:pPr>
      <w:rPr>
        <w:rFonts w:ascii="Wingdings" w:hAnsi="Wingdings" w:hint="default"/>
      </w:rPr>
    </w:lvl>
    <w:lvl w:ilvl="3" w:tplc="7F9046BC">
      <w:start w:val="1"/>
      <w:numFmt w:val="bullet"/>
      <w:lvlText w:val=""/>
      <w:lvlJc w:val="left"/>
      <w:pPr>
        <w:ind w:left="2880" w:hanging="360"/>
      </w:pPr>
      <w:rPr>
        <w:rFonts w:ascii="Symbol" w:hAnsi="Symbol" w:hint="default"/>
      </w:rPr>
    </w:lvl>
    <w:lvl w:ilvl="4" w:tplc="2472A5EA">
      <w:start w:val="1"/>
      <w:numFmt w:val="bullet"/>
      <w:lvlText w:val="o"/>
      <w:lvlJc w:val="left"/>
      <w:pPr>
        <w:ind w:left="3600" w:hanging="360"/>
      </w:pPr>
      <w:rPr>
        <w:rFonts w:ascii="Courier New" w:hAnsi="Courier New" w:cs="Courier New" w:hint="default"/>
      </w:rPr>
    </w:lvl>
    <w:lvl w:ilvl="5" w:tplc="7CE28972">
      <w:start w:val="1"/>
      <w:numFmt w:val="bullet"/>
      <w:lvlText w:val=""/>
      <w:lvlJc w:val="left"/>
      <w:pPr>
        <w:ind w:left="4320" w:hanging="360"/>
      </w:pPr>
      <w:rPr>
        <w:rFonts w:ascii="Wingdings" w:hAnsi="Wingdings" w:hint="default"/>
      </w:rPr>
    </w:lvl>
    <w:lvl w:ilvl="6" w:tplc="6B5046E6">
      <w:start w:val="1"/>
      <w:numFmt w:val="bullet"/>
      <w:lvlText w:val=""/>
      <w:lvlJc w:val="left"/>
      <w:pPr>
        <w:ind w:left="5040" w:hanging="360"/>
      </w:pPr>
      <w:rPr>
        <w:rFonts w:ascii="Symbol" w:hAnsi="Symbol" w:hint="default"/>
      </w:rPr>
    </w:lvl>
    <w:lvl w:ilvl="7" w:tplc="449EE224">
      <w:start w:val="1"/>
      <w:numFmt w:val="bullet"/>
      <w:lvlText w:val="o"/>
      <w:lvlJc w:val="left"/>
      <w:pPr>
        <w:ind w:left="5760" w:hanging="360"/>
      </w:pPr>
      <w:rPr>
        <w:rFonts w:ascii="Courier New" w:hAnsi="Courier New" w:cs="Courier New" w:hint="default"/>
      </w:rPr>
    </w:lvl>
    <w:lvl w:ilvl="8" w:tplc="FB64CAD8">
      <w:start w:val="1"/>
      <w:numFmt w:val="bullet"/>
      <w:lvlText w:val=""/>
      <w:lvlJc w:val="left"/>
      <w:pPr>
        <w:ind w:left="6480" w:hanging="360"/>
      </w:pPr>
      <w:rPr>
        <w:rFonts w:ascii="Wingdings" w:hAnsi="Wingdings" w:hint="default"/>
      </w:rPr>
    </w:lvl>
  </w:abstractNum>
  <w:abstractNum w:abstractNumId="10" w15:restartNumberingAfterBreak="0">
    <w:nsid w:val="60416F87"/>
    <w:multiLevelType w:val="hybridMultilevel"/>
    <w:tmpl w:val="DF50AF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675E463C"/>
    <w:multiLevelType w:val="hybridMultilevel"/>
    <w:tmpl w:val="43FA3080"/>
    <w:lvl w:ilvl="0" w:tplc="2C68ECF4">
      <w:start w:val="1"/>
      <w:numFmt w:val="bullet"/>
      <w:lvlText w:val=""/>
      <w:lvlJc w:val="left"/>
      <w:pPr>
        <w:ind w:left="720" w:hanging="360"/>
      </w:pPr>
      <w:rPr>
        <w:rFonts w:ascii="Symbol" w:hAnsi="Symbol" w:hint="default"/>
      </w:rPr>
    </w:lvl>
    <w:lvl w:ilvl="1" w:tplc="0E2C1DE4">
      <w:start w:val="1"/>
      <w:numFmt w:val="bullet"/>
      <w:lvlText w:val="o"/>
      <w:lvlJc w:val="left"/>
      <w:pPr>
        <w:ind w:left="1440" w:hanging="360"/>
      </w:pPr>
      <w:rPr>
        <w:rFonts w:ascii="Courier New" w:hAnsi="Courier New" w:cs="Courier New" w:hint="default"/>
      </w:rPr>
    </w:lvl>
    <w:lvl w:ilvl="2" w:tplc="218085EA">
      <w:start w:val="1"/>
      <w:numFmt w:val="bullet"/>
      <w:lvlText w:val=""/>
      <w:lvlJc w:val="left"/>
      <w:pPr>
        <w:ind w:left="2160" w:hanging="360"/>
      </w:pPr>
      <w:rPr>
        <w:rFonts w:ascii="Wingdings" w:hAnsi="Wingdings" w:hint="default"/>
      </w:rPr>
    </w:lvl>
    <w:lvl w:ilvl="3" w:tplc="F1922492">
      <w:start w:val="1"/>
      <w:numFmt w:val="bullet"/>
      <w:lvlText w:val=""/>
      <w:lvlJc w:val="left"/>
      <w:pPr>
        <w:ind w:left="2880" w:hanging="360"/>
      </w:pPr>
      <w:rPr>
        <w:rFonts w:ascii="Symbol" w:hAnsi="Symbol" w:hint="default"/>
      </w:rPr>
    </w:lvl>
    <w:lvl w:ilvl="4" w:tplc="4FB06808">
      <w:start w:val="1"/>
      <w:numFmt w:val="bullet"/>
      <w:lvlText w:val="o"/>
      <w:lvlJc w:val="left"/>
      <w:pPr>
        <w:ind w:left="3600" w:hanging="360"/>
      </w:pPr>
      <w:rPr>
        <w:rFonts w:ascii="Courier New" w:hAnsi="Courier New" w:cs="Courier New" w:hint="default"/>
      </w:rPr>
    </w:lvl>
    <w:lvl w:ilvl="5" w:tplc="5442F7F0">
      <w:start w:val="1"/>
      <w:numFmt w:val="bullet"/>
      <w:lvlText w:val=""/>
      <w:lvlJc w:val="left"/>
      <w:pPr>
        <w:ind w:left="4320" w:hanging="360"/>
      </w:pPr>
      <w:rPr>
        <w:rFonts w:ascii="Wingdings" w:hAnsi="Wingdings" w:hint="default"/>
      </w:rPr>
    </w:lvl>
    <w:lvl w:ilvl="6" w:tplc="53BA8376">
      <w:start w:val="1"/>
      <w:numFmt w:val="bullet"/>
      <w:lvlText w:val=""/>
      <w:lvlJc w:val="left"/>
      <w:pPr>
        <w:ind w:left="5040" w:hanging="360"/>
      </w:pPr>
      <w:rPr>
        <w:rFonts w:ascii="Symbol" w:hAnsi="Symbol" w:hint="default"/>
      </w:rPr>
    </w:lvl>
    <w:lvl w:ilvl="7" w:tplc="E610AED4">
      <w:start w:val="1"/>
      <w:numFmt w:val="bullet"/>
      <w:lvlText w:val="o"/>
      <w:lvlJc w:val="left"/>
      <w:pPr>
        <w:ind w:left="5760" w:hanging="360"/>
      </w:pPr>
      <w:rPr>
        <w:rFonts w:ascii="Courier New" w:hAnsi="Courier New" w:cs="Courier New" w:hint="default"/>
      </w:rPr>
    </w:lvl>
    <w:lvl w:ilvl="8" w:tplc="7C68294A">
      <w:start w:val="1"/>
      <w:numFmt w:val="bullet"/>
      <w:lvlText w:val=""/>
      <w:lvlJc w:val="left"/>
      <w:pPr>
        <w:ind w:left="6480" w:hanging="360"/>
      </w:pPr>
      <w:rPr>
        <w:rFonts w:ascii="Wingdings" w:hAnsi="Wingdings" w:hint="default"/>
      </w:rPr>
    </w:lvl>
  </w:abstractNum>
  <w:abstractNum w:abstractNumId="12" w15:restartNumberingAfterBreak="0">
    <w:nsid w:val="6A67304E"/>
    <w:multiLevelType w:val="hybridMultilevel"/>
    <w:tmpl w:val="96AE099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15:restartNumberingAfterBreak="0">
    <w:nsid w:val="74564D6D"/>
    <w:multiLevelType w:val="multilevel"/>
    <w:tmpl w:val="B9429D36"/>
    <w:lvl w:ilvl="0">
      <w:start w:val="1"/>
      <w:numFmt w:val="upperLetter"/>
      <w:pStyle w:val="ANNEX"/>
      <w:suff w:val="nothing"/>
      <w:lvlText w:val="Annex %1"/>
      <w:lvlJc w:val="left"/>
      <w:pPr>
        <w:ind w:left="0" w:firstLine="0"/>
      </w:pPr>
      <w:rPr>
        <w:rFonts w:ascii="Arial" w:hAnsi="Arial" w:hint="default"/>
        <w:b/>
        <w:i w:val="0"/>
        <w:sz w:val="28"/>
      </w:rPr>
    </w:lvl>
    <w:lvl w:ilvl="1">
      <w:start w:val="1"/>
      <w:numFmt w:val="decimal"/>
      <w:pStyle w:val="a2"/>
      <w:lvlText w:val="%1.%2"/>
      <w:lvlJc w:val="left"/>
      <w:pPr>
        <w:tabs>
          <w:tab w:val="num" w:pos="360"/>
        </w:tabs>
        <w:ind w:left="0" w:firstLine="0"/>
      </w:pPr>
      <w:rPr>
        <w:b/>
        <w:i w:val="0"/>
      </w:rPr>
    </w:lvl>
    <w:lvl w:ilvl="2">
      <w:start w:val="1"/>
      <w:numFmt w:val="decimal"/>
      <w:pStyle w:val="a3"/>
      <w:lvlText w:val="%1.%2.%3"/>
      <w:lvlJc w:val="left"/>
      <w:pPr>
        <w:tabs>
          <w:tab w:val="num" w:pos="720"/>
        </w:tabs>
        <w:ind w:left="0" w:firstLine="0"/>
      </w:pPr>
      <w:rPr>
        <w:b/>
        <w:i w:val="0"/>
      </w:rPr>
    </w:lvl>
    <w:lvl w:ilvl="3">
      <w:start w:val="1"/>
      <w:numFmt w:val="decimal"/>
      <w:pStyle w:val="a4"/>
      <w:lvlText w:val="%1.%2.%3.%4"/>
      <w:lvlJc w:val="left"/>
      <w:pPr>
        <w:tabs>
          <w:tab w:val="num" w:pos="1080"/>
        </w:tabs>
        <w:ind w:left="0" w:firstLine="0"/>
      </w:pPr>
      <w:rPr>
        <w:b/>
        <w:i w:val="0"/>
      </w:rPr>
    </w:lvl>
    <w:lvl w:ilvl="4">
      <w:start w:val="1"/>
      <w:numFmt w:val="decimal"/>
      <w:pStyle w:val="a5"/>
      <w:lvlText w:val="%1.%2.%3.%4.%5"/>
      <w:lvlJc w:val="left"/>
      <w:pPr>
        <w:tabs>
          <w:tab w:val="num" w:pos="1080"/>
        </w:tabs>
        <w:ind w:left="0" w:firstLine="0"/>
      </w:pPr>
      <w:rPr>
        <w:b/>
        <w:i w:val="0"/>
      </w:rPr>
    </w:lvl>
    <w:lvl w:ilvl="5">
      <w:start w:val="1"/>
      <w:numFmt w:val="decimal"/>
      <w:pStyle w:val="a6"/>
      <w:lvlText w:val="%1.%2.%3.%4.%5.%6"/>
      <w:lvlJc w:val="left"/>
      <w:pPr>
        <w:tabs>
          <w:tab w:val="num" w:pos="1440"/>
        </w:tabs>
        <w:ind w:left="0" w:firstLine="0"/>
      </w:pPr>
      <w:rPr>
        <w:b/>
        <w:i w:val="0"/>
      </w:rPr>
    </w:lvl>
    <w:lvl w:ilvl="6">
      <w:start w:val="1"/>
      <w:numFmt w:val="lowerRoman"/>
      <w:lvlText w:val="(%7)"/>
      <w:lvlJc w:val="left"/>
      <w:pPr>
        <w:tabs>
          <w:tab w:val="num" w:pos="504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14" w15:restartNumberingAfterBreak="0">
    <w:nsid w:val="771A7691"/>
    <w:multiLevelType w:val="multilevel"/>
    <w:tmpl w:val="9E5011D8"/>
    <w:lvl w:ilvl="0">
      <w:start w:val="1"/>
      <w:numFmt w:val="upperLetter"/>
      <w:pStyle w:val="ANNEXN"/>
      <w:suff w:val="nothing"/>
      <w:lvlText w:val="Annex N%1"/>
      <w:lvlJc w:val="left"/>
      <w:pPr>
        <w:ind w:left="0" w:firstLine="0"/>
      </w:pPr>
      <w:rPr>
        <w:b/>
        <w:i w:val="0"/>
      </w:rPr>
    </w:lvl>
    <w:lvl w:ilvl="1">
      <w:start w:val="1"/>
      <w:numFmt w:val="decimal"/>
      <w:pStyle w:val="na2"/>
      <w:suff w:val="nothing"/>
      <w:lvlText w:val="N%1.%2"/>
      <w:lvlJc w:val="left"/>
      <w:pPr>
        <w:ind w:left="0" w:firstLine="0"/>
      </w:pPr>
    </w:lvl>
    <w:lvl w:ilvl="2">
      <w:start w:val="1"/>
      <w:numFmt w:val="decimal"/>
      <w:pStyle w:val="na3"/>
      <w:suff w:val="nothing"/>
      <w:lvlText w:val="N%1.%2.%3"/>
      <w:lvlJc w:val="left"/>
      <w:pPr>
        <w:ind w:left="0" w:firstLine="0"/>
      </w:pPr>
    </w:lvl>
    <w:lvl w:ilvl="3">
      <w:start w:val="1"/>
      <w:numFmt w:val="decimal"/>
      <w:pStyle w:val="na4"/>
      <w:suff w:val="nothing"/>
      <w:lvlText w:val="N%1.%2.%3.%4"/>
      <w:lvlJc w:val="left"/>
      <w:pPr>
        <w:ind w:left="0" w:firstLine="0"/>
      </w:pPr>
    </w:lvl>
    <w:lvl w:ilvl="4">
      <w:start w:val="1"/>
      <w:numFmt w:val="decimal"/>
      <w:pStyle w:val="na5"/>
      <w:suff w:val="nothing"/>
      <w:lvlText w:val="N%1.%2.%3.%4.%5"/>
      <w:lvlJc w:val="left"/>
      <w:pPr>
        <w:ind w:left="0" w:firstLine="0"/>
      </w:pPr>
    </w:lvl>
    <w:lvl w:ilvl="5">
      <w:start w:val="1"/>
      <w:numFmt w:val="decimal"/>
      <w:pStyle w:val="na6"/>
      <w:suff w:val="nothing"/>
      <w:lvlText w:val="N%1.%2.%3.%4.%5.%6"/>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460654496">
    <w:abstractNumId w:val="4"/>
  </w:num>
  <w:num w:numId="2" w16cid:durableId="751387857">
    <w:abstractNumId w:val="9"/>
  </w:num>
  <w:num w:numId="3" w16cid:durableId="193542287">
    <w:abstractNumId w:val="13"/>
  </w:num>
  <w:num w:numId="4" w16cid:durableId="295138781">
    <w:abstractNumId w:val="3"/>
  </w:num>
  <w:num w:numId="5" w16cid:durableId="1215240031">
    <w:abstractNumId w:val="11"/>
  </w:num>
  <w:num w:numId="6" w16cid:durableId="2028746957">
    <w:abstractNumId w:val="14"/>
  </w:num>
  <w:num w:numId="7" w16cid:durableId="676032993">
    <w:abstractNumId w:val="6"/>
  </w:num>
  <w:num w:numId="8" w16cid:durableId="1891726718">
    <w:abstractNumId w:val="0"/>
  </w:num>
  <w:num w:numId="9" w16cid:durableId="1771196302">
    <w:abstractNumId w:val="8"/>
  </w:num>
  <w:num w:numId="10" w16cid:durableId="762264817">
    <w:abstractNumId w:val="5"/>
  </w:num>
  <w:num w:numId="11" w16cid:durableId="563369649">
    <w:abstractNumId w:val="2"/>
  </w:num>
  <w:num w:numId="12" w16cid:durableId="2710098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16524264">
    <w:abstractNumId w:val="1"/>
  </w:num>
  <w:num w:numId="14" w16cid:durableId="863716426">
    <w:abstractNumId w:val="7"/>
  </w:num>
  <w:num w:numId="15" w16cid:durableId="402028748">
    <w:abstractNumId w:val="3"/>
  </w:num>
  <w:num w:numId="16" w16cid:durableId="1173378320">
    <w:abstractNumId w:val="3"/>
  </w:num>
  <w:num w:numId="17" w16cid:durableId="864632074">
    <w:abstractNumId w:val="10"/>
  </w:num>
  <w:num w:numId="18" w16cid:durableId="8415496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92814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411480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338835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57547101">
    <w:abstractNumId w:val="3"/>
  </w:num>
  <w:num w:numId="23" w16cid:durableId="1326782397">
    <w:abstractNumId w:val="12"/>
  </w:num>
  <w:num w:numId="24" w16cid:durableId="15157309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1011027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7377068">
    <w:abstractNumId w:val="3"/>
  </w:num>
  <w:num w:numId="27" w16cid:durableId="1120567181">
    <w:abstractNumId w:val="3"/>
  </w:num>
  <w:num w:numId="28" w16cid:durableId="1678382419">
    <w:abstractNumId w:val="3"/>
  </w:num>
  <w:num w:numId="29" w16cid:durableId="666978374">
    <w:abstractNumId w:val="3"/>
  </w:num>
  <w:num w:numId="30" w16cid:durableId="1723939712">
    <w:abstractNumId w:val="3"/>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ll, Gabriele">
    <w15:presenceInfo w15:providerId="AD" w15:userId="S::Gabriele.Dall@adesso.de::b2cc9f22-f553-4f5c-a04a-8abf6b38e8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trackRevisions/>
  <w:defaultTabStop w:val="720"/>
  <w:hyphenationZone w:val="425"/>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540"/>
    <w:rsid w:val="00000249"/>
    <w:rsid w:val="00000A45"/>
    <w:rsid w:val="00000B4E"/>
    <w:rsid w:val="00002FF7"/>
    <w:rsid w:val="00004195"/>
    <w:rsid w:val="00006F07"/>
    <w:rsid w:val="00010A14"/>
    <w:rsid w:val="00011497"/>
    <w:rsid w:val="00011EF4"/>
    <w:rsid w:val="00012205"/>
    <w:rsid w:val="00012625"/>
    <w:rsid w:val="00012C80"/>
    <w:rsid w:val="00012DEC"/>
    <w:rsid w:val="00014471"/>
    <w:rsid w:val="000153D9"/>
    <w:rsid w:val="00016AF4"/>
    <w:rsid w:val="00016BE3"/>
    <w:rsid w:val="000207AB"/>
    <w:rsid w:val="0003047D"/>
    <w:rsid w:val="000305FD"/>
    <w:rsid w:val="00031955"/>
    <w:rsid w:val="00034891"/>
    <w:rsid w:val="00035073"/>
    <w:rsid w:val="00035A1D"/>
    <w:rsid w:val="000362A5"/>
    <w:rsid w:val="0003727F"/>
    <w:rsid w:val="00045995"/>
    <w:rsid w:val="00045C73"/>
    <w:rsid w:val="000510B9"/>
    <w:rsid w:val="00053332"/>
    <w:rsid w:val="00053FE3"/>
    <w:rsid w:val="00054B64"/>
    <w:rsid w:val="000555C0"/>
    <w:rsid w:val="00056961"/>
    <w:rsid w:val="00062F5C"/>
    <w:rsid w:val="00063CDF"/>
    <w:rsid w:val="00063FBC"/>
    <w:rsid w:val="00064E86"/>
    <w:rsid w:val="00065018"/>
    <w:rsid w:val="000658F9"/>
    <w:rsid w:val="000659B0"/>
    <w:rsid w:val="00071762"/>
    <w:rsid w:val="00071855"/>
    <w:rsid w:val="00073144"/>
    <w:rsid w:val="00073248"/>
    <w:rsid w:val="0007351C"/>
    <w:rsid w:val="00073A03"/>
    <w:rsid w:val="0007732A"/>
    <w:rsid w:val="000829FA"/>
    <w:rsid w:val="00083F03"/>
    <w:rsid w:val="00085B5D"/>
    <w:rsid w:val="00086059"/>
    <w:rsid w:val="000864F1"/>
    <w:rsid w:val="00087ED3"/>
    <w:rsid w:val="000904D4"/>
    <w:rsid w:val="00093540"/>
    <w:rsid w:val="0009645C"/>
    <w:rsid w:val="000A007B"/>
    <w:rsid w:val="000A208B"/>
    <w:rsid w:val="000A219F"/>
    <w:rsid w:val="000A30D8"/>
    <w:rsid w:val="000A320F"/>
    <w:rsid w:val="000B0604"/>
    <w:rsid w:val="000B2CC3"/>
    <w:rsid w:val="000B30BC"/>
    <w:rsid w:val="000B3C90"/>
    <w:rsid w:val="000B578A"/>
    <w:rsid w:val="000B58EB"/>
    <w:rsid w:val="000B6541"/>
    <w:rsid w:val="000B670F"/>
    <w:rsid w:val="000B711F"/>
    <w:rsid w:val="000C13FB"/>
    <w:rsid w:val="000C22E2"/>
    <w:rsid w:val="000C41BE"/>
    <w:rsid w:val="000C66F1"/>
    <w:rsid w:val="000D00DB"/>
    <w:rsid w:val="000D1AC0"/>
    <w:rsid w:val="000D21E2"/>
    <w:rsid w:val="000D26B0"/>
    <w:rsid w:val="000D544F"/>
    <w:rsid w:val="000D7058"/>
    <w:rsid w:val="000E04C1"/>
    <w:rsid w:val="000E3F94"/>
    <w:rsid w:val="000E5A2B"/>
    <w:rsid w:val="000E6AC1"/>
    <w:rsid w:val="000E7CB2"/>
    <w:rsid w:val="000F16B2"/>
    <w:rsid w:val="000F329B"/>
    <w:rsid w:val="0010238F"/>
    <w:rsid w:val="001035AF"/>
    <w:rsid w:val="00103DC0"/>
    <w:rsid w:val="00104037"/>
    <w:rsid w:val="00106A50"/>
    <w:rsid w:val="00106BD5"/>
    <w:rsid w:val="00107BEC"/>
    <w:rsid w:val="00112CB6"/>
    <w:rsid w:val="00113474"/>
    <w:rsid w:val="0011631D"/>
    <w:rsid w:val="00116783"/>
    <w:rsid w:val="00117F01"/>
    <w:rsid w:val="00120AC9"/>
    <w:rsid w:val="0012133A"/>
    <w:rsid w:val="00121451"/>
    <w:rsid w:val="00121E69"/>
    <w:rsid w:val="0012510D"/>
    <w:rsid w:val="00125517"/>
    <w:rsid w:val="0012564E"/>
    <w:rsid w:val="00125C96"/>
    <w:rsid w:val="00126875"/>
    <w:rsid w:val="00130F77"/>
    <w:rsid w:val="0013416B"/>
    <w:rsid w:val="001369C2"/>
    <w:rsid w:val="00137BEA"/>
    <w:rsid w:val="001400A7"/>
    <w:rsid w:val="00140A53"/>
    <w:rsid w:val="00142E78"/>
    <w:rsid w:val="001431FE"/>
    <w:rsid w:val="00145DDE"/>
    <w:rsid w:val="00146877"/>
    <w:rsid w:val="001471F6"/>
    <w:rsid w:val="00150584"/>
    <w:rsid w:val="0015083C"/>
    <w:rsid w:val="00151687"/>
    <w:rsid w:val="001522B6"/>
    <w:rsid w:val="00152B44"/>
    <w:rsid w:val="0015453D"/>
    <w:rsid w:val="00154DE3"/>
    <w:rsid w:val="0015615C"/>
    <w:rsid w:val="00157B84"/>
    <w:rsid w:val="00157F1B"/>
    <w:rsid w:val="00167525"/>
    <w:rsid w:val="00167553"/>
    <w:rsid w:val="001679CE"/>
    <w:rsid w:val="001708ED"/>
    <w:rsid w:val="00172DE2"/>
    <w:rsid w:val="00173261"/>
    <w:rsid w:val="00176F20"/>
    <w:rsid w:val="00177D67"/>
    <w:rsid w:val="00180822"/>
    <w:rsid w:val="00181191"/>
    <w:rsid w:val="001819B0"/>
    <w:rsid w:val="00185336"/>
    <w:rsid w:val="00185BA8"/>
    <w:rsid w:val="00187AA0"/>
    <w:rsid w:val="00190792"/>
    <w:rsid w:val="0019378F"/>
    <w:rsid w:val="00196FA8"/>
    <w:rsid w:val="0019796A"/>
    <w:rsid w:val="001A04A6"/>
    <w:rsid w:val="001A1689"/>
    <w:rsid w:val="001A1DCA"/>
    <w:rsid w:val="001A2546"/>
    <w:rsid w:val="001A3E2A"/>
    <w:rsid w:val="001A4431"/>
    <w:rsid w:val="001A66CB"/>
    <w:rsid w:val="001A703D"/>
    <w:rsid w:val="001B177C"/>
    <w:rsid w:val="001B339C"/>
    <w:rsid w:val="001C3278"/>
    <w:rsid w:val="001C5384"/>
    <w:rsid w:val="001C560F"/>
    <w:rsid w:val="001D1A26"/>
    <w:rsid w:val="001D1EA1"/>
    <w:rsid w:val="001D28B1"/>
    <w:rsid w:val="001D2FD2"/>
    <w:rsid w:val="001D3573"/>
    <w:rsid w:val="001D405A"/>
    <w:rsid w:val="001D4820"/>
    <w:rsid w:val="001D4B13"/>
    <w:rsid w:val="001D7909"/>
    <w:rsid w:val="001E0848"/>
    <w:rsid w:val="001E0A5D"/>
    <w:rsid w:val="001E17F2"/>
    <w:rsid w:val="001E1C5F"/>
    <w:rsid w:val="001E2053"/>
    <w:rsid w:val="001E26C5"/>
    <w:rsid w:val="001E36CC"/>
    <w:rsid w:val="001E779B"/>
    <w:rsid w:val="001F1D4C"/>
    <w:rsid w:val="001F1E4C"/>
    <w:rsid w:val="001F48D6"/>
    <w:rsid w:val="0020067D"/>
    <w:rsid w:val="00205673"/>
    <w:rsid w:val="00205DDF"/>
    <w:rsid w:val="002115A8"/>
    <w:rsid w:val="002125DC"/>
    <w:rsid w:val="00213E1E"/>
    <w:rsid w:val="00213FF3"/>
    <w:rsid w:val="002214A5"/>
    <w:rsid w:val="00221754"/>
    <w:rsid w:val="0022335B"/>
    <w:rsid w:val="00223A2D"/>
    <w:rsid w:val="00223F5B"/>
    <w:rsid w:val="00227D9C"/>
    <w:rsid w:val="0023211A"/>
    <w:rsid w:val="00232FD8"/>
    <w:rsid w:val="002346B3"/>
    <w:rsid w:val="00241BCC"/>
    <w:rsid w:val="00242397"/>
    <w:rsid w:val="002423DA"/>
    <w:rsid w:val="002431A7"/>
    <w:rsid w:val="00243B1F"/>
    <w:rsid w:val="00244EA0"/>
    <w:rsid w:val="00246EED"/>
    <w:rsid w:val="00247EA8"/>
    <w:rsid w:val="00250D3A"/>
    <w:rsid w:val="00254508"/>
    <w:rsid w:val="002555D7"/>
    <w:rsid w:val="002603E1"/>
    <w:rsid w:val="00262452"/>
    <w:rsid w:val="00265B95"/>
    <w:rsid w:val="002663E6"/>
    <w:rsid w:val="002673E0"/>
    <w:rsid w:val="002756DA"/>
    <w:rsid w:val="0027628F"/>
    <w:rsid w:val="002765BF"/>
    <w:rsid w:val="00280D38"/>
    <w:rsid w:val="00282E5B"/>
    <w:rsid w:val="00284C8B"/>
    <w:rsid w:val="00285629"/>
    <w:rsid w:val="00286300"/>
    <w:rsid w:val="00286A66"/>
    <w:rsid w:val="002871D6"/>
    <w:rsid w:val="0029064C"/>
    <w:rsid w:val="002913B5"/>
    <w:rsid w:val="002914AF"/>
    <w:rsid w:val="002965CB"/>
    <w:rsid w:val="002A46AD"/>
    <w:rsid w:val="002A522E"/>
    <w:rsid w:val="002A61EF"/>
    <w:rsid w:val="002A640D"/>
    <w:rsid w:val="002A7115"/>
    <w:rsid w:val="002B0DD5"/>
    <w:rsid w:val="002B1707"/>
    <w:rsid w:val="002B2A14"/>
    <w:rsid w:val="002B31DC"/>
    <w:rsid w:val="002B51FD"/>
    <w:rsid w:val="002B7293"/>
    <w:rsid w:val="002C133D"/>
    <w:rsid w:val="002C3845"/>
    <w:rsid w:val="002C4235"/>
    <w:rsid w:val="002C49AC"/>
    <w:rsid w:val="002C61E5"/>
    <w:rsid w:val="002C7EC2"/>
    <w:rsid w:val="002D1115"/>
    <w:rsid w:val="002D4975"/>
    <w:rsid w:val="002D59A7"/>
    <w:rsid w:val="002D5E6B"/>
    <w:rsid w:val="002E0885"/>
    <w:rsid w:val="002E48AF"/>
    <w:rsid w:val="002E5F71"/>
    <w:rsid w:val="002F313B"/>
    <w:rsid w:val="002F7F35"/>
    <w:rsid w:val="0030292F"/>
    <w:rsid w:val="0030712E"/>
    <w:rsid w:val="00310FA7"/>
    <w:rsid w:val="00311095"/>
    <w:rsid w:val="00313CA4"/>
    <w:rsid w:val="0031538E"/>
    <w:rsid w:val="00315538"/>
    <w:rsid w:val="00317977"/>
    <w:rsid w:val="0032099F"/>
    <w:rsid w:val="00322B6E"/>
    <w:rsid w:val="0033316E"/>
    <w:rsid w:val="00333327"/>
    <w:rsid w:val="00334C0A"/>
    <w:rsid w:val="003350D1"/>
    <w:rsid w:val="003377B7"/>
    <w:rsid w:val="00340BB2"/>
    <w:rsid w:val="0034162F"/>
    <w:rsid w:val="00342179"/>
    <w:rsid w:val="00346068"/>
    <w:rsid w:val="003460FC"/>
    <w:rsid w:val="003520BF"/>
    <w:rsid w:val="00352D39"/>
    <w:rsid w:val="00352D88"/>
    <w:rsid w:val="00356BFD"/>
    <w:rsid w:val="00357127"/>
    <w:rsid w:val="00362297"/>
    <w:rsid w:val="00362688"/>
    <w:rsid w:val="0036351D"/>
    <w:rsid w:val="00363A7A"/>
    <w:rsid w:val="00363BD8"/>
    <w:rsid w:val="003641E1"/>
    <w:rsid w:val="00365568"/>
    <w:rsid w:val="00366B0B"/>
    <w:rsid w:val="00366E38"/>
    <w:rsid w:val="00372BFD"/>
    <w:rsid w:val="0037462A"/>
    <w:rsid w:val="00374BCF"/>
    <w:rsid w:val="00376492"/>
    <w:rsid w:val="00380214"/>
    <w:rsid w:val="003825B1"/>
    <w:rsid w:val="0038375D"/>
    <w:rsid w:val="00386143"/>
    <w:rsid w:val="00386C29"/>
    <w:rsid w:val="00387923"/>
    <w:rsid w:val="003900BF"/>
    <w:rsid w:val="0039109C"/>
    <w:rsid w:val="00391B9F"/>
    <w:rsid w:val="00393C1A"/>
    <w:rsid w:val="0039520C"/>
    <w:rsid w:val="003A051E"/>
    <w:rsid w:val="003A0F6F"/>
    <w:rsid w:val="003A1655"/>
    <w:rsid w:val="003A283B"/>
    <w:rsid w:val="003A4568"/>
    <w:rsid w:val="003A488A"/>
    <w:rsid w:val="003A4A0C"/>
    <w:rsid w:val="003A513D"/>
    <w:rsid w:val="003A5ABA"/>
    <w:rsid w:val="003B05F4"/>
    <w:rsid w:val="003B07FC"/>
    <w:rsid w:val="003B556F"/>
    <w:rsid w:val="003B6D4C"/>
    <w:rsid w:val="003B7BFC"/>
    <w:rsid w:val="003C164D"/>
    <w:rsid w:val="003C2E7C"/>
    <w:rsid w:val="003C3273"/>
    <w:rsid w:val="003C55CE"/>
    <w:rsid w:val="003C5E67"/>
    <w:rsid w:val="003C64FB"/>
    <w:rsid w:val="003C67C1"/>
    <w:rsid w:val="003C6B25"/>
    <w:rsid w:val="003D01DD"/>
    <w:rsid w:val="003D0B62"/>
    <w:rsid w:val="003D2EF3"/>
    <w:rsid w:val="003D5CF3"/>
    <w:rsid w:val="003D5ED9"/>
    <w:rsid w:val="003E21D0"/>
    <w:rsid w:val="003E2DE1"/>
    <w:rsid w:val="003E3515"/>
    <w:rsid w:val="003E4518"/>
    <w:rsid w:val="003E456E"/>
    <w:rsid w:val="003E524E"/>
    <w:rsid w:val="003E5EDF"/>
    <w:rsid w:val="003F0274"/>
    <w:rsid w:val="003F08FF"/>
    <w:rsid w:val="003F1592"/>
    <w:rsid w:val="003F25B7"/>
    <w:rsid w:val="003F2719"/>
    <w:rsid w:val="003F31A5"/>
    <w:rsid w:val="003F3868"/>
    <w:rsid w:val="003F6262"/>
    <w:rsid w:val="00400257"/>
    <w:rsid w:val="004031A6"/>
    <w:rsid w:val="004037D4"/>
    <w:rsid w:val="004040CD"/>
    <w:rsid w:val="00407A7E"/>
    <w:rsid w:val="00407EFE"/>
    <w:rsid w:val="00410491"/>
    <w:rsid w:val="00414E41"/>
    <w:rsid w:val="00415E20"/>
    <w:rsid w:val="00416D15"/>
    <w:rsid w:val="0042219A"/>
    <w:rsid w:val="00423AEB"/>
    <w:rsid w:val="0042613D"/>
    <w:rsid w:val="0042745F"/>
    <w:rsid w:val="00427B0A"/>
    <w:rsid w:val="004302F8"/>
    <w:rsid w:val="00433017"/>
    <w:rsid w:val="004335C5"/>
    <w:rsid w:val="00434C5E"/>
    <w:rsid w:val="004404BF"/>
    <w:rsid w:val="00441BE3"/>
    <w:rsid w:val="0044416C"/>
    <w:rsid w:val="00444610"/>
    <w:rsid w:val="00447187"/>
    <w:rsid w:val="00447208"/>
    <w:rsid w:val="004477D4"/>
    <w:rsid w:val="00447ABF"/>
    <w:rsid w:val="004520D3"/>
    <w:rsid w:val="00452470"/>
    <w:rsid w:val="00453533"/>
    <w:rsid w:val="00454348"/>
    <w:rsid w:val="004544A3"/>
    <w:rsid w:val="00455ADC"/>
    <w:rsid w:val="00455FAD"/>
    <w:rsid w:val="00456EEB"/>
    <w:rsid w:val="00463B5C"/>
    <w:rsid w:val="004645E7"/>
    <w:rsid w:val="00464CED"/>
    <w:rsid w:val="004676B7"/>
    <w:rsid w:val="00471F39"/>
    <w:rsid w:val="00472C24"/>
    <w:rsid w:val="004735D5"/>
    <w:rsid w:val="0047367E"/>
    <w:rsid w:val="00474ED3"/>
    <w:rsid w:val="00476235"/>
    <w:rsid w:val="0047631C"/>
    <w:rsid w:val="004808C1"/>
    <w:rsid w:val="00481A60"/>
    <w:rsid w:val="0048464D"/>
    <w:rsid w:val="00486E1A"/>
    <w:rsid w:val="00487FDB"/>
    <w:rsid w:val="0049199B"/>
    <w:rsid w:val="00493CB1"/>
    <w:rsid w:val="0049474C"/>
    <w:rsid w:val="00494F40"/>
    <w:rsid w:val="00496FAA"/>
    <w:rsid w:val="004A0D60"/>
    <w:rsid w:val="004A0E62"/>
    <w:rsid w:val="004A1512"/>
    <w:rsid w:val="004A349A"/>
    <w:rsid w:val="004A7C40"/>
    <w:rsid w:val="004B024A"/>
    <w:rsid w:val="004B54BD"/>
    <w:rsid w:val="004B7EA5"/>
    <w:rsid w:val="004C02FB"/>
    <w:rsid w:val="004C0361"/>
    <w:rsid w:val="004C0995"/>
    <w:rsid w:val="004C559B"/>
    <w:rsid w:val="004C6167"/>
    <w:rsid w:val="004C77D6"/>
    <w:rsid w:val="004D0627"/>
    <w:rsid w:val="004D0862"/>
    <w:rsid w:val="004D1134"/>
    <w:rsid w:val="004D597C"/>
    <w:rsid w:val="004D5F8A"/>
    <w:rsid w:val="004D6307"/>
    <w:rsid w:val="004D6B46"/>
    <w:rsid w:val="004E1201"/>
    <w:rsid w:val="004E398D"/>
    <w:rsid w:val="004F0C7C"/>
    <w:rsid w:val="004F1494"/>
    <w:rsid w:val="004F2A7E"/>
    <w:rsid w:val="004F6F26"/>
    <w:rsid w:val="0050026D"/>
    <w:rsid w:val="005012E6"/>
    <w:rsid w:val="00504EEC"/>
    <w:rsid w:val="005053B5"/>
    <w:rsid w:val="00505F4A"/>
    <w:rsid w:val="005071DB"/>
    <w:rsid w:val="005074AB"/>
    <w:rsid w:val="00507D37"/>
    <w:rsid w:val="005111DD"/>
    <w:rsid w:val="00512200"/>
    <w:rsid w:val="005132B2"/>
    <w:rsid w:val="00514530"/>
    <w:rsid w:val="005173A2"/>
    <w:rsid w:val="0052437A"/>
    <w:rsid w:val="00525EA1"/>
    <w:rsid w:val="00527434"/>
    <w:rsid w:val="005274BD"/>
    <w:rsid w:val="00527D4D"/>
    <w:rsid w:val="005319B5"/>
    <w:rsid w:val="005338AC"/>
    <w:rsid w:val="00533931"/>
    <w:rsid w:val="00536EE5"/>
    <w:rsid w:val="00540975"/>
    <w:rsid w:val="005415CB"/>
    <w:rsid w:val="00541FC0"/>
    <w:rsid w:val="00543226"/>
    <w:rsid w:val="00543837"/>
    <w:rsid w:val="00543DB6"/>
    <w:rsid w:val="00545612"/>
    <w:rsid w:val="00552465"/>
    <w:rsid w:val="00552F7D"/>
    <w:rsid w:val="005532E7"/>
    <w:rsid w:val="005600FC"/>
    <w:rsid w:val="00561818"/>
    <w:rsid w:val="00561973"/>
    <w:rsid w:val="00565667"/>
    <w:rsid w:val="00566AAA"/>
    <w:rsid w:val="00566E3B"/>
    <w:rsid w:val="005735FD"/>
    <w:rsid w:val="00574B89"/>
    <w:rsid w:val="00575139"/>
    <w:rsid w:val="00575DB4"/>
    <w:rsid w:val="00584181"/>
    <w:rsid w:val="00584BBE"/>
    <w:rsid w:val="0058695F"/>
    <w:rsid w:val="005940D8"/>
    <w:rsid w:val="00595143"/>
    <w:rsid w:val="00595E4A"/>
    <w:rsid w:val="00596A55"/>
    <w:rsid w:val="00597098"/>
    <w:rsid w:val="0059761E"/>
    <w:rsid w:val="005A2878"/>
    <w:rsid w:val="005A2D90"/>
    <w:rsid w:val="005A2F5A"/>
    <w:rsid w:val="005A58C9"/>
    <w:rsid w:val="005B0658"/>
    <w:rsid w:val="005B0A17"/>
    <w:rsid w:val="005B4B71"/>
    <w:rsid w:val="005B4F17"/>
    <w:rsid w:val="005B5AA1"/>
    <w:rsid w:val="005B667E"/>
    <w:rsid w:val="005B7646"/>
    <w:rsid w:val="005C287B"/>
    <w:rsid w:val="005C40C0"/>
    <w:rsid w:val="005C41DD"/>
    <w:rsid w:val="005C4F70"/>
    <w:rsid w:val="005C7BBA"/>
    <w:rsid w:val="005D0D2F"/>
    <w:rsid w:val="005D0DB0"/>
    <w:rsid w:val="005D0FA7"/>
    <w:rsid w:val="005D6184"/>
    <w:rsid w:val="005E12EF"/>
    <w:rsid w:val="005E1CD5"/>
    <w:rsid w:val="005E3EC0"/>
    <w:rsid w:val="005E6E41"/>
    <w:rsid w:val="005E73DB"/>
    <w:rsid w:val="005F0FDA"/>
    <w:rsid w:val="005F18F0"/>
    <w:rsid w:val="005F3CC4"/>
    <w:rsid w:val="005F4218"/>
    <w:rsid w:val="005F7970"/>
    <w:rsid w:val="0060202F"/>
    <w:rsid w:val="0060389F"/>
    <w:rsid w:val="00605DBC"/>
    <w:rsid w:val="00610DB2"/>
    <w:rsid w:val="0061125F"/>
    <w:rsid w:val="00613481"/>
    <w:rsid w:val="00614208"/>
    <w:rsid w:val="00614F64"/>
    <w:rsid w:val="00616467"/>
    <w:rsid w:val="00616846"/>
    <w:rsid w:val="00616A7D"/>
    <w:rsid w:val="00621B4A"/>
    <w:rsid w:val="00622A7C"/>
    <w:rsid w:val="00622AD8"/>
    <w:rsid w:val="00624EC5"/>
    <w:rsid w:val="00633D63"/>
    <w:rsid w:val="00635A29"/>
    <w:rsid w:val="0064100A"/>
    <w:rsid w:val="00642163"/>
    <w:rsid w:val="00643048"/>
    <w:rsid w:val="00645424"/>
    <w:rsid w:val="00645CAC"/>
    <w:rsid w:val="006501D0"/>
    <w:rsid w:val="006527B6"/>
    <w:rsid w:val="00652910"/>
    <w:rsid w:val="0066189D"/>
    <w:rsid w:val="00662531"/>
    <w:rsid w:val="0066450A"/>
    <w:rsid w:val="00664848"/>
    <w:rsid w:val="00667EE0"/>
    <w:rsid w:val="0067587E"/>
    <w:rsid w:val="006830CE"/>
    <w:rsid w:val="00683448"/>
    <w:rsid w:val="00683ADD"/>
    <w:rsid w:val="006849C0"/>
    <w:rsid w:val="00686DCF"/>
    <w:rsid w:val="006878DB"/>
    <w:rsid w:val="00687A9B"/>
    <w:rsid w:val="006904D4"/>
    <w:rsid w:val="0069143E"/>
    <w:rsid w:val="0069200A"/>
    <w:rsid w:val="00692C5E"/>
    <w:rsid w:val="00693834"/>
    <w:rsid w:val="0069520C"/>
    <w:rsid w:val="006958AC"/>
    <w:rsid w:val="006A09C7"/>
    <w:rsid w:val="006A1606"/>
    <w:rsid w:val="006A4125"/>
    <w:rsid w:val="006A7329"/>
    <w:rsid w:val="006B114D"/>
    <w:rsid w:val="006B2403"/>
    <w:rsid w:val="006C0396"/>
    <w:rsid w:val="006C112F"/>
    <w:rsid w:val="006C12D8"/>
    <w:rsid w:val="006C672B"/>
    <w:rsid w:val="006C7043"/>
    <w:rsid w:val="006C7633"/>
    <w:rsid w:val="006D0438"/>
    <w:rsid w:val="006D05DA"/>
    <w:rsid w:val="006D1F9C"/>
    <w:rsid w:val="006D24C4"/>
    <w:rsid w:val="006D319F"/>
    <w:rsid w:val="006D5B74"/>
    <w:rsid w:val="006E031E"/>
    <w:rsid w:val="006E071B"/>
    <w:rsid w:val="006E07C0"/>
    <w:rsid w:val="006E132C"/>
    <w:rsid w:val="006E3159"/>
    <w:rsid w:val="006E4F6A"/>
    <w:rsid w:val="006E59DF"/>
    <w:rsid w:val="006E75E8"/>
    <w:rsid w:val="006F05FD"/>
    <w:rsid w:val="006F16AA"/>
    <w:rsid w:val="006F1B99"/>
    <w:rsid w:val="006F1DBF"/>
    <w:rsid w:val="006F2EFD"/>
    <w:rsid w:val="006F4B48"/>
    <w:rsid w:val="006F6146"/>
    <w:rsid w:val="006F6C92"/>
    <w:rsid w:val="006F71F3"/>
    <w:rsid w:val="007073E7"/>
    <w:rsid w:val="0070792E"/>
    <w:rsid w:val="00707AD4"/>
    <w:rsid w:val="0071034F"/>
    <w:rsid w:val="0071441E"/>
    <w:rsid w:val="0071630F"/>
    <w:rsid w:val="00716739"/>
    <w:rsid w:val="00717204"/>
    <w:rsid w:val="0071777B"/>
    <w:rsid w:val="00717E8D"/>
    <w:rsid w:val="00717FDD"/>
    <w:rsid w:val="00721053"/>
    <w:rsid w:val="00722C3D"/>
    <w:rsid w:val="0072311A"/>
    <w:rsid w:val="00724101"/>
    <w:rsid w:val="007243B4"/>
    <w:rsid w:val="007252A5"/>
    <w:rsid w:val="00725B60"/>
    <w:rsid w:val="007267E6"/>
    <w:rsid w:val="00726CF6"/>
    <w:rsid w:val="00727458"/>
    <w:rsid w:val="00730354"/>
    <w:rsid w:val="00735F29"/>
    <w:rsid w:val="007368AD"/>
    <w:rsid w:val="00741837"/>
    <w:rsid w:val="00742606"/>
    <w:rsid w:val="00743169"/>
    <w:rsid w:val="007461BF"/>
    <w:rsid w:val="007471DD"/>
    <w:rsid w:val="00747E01"/>
    <w:rsid w:val="00747EF3"/>
    <w:rsid w:val="0075113F"/>
    <w:rsid w:val="00751DE2"/>
    <w:rsid w:val="0075498F"/>
    <w:rsid w:val="00756E94"/>
    <w:rsid w:val="00757109"/>
    <w:rsid w:val="00757450"/>
    <w:rsid w:val="007615F0"/>
    <w:rsid w:val="00763ED2"/>
    <w:rsid w:val="007640AD"/>
    <w:rsid w:val="00766C95"/>
    <w:rsid w:val="00771192"/>
    <w:rsid w:val="00776A88"/>
    <w:rsid w:val="00780EC3"/>
    <w:rsid w:val="00782B46"/>
    <w:rsid w:val="00785A0C"/>
    <w:rsid w:val="00787078"/>
    <w:rsid w:val="0079223F"/>
    <w:rsid w:val="0079238D"/>
    <w:rsid w:val="00792526"/>
    <w:rsid w:val="00793821"/>
    <w:rsid w:val="0079548D"/>
    <w:rsid w:val="00795FC1"/>
    <w:rsid w:val="00797B06"/>
    <w:rsid w:val="00797D64"/>
    <w:rsid w:val="00797F6B"/>
    <w:rsid w:val="007A14CD"/>
    <w:rsid w:val="007A3BC5"/>
    <w:rsid w:val="007A4B40"/>
    <w:rsid w:val="007A5359"/>
    <w:rsid w:val="007A57CC"/>
    <w:rsid w:val="007A7564"/>
    <w:rsid w:val="007B2CFD"/>
    <w:rsid w:val="007B2EBC"/>
    <w:rsid w:val="007B3D98"/>
    <w:rsid w:val="007B4D42"/>
    <w:rsid w:val="007B5355"/>
    <w:rsid w:val="007B75D1"/>
    <w:rsid w:val="007B7F84"/>
    <w:rsid w:val="007C0688"/>
    <w:rsid w:val="007C14BA"/>
    <w:rsid w:val="007C1882"/>
    <w:rsid w:val="007C2963"/>
    <w:rsid w:val="007C5E17"/>
    <w:rsid w:val="007C6328"/>
    <w:rsid w:val="007D0A03"/>
    <w:rsid w:val="007D17C0"/>
    <w:rsid w:val="007D1BE3"/>
    <w:rsid w:val="007D2382"/>
    <w:rsid w:val="007E029E"/>
    <w:rsid w:val="007E0730"/>
    <w:rsid w:val="007E0D3B"/>
    <w:rsid w:val="007E5639"/>
    <w:rsid w:val="007F15EF"/>
    <w:rsid w:val="007F1C5C"/>
    <w:rsid w:val="007F3EDF"/>
    <w:rsid w:val="007F4DEC"/>
    <w:rsid w:val="007F60C4"/>
    <w:rsid w:val="00802B21"/>
    <w:rsid w:val="0080491E"/>
    <w:rsid w:val="00810713"/>
    <w:rsid w:val="00810E0E"/>
    <w:rsid w:val="00811548"/>
    <w:rsid w:val="00811575"/>
    <w:rsid w:val="008121F8"/>
    <w:rsid w:val="00812548"/>
    <w:rsid w:val="008140EA"/>
    <w:rsid w:val="00814F34"/>
    <w:rsid w:val="00815001"/>
    <w:rsid w:val="00816F25"/>
    <w:rsid w:val="00816FDF"/>
    <w:rsid w:val="00822336"/>
    <w:rsid w:val="0082384E"/>
    <w:rsid w:val="00825696"/>
    <w:rsid w:val="008260C3"/>
    <w:rsid w:val="0082682F"/>
    <w:rsid w:val="00830A3C"/>
    <w:rsid w:val="00830B19"/>
    <w:rsid w:val="00831091"/>
    <w:rsid w:val="0083209E"/>
    <w:rsid w:val="00834861"/>
    <w:rsid w:val="00836071"/>
    <w:rsid w:val="00836757"/>
    <w:rsid w:val="008369F3"/>
    <w:rsid w:val="0083799C"/>
    <w:rsid w:val="00841382"/>
    <w:rsid w:val="008414D1"/>
    <w:rsid w:val="00841D6B"/>
    <w:rsid w:val="008434C5"/>
    <w:rsid w:val="00845535"/>
    <w:rsid w:val="00845F32"/>
    <w:rsid w:val="00847CCB"/>
    <w:rsid w:val="00851491"/>
    <w:rsid w:val="00852BD9"/>
    <w:rsid w:val="00852DCC"/>
    <w:rsid w:val="008531A9"/>
    <w:rsid w:val="00857F1B"/>
    <w:rsid w:val="00860189"/>
    <w:rsid w:val="00866BCA"/>
    <w:rsid w:val="00866F7D"/>
    <w:rsid w:val="008712BA"/>
    <w:rsid w:val="008731A2"/>
    <w:rsid w:val="00874692"/>
    <w:rsid w:val="00874F6B"/>
    <w:rsid w:val="00876AB6"/>
    <w:rsid w:val="00876B78"/>
    <w:rsid w:val="008779D5"/>
    <w:rsid w:val="00881AF6"/>
    <w:rsid w:val="0088364F"/>
    <w:rsid w:val="008875ED"/>
    <w:rsid w:val="008877E7"/>
    <w:rsid w:val="008878EA"/>
    <w:rsid w:val="008921D5"/>
    <w:rsid w:val="0089333B"/>
    <w:rsid w:val="00893718"/>
    <w:rsid w:val="0089425A"/>
    <w:rsid w:val="008949CF"/>
    <w:rsid w:val="008959F9"/>
    <w:rsid w:val="00897017"/>
    <w:rsid w:val="008A1A80"/>
    <w:rsid w:val="008A1E14"/>
    <w:rsid w:val="008A4725"/>
    <w:rsid w:val="008A4838"/>
    <w:rsid w:val="008A4BE3"/>
    <w:rsid w:val="008B1269"/>
    <w:rsid w:val="008B2231"/>
    <w:rsid w:val="008B2E13"/>
    <w:rsid w:val="008B3DC6"/>
    <w:rsid w:val="008B5DF9"/>
    <w:rsid w:val="008C0874"/>
    <w:rsid w:val="008C09FD"/>
    <w:rsid w:val="008C0F39"/>
    <w:rsid w:val="008C15BB"/>
    <w:rsid w:val="008C26AE"/>
    <w:rsid w:val="008C488C"/>
    <w:rsid w:val="008D1721"/>
    <w:rsid w:val="008D1766"/>
    <w:rsid w:val="008D2E42"/>
    <w:rsid w:val="008D7EFD"/>
    <w:rsid w:val="008E0B40"/>
    <w:rsid w:val="008E4162"/>
    <w:rsid w:val="008E5883"/>
    <w:rsid w:val="008E6573"/>
    <w:rsid w:val="008E6D7E"/>
    <w:rsid w:val="008E7871"/>
    <w:rsid w:val="008F1D1F"/>
    <w:rsid w:val="008F2494"/>
    <w:rsid w:val="008F33C8"/>
    <w:rsid w:val="008F3709"/>
    <w:rsid w:val="008F3B30"/>
    <w:rsid w:val="008F4F4E"/>
    <w:rsid w:val="008F694F"/>
    <w:rsid w:val="009009DF"/>
    <w:rsid w:val="00903182"/>
    <w:rsid w:val="00903C2E"/>
    <w:rsid w:val="00903E8F"/>
    <w:rsid w:val="00903FC0"/>
    <w:rsid w:val="0090715B"/>
    <w:rsid w:val="00907482"/>
    <w:rsid w:val="00912EC9"/>
    <w:rsid w:val="0091325B"/>
    <w:rsid w:val="00913BF8"/>
    <w:rsid w:val="00913E34"/>
    <w:rsid w:val="00915D85"/>
    <w:rsid w:val="00917C06"/>
    <w:rsid w:val="009205C5"/>
    <w:rsid w:val="00920678"/>
    <w:rsid w:val="00921124"/>
    <w:rsid w:val="009232C4"/>
    <w:rsid w:val="0092511C"/>
    <w:rsid w:val="009273D9"/>
    <w:rsid w:val="009301B1"/>
    <w:rsid w:val="00933C01"/>
    <w:rsid w:val="009341C9"/>
    <w:rsid w:val="00934D76"/>
    <w:rsid w:val="00934E36"/>
    <w:rsid w:val="00935197"/>
    <w:rsid w:val="0093573C"/>
    <w:rsid w:val="00937696"/>
    <w:rsid w:val="009468F9"/>
    <w:rsid w:val="00953E27"/>
    <w:rsid w:val="00954F82"/>
    <w:rsid w:val="009554B9"/>
    <w:rsid w:val="00957745"/>
    <w:rsid w:val="0096017D"/>
    <w:rsid w:val="009654FA"/>
    <w:rsid w:val="00965578"/>
    <w:rsid w:val="009672CC"/>
    <w:rsid w:val="00967E48"/>
    <w:rsid w:val="00974A2C"/>
    <w:rsid w:val="00975B20"/>
    <w:rsid w:val="00976906"/>
    <w:rsid w:val="0098051D"/>
    <w:rsid w:val="00980B2A"/>
    <w:rsid w:val="00980C2C"/>
    <w:rsid w:val="009854BB"/>
    <w:rsid w:val="0098628B"/>
    <w:rsid w:val="00986F59"/>
    <w:rsid w:val="00987562"/>
    <w:rsid w:val="00990D5C"/>
    <w:rsid w:val="00992C71"/>
    <w:rsid w:val="00993037"/>
    <w:rsid w:val="009934E6"/>
    <w:rsid w:val="00993E3C"/>
    <w:rsid w:val="00995E59"/>
    <w:rsid w:val="009A02D7"/>
    <w:rsid w:val="009A1504"/>
    <w:rsid w:val="009A2023"/>
    <w:rsid w:val="009A242E"/>
    <w:rsid w:val="009A3D09"/>
    <w:rsid w:val="009A5A41"/>
    <w:rsid w:val="009A6A6E"/>
    <w:rsid w:val="009A73AB"/>
    <w:rsid w:val="009B0662"/>
    <w:rsid w:val="009B1838"/>
    <w:rsid w:val="009B6457"/>
    <w:rsid w:val="009C7A7B"/>
    <w:rsid w:val="009C7C93"/>
    <w:rsid w:val="009D2290"/>
    <w:rsid w:val="009D36CA"/>
    <w:rsid w:val="009D3B73"/>
    <w:rsid w:val="009D4829"/>
    <w:rsid w:val="009D733F"/>
    <w:rsid w:val="009E0ADE"/>
    <w:rsid w:val="009E1EED"/>
    <w:rsid w:val="009E42CB"/>
    <w:rsid w:val="009E4973"/>
    <w:rsid w:val="009E4D6E"/>
    <w:rsid w:val="009E4FDD"/>
    <w:rsid w:val="009E786C"/>
    <w:rsid w:val="009F1ED4"/>
    <w:rsid w:val="009F28EB"/>
    <w:rsid w:val="009F4D5B"/>
    <w:rsid w:val="009F4FBF"/>
    <w:rsid w:val="009F68BD"/>
    <w:rsid w:val="00A0027D"/>
    <w:rsid w:val="00A00F73"/>
    <w:rsid w:val="00A01956"/>
    <w:rsid w:val="00A02AA0"/>
    <w:rsid w:val="00A03DA4"/>
    <w:rsid w:val="00A045BC"/>
    <w:rsid w:val="00A04CAA"/>
    <w:rsid w:val="00A055EF"/>
    <w:rsid w:val="00A07D50"/>
    <w:rsid w:val="00A11AE8"/>
    <w:rsid w:val="00A156AB"/>
    <w:rsid w:val="00A20A8C"/>
    <w:rsid w:val="00A2271F"/>
    <w:rsid w:val="00A23435"/>
    <w:rsid w:val="00A25701"/>
    <w:rsid w:val="00A26E15"/>
    <w:rsid w:val="00A272B8"/>
    <w:rsid w:val="00A33D17"/>
    <w:rsid w:val="00A34108"/>
    <w:rsid w:val="00A37783"/>
    <w:rsid w:val="00A428CC"/>
    <w:rsid w:val="00A44325"/>
    <w:rsid w:val="00A4660E"/>
    <w:rsid w:val="00A46846"/>
    <w:rsid w:val="00A46BCD"/>
    <w:rsid w:val="00A50048"/>
    <w:rsid w:val="00A53BFE"/>
    <w:rsid w:val="00A54576"/>
    <w:rsid w:val="00A566C1"/>
    <w:rsid w:val="00A60840"/>
    <w:rsid w:val="00A60921"/>
    <w:rsid w:val="00A61101"/>
    <w:rsid w:val="00A615D9"/>
    <w:rsid w:val="00A61CBC"/>
    <w:rsid w:val="00A67563"/>
    <w:rsid w:val="00A67A18"/>
    <w:rsid w:val="00A72BC6"/>
    <w:rsid w:val="00A73C48"/>
    <w:rsid w:val="00A74D6D"/>
    <w:rsid w:val="00A75063"/>
    <w:rsid w:val="00A774DE"/>
    <w:rsid w:val="00A77793"/>
    <w:rsid w:val="00A77942"/>
    <w:rsid w:val="00A81475"/>
    <w:rsid w:val="00A82740"/>
    <w:rsid w:val="00A86AC3"/>
    <w:rsid w:val="00A877C3"/>
    <w:rsid w:val="00A906E8"/>
    <w:rsid w:val="00A9448F"/>
    <w:rsid w:val="00A944A1"/>
    <w:rsid w:val="00A95822"/>
    <w:rsid w:val="00A96C8C"/>
    <w:rsid w:val="00A97849"/>
    <w:rsid w:val="00A97B2D"/>
    <w:rsid w:val="00AA0820"/>
    <w:rsid w:val="00AA1E87"/>
    <w:rsid w:val="00AA2823"/>
    <w:rsid w:val="00AA7DD0"/>
    <w:rsid w:val="00AC17A4"/>
    <w:rsid w:val="00AC2EDF"/>
    <w:rsid w:val="00AD0E1B"/>
    <w:rsid w:val="00AD0F80"/>
    <w:rsid w:val="00AD184B"/>
    <w:rsid w:val="00AD1BE9"/>
    <w:rsid w:val="00AD22A9"/>
    <w:rsid w:val="00AD3370"/>
    <w:rsid w:val="00AD52C8"/>
    <w:rsid w:val="00AE222F"/>
    <w:rsid w:val="00AE3D9A"/>
    <w:rsid w:val="00AE532E"/>
    <w:rsid w:val="00AE5638"/>
    <w:rsid w:val="00AE760C"/>
    <w:rsid w:val="00AF0125"/>
    <w:rsid w:val="00AF0957"/>
    <w:rsid w:val="00AF15B9"/>
    <w:rsid w:val="00AF1DF4"/>
    <w:rsid w:val="00AF2363"/>
    <w:rsid w:val="00AF243F"/>
    <w:rsid w:val="00AF5038"/>
    <w:rsid w:val="00AF7C31"/>
    <w:rsid w:val="00B01705"/>
    <w:rsid w:val="00B02A19"/>
    <w:rsid w:val="00B0388E"/>
    <w:rsid w:val="00B03DB4"/>
    <w:rsid w:val="00B059F5"/>
    <w:rsid w:val="00B05FFB"/>
    <w:rsid w:val="00B064F5"/>
    <w:rsid w:val="00B07B83"/>
    <w:rsid w:val="00B106F4"/>
    <w:rsid w:val="00B125DE"/>
    <w:rsid w:val="00B13BBB"/>
    <w:rsid w:val="00B15244"/>
    <w:rsid w:val="00B160C6"/>
    <w:rsid w:val="00B24B61"/>
    <w:rsid w:val="00B25F9F"/>
    <w:rsid w:val="00B2636D"/>
    <w:rsid w:val="00B31EBB"/>
    <w:rsid w:val="00B32510"/>
    <w:rsid w:val="00B3314F"/>
    <w:rsid w:val="00B33D02"/>
    <w:rsid w:val="00B371D3"/>
    <w:rsid w:val="00B3729F"/>
    <w:rsid w:val="00B373C6"/>
    <w:rsid w:val="00B37C30"/>
    <w:rsid w:val="00B440B6"/>
    <w:rsid w:val="00B45A8E"/>
    <w:rsid w:val="00B46743"/>
    <w:rsid w:val="00B4723C"/>
    <w:rsid w:val="00B473AC"/>
    <w:rsid w:val="00B47D36"/>
    <w:rsid w:val="00B51A83"/>
    <w:rsid w:val="00B53EC6"/>
    <w:rsid w:val="00B55814"/>
    <w:rsid w:val="00B55E9E"/>
    <w:rsid w:val="00B56432"/>
    <w:rsid w:val="00B61025"/>
    <w:rsid w:val="00B61C8A"/>
    <w:rsid w:val="00B738F1"/>
    <w:rsid w:val="00B747A9"/>
    <w:rsid w:val="00B76803"/>
    <w:rsid w:val="00B815B8"/>
    <w:rsid w:val="00B82F47"/>
    <w:rsid w:val="00B83A8B"/>
    <w:rsid w:val="00B8488D"/>
    <w:rsid w:val="00B924DD"/>
    <w:rsid w:val="00B95240"/>
    <w:rsid w:val="00B95A39"/>
    <w:rsid w:val="00B972A2"/>
    <w:rsid w:val="00B9765D"/>
    <w:rsid w:val="00BA0153"/>
    <w:rsid w:val="00BA0562"/>
    <w:rsid w:val="00BA16B9"/>
    <w:rsid w:val="00BA387A"/>
    <w:rsid w:val="00BA53DE"/>
    <w:rsid w:val="00BB0361"/>
    <w:rsid w:val="00BB2534"/>
    <w:rsid w:val="00BB2EC2"/>
    <w:rsid w:val="00BB3CE0"/>
    <w:rsid w:val="00BB5466"/>
    <w:rsid w:val="00BB5537"/>
    <w:rsid w:val="00BB7AB0"/>
    <w:rsid w:val="00BC0C1A"/>
    <w:rsid w:val="00BC1892"/>
    <w:rsid w:val="00BC4682"/>
    <w:rsid w:val="00BD06F1"/>
    <w:rsid w:val="00BD1CB6"/>
    <w:rsid w:val="00BD25B1"/>
    <w:rsid w:val="00BD6753"/>
    <w:rsid w:val="00BD6B10"/>
    <w:rsid w:val="00BD7A57"/>
    <w:rsid w:val="00BE14EC"/>
    <w:rsid w:val="00BE206E"/>
    <w:rsid w:val="00BE2CA1"/>
    <w:rsid w:val="00BE3C94"/>
    <w:rsid w:val="00BE4241"/>
    <w:rsid w:val="00BE46B2"/>
    <w:rsid w:val="00BE64EB"/>
    <w:rsid w:val="00BE79D4"/>
    <w:rsid w:val="00BF24C1"/>
    <w:rsid w:val="00BF5CC0"/>
    <w:rsid w:val="00BF6141"/>
    <w:rsid w:val="00BF6411"/>
    <w:rsid w:val="00C004F1"/>
    <w:rsid w:val="00C02C23"/>
    <w:rsid w:val="00C03E41"/>
    <w:rsid w:val="00C04916"/>
    <w:rsid w:val="00C07638"/>
    <w:rsid w:val="00C117E8"/>
    <w:rsid w:val="00C1326F"/>
    <w:rsid w:val="00C1362B"/>
    <w:rsid w:val="00C14BF3"/>
    <w:rsid w:val="00C14E87"/>
    <w:rsid w:val="00C15CE2"/>
    <w:rsid w:val="00C15F3D"/>
    <w:rsid w:val="00C16F57"/>
    <w:rsid w:val="00C1736C"/>
    <w:rsid w:val="00C22D49"/>
    <w:rsid w:val="00C23332"/>
    <w:rsid w:val="00C2500D"/>
    <w:rsid w:val="00C25040"/>
    <w:rsid w:val="00C310E7"/>
    <w:rsid w:val="00C31BDC"/>
    <w:rsid w:val="00C321A8"/>
    <w:rsid w:val="00C32B17"/>
    <w:rsid w:val="00C355D5"/>
    <w:rsid w:val="00C35D4F"/>
    <w:rsid w:val="00C35ECF"/>
    <w:rsid w:val="00C368C7"/>
    <w:rsid w:val="00C36D7A"/>
    <w:rsid w:val="00C41532"/>
    <w:rsid w:val="00C42E75"/>
    <w:rsid w:val="00C458EB"/>
    <w:rsid w:val="00C46B43"/>
    <w:rsid w:val="00C46ECD"/>
    <w:rsid w:val="00C50BAB"/>
    <w:rsid w:val="00C51DEB"/>
    <w:rsid w:val="00C53801"/>
    <w:rsid w:val="00C5584D"/>
    <w:rsid w:val="00C5634C"/>
    <w:rsid w:val="00C5674F"/>
    <w:rsid w:val="00C5790A"/>
    <w:rsid w:val="00C62CA0"/>
    <w:rsid w:val="00C637F5"/>
    <w:rsid w:val="00C641AF"/>
    <w:rsid w:val="00C66EB4"/>
    <w:rsid w:val="00C70056"/>
    <w:rsid w:val="00C707EC"/>
    <w:rsid w:val="00C7158A"/>
    <w:rsid w:val="00C738BD"/>
    <w:rsid w:val="00C73BEE"/>
    <w:rsid w:val="00C750DC"/>
    <w:rsid w:val="00C76986"/>
    <w:rsid w:val="00C81B5A"/>
    <w:rsid w:val="00C83BAF"/>
    <w:rsid w:val="00C84842"/>
    <w:rsid w:val="00C86C5E"/>
    <w:rsid w:val="00C91ED4"/>
    <w:rsid w:val="00C940F1"/>
    <w:rsid w:val="00C95799"/>
    <w:rsid w:val="00C95C11"/>
    <w:rsid w:val="00C963FD"/>
    <w:rsid w:val="00C96F37"/>
    <w:rsid w:val="00CA010A"/>
    <w:rsid w:val="00CA4AEA"/>
    <w:rsid w:val="00CA5196"/>
    <w:rsid w:val="00CA5AAC"/>
    <w:rsid w:val="00CA5E9B"/>
    <w:rsid w:val="00CA640E"/>
    <w:rsid w:val="00CA77C3"/>
    <w:rsid w:val="00CA7C24"/>
    <w:rsid w:val="00CB1E77"/>
    <w:rsid w:val="00CB2F7A"/>
    <w:rsid w:val="00CB4BE5"/>
    <w:rsid w:val="00CB5E6B"/>
    <w:rsid w:val="00CB62A6"/>
    <w:rsid w:val="00CC1DBC"/>
    <w:rsid w:val="00CC2251"/>
    <w:rsid w:val="00CC252B"/>
    <w:rsid w:val="00CC29C0"/>
    <w:rsid w:val="00CC4598"/>
    <w:rsid w:val="00CC6AE2"/>
    <w:rsid w:val="00CC7864"/>
    <w:rsid w:val="00CD0337"/>
    <w:rsid w:val="00CD40B9"/>
    <w:rsid w:val="00CD5AC9"/>
    <w:rsid w:val="00CE0BBB"/>
    <w:rsid w:val="00CE102A"/>
    <w:rsid w:val="00CE38AD"/>
    <w:rsid w:val="00CE4A79"/>
    <w:rsid w:val="00CE530B"/>
    <w:rsid w:val="00CE60F2"/>
    <w:rsid w:val="00CE7785"/>
    <w:rsid w:val="00CF054E"/>
    <w:rsid w:val="00CF1AC7"/>
    <w:rsid w:val="00CF493B"/>
    <w:rsid w:val="00CF514F"/>
    <w:rsid w:val="00CF561B"/>
    <w:rsid w:val="00CF7548"/>
    <w:rsid w:val="00D02695"/>
    <w:rsid w:val="00D0279B"/>
    <w:rsid w:val="00D02B7E"/>
    <w:rsid w:val="00D07D0B"/>
    <w:rsid w:val="00D11339"/>
    <w:rsid w:val="00D1268B"/>
    <w:rsid w:val="00D13303"/>
    <w:rsid w:val="00D1562A"/>
    <w:rsid w:val="00D15ECF"/>
    <w:rsid w:val="00D16C40"/>
    <w:rsid w:val="00D203F8"/>
    <w:rsid w:val="00D21FFF"/>
    <w:rsid w:val="00D232BC"/>
    <w:rsid w:val="00D2363D"/>
    <w:rsid w:val="00D259F6"/>
    <w:rsid w:val="00D30BAF"/>
    <w:rsid w:val="00D339FE"/>
    <w:rsid w:val="00D355A1"/>
    <w:rsid w:val="00D35F8A"/>
    <w:rsid w:val="00D41E45"/>
    <w:rsid w:val="00D42DC9"/>
    <w:rsid w:val="00D44530"/>
    <w:rsid w:val="00D44756"/>
    <w:rsid w:val="00D447A4"/>
    <w:rsid w:val="00D47291"/>
    <w:rsid w:val="00D47BA6"/>
    <w:rsid w:val="00D51651"/>
    <w:rsid w:val="00D51E5C"/>
    <w:rsid w:val="00D524AA"/>
    <w:rsid w:val="00D534F5"/>
    <w:rsid w:val="00D5495F"/>
    <w:rsid w:val="00D5648C"/>
    <w:rsid w:val="00D57CDC"/>
    <w:rsid w:val="00D600D1"/>
    <w:rsid w:val="00D606E5"/>
    <w:rsid w:val="00D6324E"/>
    <w:rsid w:val="00D66B00"/>
    <w:rsid w:val="00D743C1"/>
    <w:rsid w:val="00D772EE"/>
    <w:rsid w:val="00D779AF"/>
    <w:rsid w:val="00D814E7"/>
    <w:rsid w:val="00D85CE2"/>
    <w:rsid w:val="00D8624F"/>
    <w:rsid w:val="00DA02A7"/>
    <w:rsid w:val="00DA38E2"/>
    <w:rsid w:val="00DA568F"/>
    <w:rsid w:val="00DA6372"/>
    <w:rsid w:val="00DA7907"/>
    <w:rsid w:val="00DB4224"/>
    <w:rsid w:val="00DB4F48"/>
    <w:rsid w:val="00DB570F"/>
    <w:rsid w:val="00DB6299"/>
    <w:rsid w:val="00DB64EB"/>
    <w:rsid w:val="00DC6933"/>
    <w:rsid w:val="00DC7117"/>
    <w:rsid w:val="00DD16AA"/>
    <w:rsid w:val="00DD7F1C"/>
    <w:rsid w:val="00DE2AAC"/>
    <w:rsid w:val="00DE57C7"/>
    <w:rsid w:val="00DE586C"/>
    <w:rsid w:val="00DF08D3"/>
    <w:rsid w:val="00DF2361"/>
    <w:rsid w:val="00DF24A8"/>
    <w:rsid w:val="00DF345C"/>
    <w:rsid w:val="00DF36D6"/>
    <w:rsid w:val="00DF3FD8"/>
    <w:rsid w:val="00E00774"/>
    <w:rsid w:val="00E00C34"/>
    <w:rsid w:val="00E01548"/>
    <w:rsid w:val="00E02F05"/>
    <w:rsid w:val="00E04B72"/>
    <w:rsid w:val="00E070B0"/>
    <w:rsid w:val="00E075F8"/>
    <w:rsid w:val="00E1049F"/>
    <w:rsid w:val="00E12628"/>
    <w:rsid w:val="00E12679"/>
    <w:rsid w:val="00E1305A"/>
    <w:rsid w:val="00E1592B"/>
    <w:rsid w:val="00E218B9"/>
    <w:rsid w:val="00E21A1A"/>
    <w:rsid w:val="00E23A83"/>
    <w:rsid w:val="00E24F08"/>
    <w:rsid w:val="00E270B4"/>
    <w:rsid w:val="00E270E1"/>
    <w:rsid w:val="00E27AE6"/>
    <w:rsid w:val="00E31401"/>
    <w:rsid w:val="00E33456"/>
    <w:rsid w:val="00E36005"/>
    <w:rsid w:val="00E44BDF"/>
    <w:rsid w:val="00E50A81"/>
    <w:rsid w:val="00E5407C"/>
    <w:rsid w:val="00E55204"/>
    <w:rsid w:val="00E56378"/>
    <w:rsid w:val="00E607BF"/>
    <w:rsid w:val="00E61597"/>
    <w:rsid w:val="00E652EA"/>
    <w:rsid w:val="00E65B72"/>
    <w:rsid w:val="00E72D18"/>
    <w:rsid w:val="00E736DF"/>
    <w:rsid w:val="00E77CCF"/>
    <w:rsid w:val="00E8120A"/>
    <w:rsid w:val="00E81237"/>
    <w:rsid w:val="00E829FF"/>
    <w:rsid w:val="00E87673"/>
    <w:rsid w:val="00E8775F"/>
    <w:rsid w:val="00E9064C"/>
    <w:rsid w:val="00E935B6"/>
    <w:rsid w:val="00E94429"/>
    <w:rsid w:val="00E947CC"/>
    <w:rsid w:val="00E97837"/>
    <w:rsid w:val="00EA19DF"/>
    <w:rsid w:val="00EA25A6"/>
    <w:rsid w:val="00EA2AFE"/>
    <w:rsid w:val="00EB1906"/>
    <w:rsid w:val="00EB383E"/>
    <w:rsid w:val="00EB4DED"/>
    <w:rsid w:val="00EB5AFF"/>
    <w:rsid w:val="00EB62E5"/>
    <w:rsid w:val="00EB71B8"/>
    <w:rsid w:val="00EB72D9"/>
    <w:rsid w:val="00EB742D"/>
    <w:rsid w:val="00EB754B"/>
    <w:rsid w:val="00EC0B61"/>
    <w:rsid w:val="00EC3AB6"/>
    <w:rsid w:val="00EC7167"/>
    <w:rsid w:val="00ED6681"/>
    <w:rsid w:val="00EE1CA0"/>
    <w:rsid w:val="00EE3376"/>
    <w:rsid w:val="00EE41FC"/>
    <w:rsid w:val="00EE4C30"/>
    <w:rsid w:val="00EE5B11"/>
    <w:rsid w:val="00EF03F1"/>
    <w:rsid w:val="00EF120D"/>
    <w:rsid w:val="00EF12FA"/>
    <w:rsid w:val="00EF67C9"/>
    <w:rsid w:val="00EF6B20"/>
    <w:rsid w:val="00F00C29"/>
    <w:rsid w:val="00F01E75"/>
    <w:rsid w:val="00F05C59"/>
    <w:rsid w:val="00F07777"/>
    <w:rsid w:val="00F10430"/>
    <w:rsid w:val="00F113A1"/>
    <w:rsid w:val="00F11443"/>
    <w:rsid w:val="00F125DA"/>
    <w:rsid w:val="00F162E2"/>
    <w:rsid w:val="00F211B0"/>
    <w:rsid w:val="00F229BA"/>
    <w:rsid w:val="00F23150"/>
    <w:rsid w:val="00F238DB"/>
    <w:rsid w:val="00F246E1"/>
    <w:rsid w:val="00F25F2D"/>
    <w:rsid w:val="00F3082C"/>
    <w:rsid w:val="00F30F1E"/>
    <w:rsid w:val="00F342F5"/>
    <w:rsid w:val="00F355EC"/>
    <w:rsid w:val="00F40198"/>
    <w:rsid w:val="00F40567"/>
    <w:rsid w:val="00F410CC"/>
    <w:rsid w:val="00F43340"/>
    <w:rsid w:val="00F4354C"/>
    <w:rsid w:val="00F4568F"/>
    <w:rsid w:val="00F5154C"/>
    <w:rsid w:val="00F53981"/>
    <w:rsid w:val="00F552FA"/>
    <w:rsid w:val="00F6208A"/>
    <w:rsid w:val="00F63C51"/>
    <w:rsid w:val="00F64046"/>
    <w:rsid w:val="00F65BA7"/>
    <w:rsid w:val="00F702CA"/>
    <w:rsid w:val="00F73C06"/>
    <w:rsid w:val="00F7524D"/>
    <w:rsid w:val="00F7572E"/>
    <w:rsid w:val="00F812E0"/>
    <w:rsid w:val="00F82875"/>
    <w:rsid w:val="00F90D13"/>
    <w:rsid w:val="00F954F1"/>
    <w:rsid w:val="00F96178"/>
    <w:rsid w:val="00F97137"/>
    <w:rsid w:val="00F976C0"/>
    <w:rsid w:val="00FA0788"/>
    <w:rsid w:val="00FA09AB"/>
    <w:rsid w:val="00FA131F"/>
    <w:rsid w:val="00FA1468"/>
    <w:rsid w:val="00FA3A3B"/>
    <w:rsid w:val="00FA5AF5"/>
    <w:rsid w:val="00FA6B38"/>
    <w:rsid w:val="00FA75D8"/>
    <w:rsid w:val="00FB06E5"/>
    <w:rsid w:val="00FB50A9"/>
    <w:rsid w:val="00FB5FF9"/>
    <w:rsid w:val="00FB6FDE"/>
    <w:rsid w:val="00FB77E3"/>
    <w:rsid w:val="00FC0783"/>
    <w:rsid w:val="00FC0EF9"/>
    <w:rsid w:val="00FC1799"/>
    <w:rsid w:val="00FC38D5"/>
    <w:rsid w:val="00FC5831"/>
    <w:rsid w:val="00FC71EB"/>
    <w:rsid w:val="00FC729A"/>
    <w:rsid w:val="00FD0B3B"/>
    <w:rsid w:val="00FD0E17"/>
    <w:rsid w:val="00FD10D0"/>
    <w:rsid w:val="00FD1D72"/>
    <w:rsid w:val="00FD1FAA"/>
    <w:rsid w:val="00FD27B7"/>
    <w:rsid w:val="00FD2EEA"/>
    <w:rsid w:val="00FD3DFD"/>
    <w:rsid w:val="00FD46CB"/>
    <w:rsid w:val="00FD48C7"/>
    <w:rsid w:val="00FE28B1"/>
    <w:rsid w:val="00FE4814"/>
    <w:rsid w:val="00FE4925"/>
    <w:rsid w:val="00FE4994"/>
    <w:rsid w:val="00FF0529"/>
    <w:rsid w:val="00FF130A"/>
    <w:rsid w:val="00FF4445"/>
    <w:rsid w:val="00FF779E"/>
    <w:rsid w:val="01DA1DB2"/>
    <w:rsid w:val="1226B760"/>
    <w:rsid w:val="68A52D8D"/>
    <w:rsid w:val="6CC0E4BA"/>
    <w:rsid w:val="7BC2C8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295EB94A"/>
  <w15:docId w15:val="{A449AEBF-6492-4A97-8701-9A632E3D8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13BF8"/>
    <w:rPr>
      <w:rFonts w:eastAsia="Times New Roman"/>
      <w:sz w:val="22"/>
      <w:szCs w:val="22"/>
      <w:lang w:val="en-US" w:eastAsia="en-US"/>
    </w:rPr>
  </w:style>
  <w:style w:type="paragraph" w:styleId="berschrift1">
    <w:name w:val="heading 1"/>
    <w:basedOn w:val="Standard"/>
    <w:next w:val="Standard"/>
    <w:link w:val="berschrift1Zchn"/>
    <w:uiPriority w:val="9"/>
    <w:qFormat/>
    <w:pPr>
      <w:numPr>
        <w:numId w:val="4"/>
      </w:numPr>
      <w:spacing w:before="720" w:after="240"/>
      <w:contextualSpacing/>
      <w:outlineLvl w:val="0"/>
    </w:pPr>
    <w:rPr>
      <w:rFonts w:ascii="Cambria" w:hAnsi="Cambria"/>
      <w:b/>
      <w:bCs/>
      <w:sz w:val="28"/>
      <w:szCs w:val="28"/>
    </w:rPr>
  </w:style>
  <w:style w:type="paragraph" w:styleId="berschrift2">
    <w:name w:val="heading 2"/>
    <w:basedOn w:val="berschrift1"/>
    <w:next w:val="berschrift1"/>
    <w:link w:val="berschrift2Zchn"/>
    <w:uiPriority w:val="9"/>
    <w:qFormat/>
    <w:pPr>
      <w:numPr>
        <w:ilvl w:val="1"/>
      </w:numPr>
      <w:spacing w:before="200"/>
      <w:outlineLvl w:val="1"/>
    </w:pPr>
    <w:rPr>
      <w:bCs w:val="0"/>
      <w:sz w:val="26"/>
      <w:szCs w:val="26"/>
    </w:rPr>
  </w:style>
  <w:style w:type="paragraph" w:styleId="berschrift3">
    <w:name w:val="heading 3"/>
    <w:basedOn w:val="Standard"/>
    <w:next w:val="Standard"/>
    <w:link w:val="berschrift3Zchn"/>
    <w:uiPriority w:val="9"/>
    <w:qFormat/>
    <w:pPr>
      <w:numPr>
        <w:ilvl w:val="2"/>
        <w:numId w:val="4"/>
      </w:numPr>
      <w:spacing w:before="200" w:line="271" w:lineRule="auto"/>
      <w:outlineLvl w:val="2"/>
    </w:pPr>
    <w:rPr>
      <w:rFonts w:ascii="Cambria" w:hAnsi="Cambria"/>
      <w:b/>
      <w:bCs/>
    </w:rPr>
  </w:style>
  <w:style w:type="paragraph" w:styleId="berschrift4">
    <w:name w:val="heading 4"/>
    <w:basedOn w:val="Standard"/>
    <w:next w:val="Standard"/>
    <w:link w:val="berschrift4Zchn"/>
    <w:uiPriority w:val="9"/>
    <w:qFormat/>
    <w:pPr>
      <w:numPr>
        <w:ilvl w:val="3"/>
        <w:numId w:val="4"/>
      </w:numPr>
      <w:spacing w:before="200"/>
      <w:outlineLvl w:val="3"/>
    </w:pPr>
    <w:rPr>
      <w:rFonts w:ascii="Cambria" w:hAnsi="Cambria"/>
      <w:b/>
      <w:bCs/>
      <w:i/>
      <w:iCs/>
    </w:rPr>
  </w:style>
  <w:style w:type="paragraph" w:styleId="berschrift5">
    <w:name w:val="heading 5"/>
    <w:basedOn w:val="Standard"/>
    <w:next w:val="Standard"/>
    <w:link w:val="berschrift5Zchn"/>
    <w:uiPriority w:val="9"/>
    <w:qFormat/>
    <w:pPr>
      <w:numPr>
        <w:ilvl w:val="4"/>
        <w:numId w:val="4"/>
      </w:numPr>
      <w:spacing w:before="200"/>
      <w:outlineLvl w:val="4"/>
    </w:pPr>
    <w:rPr>
      <w:rFonts w:ascii="Cambria" w:hAnsi="Cambria"/>
      <w:b/>
      <w:bCs/>
      <w:color w:val="7F7F7F"/>
    </w:rPr>
  </w:style>
  <w:style w:type="paragraph" w:styleId="berschrift6">
    <w:name w:val="heading 6"/>
    <w:basedOn w:val="Standard"/>
    <w:next w:val="Standard"/>
    <w:link w:val="berschrift6Zchn"/>
    <w:uiPriority w:val="9"/>
    <w:qFormat/>
    <w:pPr>
      <w:numPr>
        <w:ilvl w:val="5"/>
        <w:numId w:val="4"/>
      </w:numPr>
      <w:spacing w:line="271" w:lineRule="auto"/>
      <w:outlineLvl w:val="5"/>
    </w:pPr>
    <w:rPr>
      <w:rFonts w:ascii="Cambria" w:hAnsi="Cambria"/>
      <w:b/>
      <w:bCs/>
      <w:i/>
      <w:iCs/>
      <w:color w:val="7F7F7F"/>
    </w:rPr>
  </w:style>
  <w:style w:type="paragraph" w:styleId="berschrift7">
    <w:name w:val="heading 7"/>
    <w:basedOn w:val="Standard"/>
    <w:next w:val="Standard"/>
    <w:link w:val="berschrift7Zchn"/>
    <w:uiPriority w:val="9"/>
    <w:qFormat/>
    <w:pPr>
      <w:numPr>
        <w:ilvl w:val="6"/>
        <w:numId w:val="4"/>
      </w:numPr>
      <w:outlineLvl w:val="6"/>
    </w:pPr>
    <w:rPr>
      <w:rFonts w:ascii="Cambria" w:hAnsi="Cambria"/>
      <w:i/>
      <w:iCs/>
    </w:rPr>
  </w:style>
  <w:style w:type="paragraph" w:styleId="berschrift8">
    <w:name w:val="heading 8"/>
    <w:basedOn w:val="Standard"/>
    <w:next w:val="Standard"/>
    <w:link w:val="berschrift8Zchn"/>
    <w:uiPriority w:val="9"/>
    <w:qFormat/>
    <w:pPr>
      <w:numPr>
        <w:ilvl w:val="7"/>
        <w:numId w:val="4"/>
      </w:numPr>
      <w:outlineLvl w:val="7"/>
    </w:pPr>
    <w:rPr>
      <w:rFonts w:ascii="Cambria" w:hAnsi="Cambria"/>
      <w:sz w:val="20"/>
      <w:szCs w:val="20"/>
    </w:rPr>
  </w:style>
  <w:style w:type="paragraph" w:styleId="berschrift9">
    <w:name w:val="heading 9"/>
    <w:basedOn w:val="Standard"/>
    <w:next w:val="Standard"/>
    <w:link w:val="berschrift9Zchn"/>
    <w:uiPriority w:val="9"/>
    <w:qFormat/>
    <w:pPr>
      <w:numPr>
        <w:ilvl w:val="8"/>
        <w:numId w:val="4"/>
      </w:numPr>
      <w:outlineLvl w:val="8"/>
    </w:pPr>
    <w:rPr>
      <w:rFonts w:ascii="Cambria" w:hAnsi="Cambria"/>
      <w:i/>
      <w:iCs/>
      <w:spacing w:val="5"/>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ing1Char">
    <w:name w:val="Heading 1 Char"/>
    <w:basedOn w:val="Absatz-Standardschriftart"/>
    <w:uiPriority w:val="9"/>
    <w:rPr>
      <w:rFonts w:ascii="Arial" w:eastAsia="Arial" w:hAnsi="Arial" w:cs="Arial"/>
      <w:sz w:val="40"/>
      <w:szCs w:val="40"/>
    </w:rPr>
  </w:style>
  <w:style w:type="character" w:customStyle="1" w:styleId="Heading2Char">
    <w:name w:val="Heading 2 Char"/>
    <w:basedOn w:val="Absatz-Standardschriftart"/>
    <w:uiPriority w:val="9"/>
    <w:rPr>
      <w:rFonts w:ascii="Arial" w:eastAsia="Arial" w:hAnsi="Arial" w:cs="Arial"/>
      <w:sz w:val="34"/>
    </w:rPr>
  </w:style>
  <w:style w:type="character" w:customStyle="1" w:styleId="Heading3Char">
    <w:name w:val="Heading 3 Char"/>
    <w:basedOn w:val="Absatz-Standardschriftart"/>
    <w:uiPriority w:val="9"/>
    <w:rPr>
      <w:rFonts w:ascii="Arial" w:eastAsia="Arial" w:hAnsi="Arial" w:cs="Arial"/>
      <w:sz w:val="30"/>
      <w:szCs w:val="30"/>
    </w:rPr>
  </w:style>
  <w:style w:type="character" w:customStyle="1" w:styleId="Heading4Char">
    <w:name w:val="Heading 4 Char"/>
    <w:basedOn w:val="Absatz-Standardschriftart"/>
    <w:uiPriority w:val="9"/>
    <w:rPr>
      <w:rFonts w:ascii="Arial" w:eastAsia="Arial" w:hAnsi="Arial" w:cs="Arial"/>
      <w:b/>
      <w:bCs/>
      <w:sz w:val="26"/>
      <w:szCs w:val="26"/>
    </w:rPr>
  </w:style>
  <w:style w:type="character" w:customStyle="1" w:styleId="Heading5Char">
    <w:name w:val="Heading 5 Char"/>
    <w:basedOn w:val="Absatz-Standardschriftart"/>
    <w:uiPriority w:val="9"/>
    <w:rPr>
      <w:rFonts w:ascii="Arial" w:eastAsia="Arial" w:hAnsi="Arial" w:cs="Arial"/>
      <w:b/>
      <w:bCs/>
      <w:sz w:val="24"/>
      <w:szCs w:val="24"/>
    </w:rPr>
  </w:style>
  <w:style w:type="character" w:customStyle="1" w:styleId="Heading6Char">
    <w:name w:val="Heading 6 Char"/>
    <w:basedOn w:val="Absatz-Standardschriftart"/>
    <w:uiPriority w:val="9"/>
    <w:rPr>
      <w:rFonts w:ascii="Arial" w:eastAsia="Arial" w:hAnsi="Arial" w:cs="Arial"/>
      <w:b/>
      <w:bCs/>
      <w:sz w:val="22"/>
      <w:szCs w:val="22"/>
    </w:rPr>
  </w:style>
  <w:style w:type="character" w:customStyle="1" w:styleId="Heading7Char">
    <w:name w:val="Heading 7 Char"/>
    <w:basedOn w:val="Absatz-Standardschriftart"/>
    <w:uiPriority w:val="9"/>
    <w:rPr>
      <w:rFonts w:ascii="Arial" w:eastAsia="Arial" w:hAnsi="Arial" w:cs="Arial"/>
      <w:b/>
      <w:bCs/>
      <w:i/>
      <w:iCs/>
      <w:sz w:val="22"/>
      <w:szCs w:val="22"/>
    </w:rPr>
  </w:style>
  <w:style w:type="character" w:customStyle="1" w:styleId="Heading8Char">
    <w:name w:val="Heading 8 Char"/>
    <w:basedOn w:val="Absatz-Standardschriftart"/>
    <w:uiPriority w:val="9"/>
    <w:rPr>
      <w:rFonts w:ascii="Arial" w:eastAsia="Arial" w:hAnsi="Arial" w:cs="Arial"/>
      <w:i/>
      <w:iCs/>
      <w:sz w:val="22"/>
      <w:szCs w:val="22"/>
    </w:rPr>
  </w:style>
  <w:style w:type="character" w:customStyle="1" w:styleId="Heading9Char">
    <w:name w:val="Heading 9 Char"/>
    <w:basedOn w:val="Absatz-Standardschriftart"/>
    <w:uiPriority w:val="9"/>
    <w:rPr>
      <w:rFonts w:ascii="Arial" w:eastAsia="Arial" w:hAnsi="Arial" w:cs="Arial"/>
      <w:i/>
      <w:iCs/>
      <w:sz w:val="21"/>
      <w:szCs w:val="21"/>
    </w:rPr>
  </w:style>
  <w:style w:type="character" w:customStyle="1" w:styleId="TitleChar">
    <w:name w:val="Title Char"/>
    <w:basedOn w:val="Absatz-Standardschriftart"/>
    <w:uiPriority w:val="10"/>
    <w:rPr>
      <w:sz w:val="48"/>
      <w:szCs w:val="48"/>
    </w:rPr>
  </w:style>
  <w:style w:type="character" w:customStyle="1" w:styleId="SubtitleChar">
    <w:name w:val="Subtitle Char"/>
    <w:basedOn w:val="Absatz-Standardschriftart"/>
    <w:uiPriority w:val="11"/>
    <w:rPr>
      <w:sz w:val="24"/>
      <w:szCs w:val="24"/>
    </w:rPr>
  </w:style>
  <w:style w:type="paragraph" w:styleId="Zitat">
    <w:name w:val="Quote"/>
    <w:basedOn w:val="Standard"/>
    <w:next w:val="Standard"/>
    <w:link w:val="ZitatZchn"/>
    <w:uiPriority w:val="29"/>
    <w:qFormat/>
    <w:pPr>
      <w:ind w:left="720" w:right="720"/>
    </w:pPr>
    <w:rPr>
      <w:i/>
    </w:rPr>
  </w:style>
  <w:style w:type="character" w:customStyle="1" w:styleId="ZitatZchn">
    <w:name w:val="Zitat Zchn"/>
    <w:link w:val="Zitat"/>
    <w:uiPriority w:val="29"/>
    <w:rPr>
      <w:i/>
    </w:rPr>
  </w:style>
  <w:style w:type="paragraph" w:styleId="IntensivesZitat">
    <w:name w:val="Intense Quote"/>
    <w:basedOn w:val="Standard"/>
    <w:next w:val="Standard"/>
    <w:link w:val="IntensivesZitatZchn"/>
    <w:uiPriority w:val="30"/>
    <w:qFormat/>
    <w:pPr>
      <w:pBdr>
        <w:top w:val="single" w:sz="4" w:space="5" w:color="FFFFFF"/>
        <w:left w:val="single" w:sz="4" w:space="10" w:color="FFFFFF"/>
        <w:bottom w:val="single" w:sz="4" w:space="5" w:color="FFFFFF"/>
        <w:right w:val="single" w:sz="4" w:space="10" w:color="FFFFFF"/>
      </w:pBdr>
      <w:shd w:val="clear" w:color="F2F2F2" w:fill="F2F2F2"/>
      <w:ind w:left="720" w:right="720"/>
    </w:pPr>
    <w:rPr>
      <w:i/>
    </w:rPr>
  </w:style>
  <w:style w:type="character" w:customStyle="1" w:styleId="IntensivesZitatZchn">
    <w:name w:val="Intensives Zitat Zchn"/>
    <w:link w:val="IntensivesZitat"/>
    <w:uiPriority w:val="30"/>
    <w:rPr>
      <w:i/>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character" w:customStyle="1" w:styleId="CaptionChar">
    <w:name w:val="Caption Char"/>
    <w:uiPriority w:val="99"/>
  </w:style>
  <w:style w:type="table" w:styleId="EinfacheTabelle1">
    <w:name w:val="Plain Table 1"/>
    <w:basedOn w:val="NormaleTabel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hemeFill="text1" w:themeFillTint="0D"/>
      </w:tcPr>
    </w:tblStylePr>
    <w:tblStylePr w:type="band1Horz">
      <w:tblPr/>
      <w:tcPr>
        <w:shd w:val="clear" w:color="F2F2F2" w:fill="F2F2F2" w:themeFill="text1" w:themeFillTint="0D"/>
      </w:tcPr>
    </w:tblStylePr>
  </w:style>
  <w:style w:type="table" w:styleId="EinfacheTabelle2">
    <w:name w:val="Plain Table 2"/>
    <w:basedOn w:val="NormaleTabel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hemeFill="text1" w:themeFillTint="0D"/>
      </w:tcPr>
    </w:tblStylePr>
    <w:tblStylePr w:type="band1Horz">
      <w:rPr>
        <w:rFonts w:ascii="Arial" w:hAnsi="Arial"/>
        <w:color w:val="404040"/>
        <w:sz w:val="22"/>
      </w:rPr>
      <w:tblPr/>
      <w:tcPr>
        <w:shd w:val="clear" w:color="F2F2F2" w:fill="F2F2F2" w:themeFill="text1" w:themeFillTint="0D"/>
      </w:tcPr>
    </w:tblStylePr>
  </w:style>
  <w:style w:type="table" w:styleId="EinfacheTabelle4">
    <w:name w:val="Plain Table 4"/>
    <w:basedOn w:val="NormaleTabel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hemeFill="text1" w:themeFillTint="0D"/>
      </w:tcPr>
    </w:tblStylePr>
    <w:tblStylePr w:type="band1Horz">
      <w:rPr>
        <w:rFonts w:ascii="Arial" w:hAnsi="Arial"/>
        <w:color w:val="404040"/>
        <w:sz w:val="22"/>
      </w:rPr>
      <w:tblPr/>
      <w:tcPr>
        <w:shd w:val="clear" w:color="F2F2F2" w:fill="F2F2F2" w:themeFill="text1" w:themeFillTint="0D"/>
      </w:tcPr>
    </w:tblStylePr>
  </w:style>
  <w:style w:type="table" w:styleId="EinfacheTabelle5">
    <w:name w:val="Plain Table 5"/>
    <w:basedOn w:val="NormaleTabel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FFFFFF"/>
      </w:tcPr>
    </w:tblStylePr>
    <w:tblStylePr w:type="lastRow">
      <w:rPr>
        <w:i/>
        <w:color w:val="404040"/>
      </w:rPr>
      <w:tblPr/>
      <w:tcPr>
        <w:tcBorders>
          <w:top w:val="single" w:sz="4" w:space="0" w:color="404040"/>
          <w:left w:val="none" w:sz="4" w:space="0" w:color="000000"/>
          <w:right w:val="none" w:sz="4" w:space="0" w:color="000000"/>
        </w:tcBorders>
        <w:shd w:val="clear" w:color="FFFFFF" w:fill="FFFFFF"/>
      </w:tcPr>
    </w:tblStylePr>
    <w:tblStylePr w:type="firstCol">
      <w:pPr>
        <w:jc w:val="right"/>
      </w:pPr>
      <w:rPr>
        <w:i/>
        <w:color w:val="404040"/>
      </w:rPr>
      <w:tblPr/>
      <w:tcPr>
        <w:tcBorders>
          <w:right w:val="single" w:sz="4" w:space="0" w:color="404040"/>
        </w:tcBorders>
        <w:shd w:val="clear" w:color="FFFFFF" w:fill="FFFFFF"/>
      </w:tcPr>
    </w:tblStylePr>
    <w:tblStylePr w:type="lastCol">
      <w:rPr>
        <w:i/>
        <w:color w:val="404040"/>
      </w:rPr>
      <w:tblPr/>
      <w:tcPr>
        <w:tcBorders>
          <w:left w:val="single" w:sz="4" w:space="0" w:color="404040"/>
        </w:tcBorders>
        <w:shd w:val="clear" w:color="FFFFFF" w:fill="FFFFFF"/>
      </w:tcPr>
    </w:tblStylePr>
    <w:tblStylePr w:type="band1Vert">
      <w:rPr>
        <w:rFonts w:ascii="Arial" w:hAnsi="Arial"/>
        <w:color w:val="404040"/>
        <w:sz w:val="22"/>
      </w:rPr>
      <w:tblPr/>
      <w:tcPr>
        <w:shd w:val="clear" w:color="F2F2F2" w:fill="F2F2F2" w:themeFill="text1" w:themeFillTint="0D"/>
      </w:tcPr>
    </w:tblStylePr>
    <w:tblStylePr w:type="band1Horz">
      <w:rPr>
        <w:rFonts w:ascii="Arial" w:hAnsi="Arial"/>
        <w:color w:val="404040"/>
        <w:sz w:val="22"/>
      </w:rPr>
      <w:tblPr/>
      <w:tcPr>
        <w:shd w:val="clear" w:color="F2F2F2" w:fill="F2F2F2" w:themeFill="text1" w:themeFillTint="0D"/>
      </w:tcPr>
    </w:tblStylePr>
  </w:style>
  <w:style w:type="table" w:styleId="Gitternetztabelle1hell">
    <w:name w:val="Grid Table 1 Light"/>
    <w:basedOn w:val="NormaleTabel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itternetztabelle2">
    <w:name w:val="Grid Table 2"/>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hemeFill="text1" w:themeFillTint="34"/>
      </w:tcPr>
    </w:tblStylePr>
    <w:tblStylePr w:type="band1Horz">
      <w:rPr>
        <w:rFonts w:ascii="Arial" w:hAnsi="Arial"/>
        <w:color w:val="404040"/>
        <w:sz w:val="22"/>
      </w:rPr>
      <w:tblPr/>
      <w:tcPr>
        <w:shd w:val="clear" w:color="CBCBCB" w:fill="CBCBCB" w:themeFill="text1" w:themeFillTint="34"/>
      </w:tcPr>
    </w:tblStylePr>
  </w:style>
  <w:style w:type="table" w:styleId="Gitternetztabelle3">
    <w:name w:val="Grid Table 3"/>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CBCBCB" w:fill="CBCBCB" w:themeFill="text1" w:themeFillTint="34"/>
      </w:tcPr>
    </w:tblStylePr>
    <w:tblStylePr w:type="band1Horz">
      <w:rPr>
        <w:rFonts w:ascii="Arial" w:hAnsi="Arial"/>
        <w:color w:val="404040"/>
        <w:sz w:val="22"/>
      </w:rPr>
      <w:tblPr/>
      <w:tcPr>
        <w:shd w:val="clear" w:color="CBCBCB" w:fill="CBCBCB" w:themeFill="text1" w:themeFillTint="34"/>
      </w:tcPr>
    </w:tblStylePr>
  </w:style>
  <w:style w:type="table" w:styleId="Gitternetztabelle4">
    <w:name w:val="Grid Table 4"/>
    <w:basedOn w:val="NormaleTabel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hemeFill="text1" w:themeFillTint="34"/>
      </w:tcPr>
    </w:tblStylePr>
    <w:tblStylePr w:type="band1Horz">
      <w:rPr>
        <w:rFonts w:ascii="Arial" w:hAnsi="Arial"/>
        <w:color w:val="404040"/>
        <w:sz w:val="22"/>
      </w:rPr>
      <w:tblPr/>
      <w:tcPr>
        <w:shd w:val="clear" w:color="CBCBCB" w:fill="CBCBCB" w:themeFill="text1" w:themeFillTint="34"/>
      </w:tcPr>
    </w:tblStylePr>
  </w:style>
  <w:style w:type="table" w:styleId="Gitternetztabelle5dunkel">
    <w:name w:val="Grid Table 5 Dark"/>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fill="BFBFBF" w:themeFill="text1" w:themeFillTint="40"/>
    </w:tblPr>
    <w:tblStylePr w:type="firstRow">
      <w:rPr>
        <w:rFonts w:ascii="Arial" w:hAnsi="Arial"/>
        <w:b/>
        <w:color w:val="FFFFFF"/>
        <w:sz w:val="22"/>
      </w:rPr>
      <w:tblPr/>
      <w:tcPr>
        <w:shd w:val="clear" w:color="000000" w:fill="000000" w:themeFill="text1"/>
      </w:tcPr>
    </w:tblStylePr>
    <w:tblStylePr w:type="lastRow">
      <w:rPr>
        <w:rFonts w:ascii="Arial" w:hAnsi="Arial"/>
        <w:b/>
        <w:color w:val="FFFFFF"/>
        <w:sz w:val="22"/>
      </w:rPr>
      <w:tblPr/>
      <w:tcPr>
        <w:tcBorders>
          <w:top w:val="single" w:sz="4" w:space="0" w:color="FFFFFF" w:themeColor="light1"/>
        </w:tcBorders>
        <w:shd w:val="clear" w:color="000000" w:fill="000000" w:themeFill="text1"/>
      </w:tcPr>
    </w:tblStylePr>
    <w:tblStylePr w:type="firstCol">
      <w:rPr>
        <w:rFonts w:ascii="Arial" w:hAnsi="Arial"/>
        <w:b/>
        <w:color w:val="FFFFFF"/>
        <w:sz w:val="22"/>
      </w:rPr>
      <w:tblPr/>
      <w:tcPr>
        <w:shd w:val="clear" w:color="000000" w:fill="000000" w:themeFill="text1"/>
      </w:tcPr>
    </w:tblStylePr>
    <w:tblStylePr w:type="lastCol">
      <w:rPr>
        <w:rFonts w:ascii="Arial" w:hAnsi="Arial"/>
        <w:b/>
        <w:color w:val="FFFFFF"/>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styleId="Gitternetztabelle6farbig">
    <w:name w:val="Grid Table 6 Colorful"/>
    <w:basedOn w:val="NormaleTabel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fill="CBCBCB" w:themeFill="text1" w:themeFillTint="34"/>
      </w:tcPr>
    </w:tblStylePr>
    <w:tblStylePr w:type="band1Horz">
      <w:rPr>
        <w:rFonts w:ascii="Arial" w:hAnsi="Arial"/>
        <w:color w:val="7F7F7F" w:themeColor="text1" w:themeTint="80" w:themeShade="95"/>
        <w:sz w:val="22"/>
      </w:rPr>
      <w:tblPr/>
      <w:tcPr>
        <w:shd w:val="clear" w:color="CBCBCB" w:fill="CBCBCB" w:themeFill="text1" w:themeFillTint="34"/>
      </w:tcPr>
    </w:tblStylePr>
    <w:tblStylePr w:type="band2Horz">
      <w:rPr>
        <w:rFonts w:ascii="Arial" w:hAnsi="Arial"/>
        <w:color w:val="7F7F7F" w:themeColor="text1" w:themeTint="80" w:themeShade="95"/>
        <w:sz w:val="22"/>
      </w:rPr>
    </w:tblStylePr>
  </w:style>
  <w:style w:type="table" w:styleId="Gitternetztabelle7farbig">
    <w:name w:val="Grid Table 7 Colorful"/>
    <w:basedOn w:val="NormaleTabel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FFFFFF"/>
      </w:tcPr>
    </w:tblStylePr>
    <w:tblStylePr w:type="band1Vert">
      <w:tblPr/>
      <w:tcPr>
        <w:shd w:val="clear" w:color="F2F2F2" w:fill="F2F2F2" w:themeFill="text1" w:themeFillTint="0D"/>
      </w:tcPr>
    </w:tblStylePr>
    <w:tblStylePr w:type="band1Horz">
      <w:rPr>
        <w:rFonts w:ascii="Arial" w:hAnsi="Arial"/>
        <w:color w:val="7F7F7F" w:themeColor="text1" w:themeTint="80" w:themeShade="95"/>
        <w:sz w:val="22"/>
      </w:rPr>
      <w:tblPr/>
      <w:tcPr>
        <w:shd w:val="clear" w:color="F2F2F2" w:fill="F2F2F2" w:themeFill="text1" w:themeFillTint="0D"/>
      </w:tcPr>
    </w:tblStylePr>
    <w:tblStylePr w:type="band2Horz">
      <w:rPr>
        <w:rFonts w:ascii="Arial" w:hAnsi="Arial"/>
        <w:color w:val="7F7F7F" w:themeColor="text1" w:themeTint="80" w:themeShade="95"/>
        <w:sz w:val="22"/>
      </w:rPr>
    </w:tblStylePr>
  </w:style>
  <w:style w:type="table" w:styleId="Listentabelle1hell">
    <w:name w:val="List Table 1 Light"/>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styleId="Listentabelle2">
    <w:name w:val="List Table 2"/>
    <w:basedOn w:val="NormaleTabel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hemeFill="text1" w:themeFillTint="40"/>
      </w:tcPr>
    </w:tblStylePr>
    <w:tblStylePr w:type="band1Horz">
      <w:rPr>
        <w:rFonts w:ascii="Arial" w:hAnsi="Arial"/>
        <w:color w:val="404040"/>
        <w:sz w:val="22"/>
      </w:rPr>
      <w:tblPr/>
      <w:tcPr>
        <w:shd w:val="clear" w:color="BFBFBF" w:fill="BFBFBF" w:themeFill="text1" w:themeFillTint="40"/>
      </w:tcPr>
    </w:tblStylePr>
  </w:style>
  <w:style w:type="table" w:styleId="Listentabelle3">
    <w:name w:val="List Table 3"/>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entabelle4">
    <w:name w:val="List Table 4"/>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hemeFill="text1" w:themeFillTint="40"/>
      </w:tcPr>
    </w:tblStylePr>
    <w:tblStylePr w:type="band1Horz">
      <w:rPr>
        <w:rFonts w:ascii="Arial" w:hAnsi="Arial"/>
        <w:color w:val="404040"/>
        <w:sz w:val="22"/>
      </w:rPr>
      <w:tblPr/>
      <w:tcPr>
        <w:shd w:val="clear" w:color="BFBFBF" w:fill="BFBFBF" w:themeFill="text1" w:themeFillTint="40"/>
      </w:tcPr>
    </w:tblStylePr>
  </w:style>
  <w:style w:type="table" w:styleId="Listentabelle5dunkel">
    <w:name w:val="List Table 5 Dark"/>
    <w:basedOn w:val="NormaleTabel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fill="7F7F7F" w:themeFill="text1" w:themeFillTint="80"/>
      </w:tcPr>
    </w:tblStylePr>
    <w:tblStylePr w:type="band2Horz">
      <w:tblPr/>
      <w:tcPr>
        <w:tcBorders>
          <w:top w:val="single" w:sz="4" w:space="0" w:color="FFFFFF" w:themeColor="light1"/>
          <w:bottom w:val="single" w:sz="4" w:space="0" w:color="FFFFFF" w:themeColor="light1"/>
        </w:tcBorders>
        <w:shd w:val="clear" w:color="7F7F7F" w:fill="7F7F7F" w:themeFill="text1" w:themeFillTint="80"/>
      </w:tcPr>
    </w:tblStylePr>
  </w:style>
  <w:style w:type="table" w:styleId="Listentabelle6farbig">
    <w:name w:val="List Table 6 Colorful"/>
    <w:basedOn w:val="NormaleTabel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fill="BFBFBF" w:themeFill="text1" w:themeFillTint="40"/>
      </w:tcPr>
    </w:tblStylePr>
    <w:tblStylePr w:type="band1Horz">
      <w:rPr>
        <w:rFonts w:ascii="Arial" w:hAnsi="Arial"/>
        <w:color w:val="000000" w:themeColor="text1"/>
        <w:sz w:val="22"/>
      </w:rPr>
      <w:tblPr/>
      <w:tcPr>
        <w:shd w:val="clear" w:color="BFBFBF" w:fill="BFBFBF" w:themeFill="text1" w:themeFillTint="40"/>
      </w:tcPr>
    </w:tblStylePr>
    <w:tblStylePr w:type="band2Horz">
      <w:rPr>
        <w:rFonts w:ascii="Arial" w:hAnsi="Arial"/>
        <w:color w:val="000000" w:themeColor="text1"/>
        <w:sz w:val="22"/>
      </w:rPr>
    </w:tblStylePr>
  </w:style>
  <w:style w:type="table" w:styleId="Listentabelle7farbig">
    <w:name w:val="List Table 7 Colorful"/>
    <w:basedOn w:val="NormaleTabel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FFFFFF"/>
      </w:tcPr>
    </w:tblStylePr>
    <w:tblStylePr w:type="band1Vert">
      <w:tblPr/>
      <w:tcPr>
        <w:shd w:val="clear" w:color="BFBFBF" w:fill="BFBFBF" w:themeFill="text1" w:themeFillTint="40"/>
      </w:tcPr>
    </w:tblStylePr>
    <w:tblStylePr w:type="band1Horz">
      <w:rPr>
        <w:rFonts w:ascii="Arial" w:hAnsi="Arial"/>
        <w:color w:val="7F7F7F" w:themeColor="text1" w:themeTint="80" w:themeShade="95"/>
        <w:sz w:val="22"/>
      </w:rPr>
      <w:tblPr/>
      <w:tcPr>
        <w:shd w:val="clear" w:color="BFBFBF"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NormaleTabelle"/>
    <w:uiPriority w:val="99"/>
    <w:rPr>
      <w:color w:val="404040"/>
      <w:lang w:val="en-GB" w:eastAsia="en-GB"/>
    </w:rPr>
    <w:tblPr>
      <w:tblStyleRowBandSize w:val="1"/>
      <w:tblStyleColBandSize w:val="1"/>
    </w:tblPr>
    <w:tblStylePr w:type="firstRow">
      <w:rPr>
        <w:rFonts w:ascii="Arial" w:hAnsi="Arial"/>
        <w:color w:val="F2F2F2"/>
        <w:sz w:val="22"/>
      </w:rPr>
      <w:tblPr/>
      <w:tcPr>
        <w:shd w:val="clear" w:color="7F7F7F" w:fill="7F7F7F" w:themeFill="text1" w:themeFillTint="80"/>
      </w:tcPr>
    </w:tblStylePr>
    <w:tblStylePr w:type="lastRow">
      <w:rPr>
        <w:rFonts w:ascii="Arial" w:hAnsi="Arial"/>
        <w:color w:val="F2F2F2"/>
        <w:sz w:val="22"/>
      </w:rPr>
      <w:tblPr/>
      <w:tcPr>
        <w:shd w:val="clear" w:color="7F7F7F" w:fill="7F7F7F" w:themeFill="text1" w:themeFillTint="80"/>
      </w:tcPr>
    </w:tblStylePr>
    <w:tblStylePr w:type="firstCol">
      <w:rPr>
        <w:rFonts w:ascii="Arial" w:hAnsi="Arial"/>
        <w:color w:val="F2F2F2"/>
        <w:sz w:val="22"/>
      </w:rPr>
      <w:tblPr/>
      <w:tcPr>
        <w:shd w:val="clear" w:color="7F7F7F" w:fill="7F7F7F" w:themeFill="text1" w:themeFillTint="80"/>
      </w:tcPr>
    </w:tblStylePr>
    <w:tblStylePr w:type="lastCol">
      <w:rPr>
        <w:rFonts w:ascii="Arial" w:hAnsi="Arial"/>
        <w:color w:val="F2F2F2"/>
        <w:sz w:val="22"/>
      </w:rPr>
      <w:tblPr/>
      <w:tcPr>
        <w:shd w:val="clear" w:color="7F7F7F"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hemeFill="text1" w:themeFillTint="0D"/>
      </w:tcPr>
    </w:tblStylePr>
  </w:style>
  <w:style w:type="table" w:customStyle="1" w:styleId="Lined-Accent1">
    <w:name w:val="Lined - Accent 1"/>
    <w:basedOn w:val="NormaleTabelle"/>
    <w:uiPriority w:val="99"/>
    <w:rPr>
      <w:color w:val="404040"/>
      <w:lang w:val="en-GB" w:eastAsia="en-GB"/>
    </w:rPr>
    <w:tblPr>
      <w:tblStyleRowBandSize w:val="1"/>
      <w:tblStyleColBandSize w:val="1"/>
    </w:tblPr>
    <w:tblStylePr w:type="firstRow">
      <w:rPr>
        <w:rFonts w:ascii="Arial" w:hAnsi="Arial"/>
        <w:color w:val="F2F2F2"/>
        <w:sz w:val="22"/>
      </w:rPr>
      <w:tblPr/>
      <w:tcPr>
        <w:shd w:val="clear" w:color="5D8AC2" w:fill="5D8AC2" w:themeFill="accent1" w:themeFillTint="EA"/>
      </w:tcPr>
    </w:tblStylePr>
    <w:tblStylePr w:type="lastRow">
      <w:rPr>
        <w:rFonts w:ascii="Arial" w:hAnsi="Arial"/>
        <w:color w:val="F2F2F2"/>
        <w:sz w:val="22"/>
      </w:rPr>
      <w:tblPr/>
      <w:tcPr>
        <w:shd w:val="clear" w:color="5D8AC2" w:fill="5D8AC2" w:themeFill="accent1" w:themeFillTint="EA"/>
      </w:tcPr>
    </w:tblStylePr>
    <w:tblStylePr w:type="firstCol">
      <w:rPr>
        <w:rFonts w:ascii="Arial" w:hAnsi="Arial"/>
        <w:color w:val="F2F2F2"/>
        <w:sz w:val="22"/>
      </w:rPr>
      <w:tblPr/>
      <w:tcPr>
        <w:shd w:val="clear" w:color="5D8AC2" w:fill="5D8AC2" w:themeFill="accent1" w:themeFillTint="EA"/>
      </w:tcPr>
    </w:tblStylePr>
    <w:tblStylePr w:type="lastCol">
      <w:rPr>
        <w:rFonts w:ascii="Arial" w:hAnsi="Arial"/>
        <w:color w:val="F2F2F2"/>
        <w:sz w:val="22"/>
      </w:rPr>
      <w:tblPr/>
      <w:tcPr>
        <w:shd w:val="clear" w:color="5D8AC2"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hemeFill="accent1" w:themeFillTint="50"/>
      </w:tcPr>
    </w:tblStylePr>
  </w:style>
  <w:style w:type="table" w:customStyle="1" w:styleId="Lined-Accent2">
    <w:name w:val="Lined - Accent 2"/>
    <w:basedOn w:val="NormaleTabelle"/>
    <w:uiPriority w:val="99"/>
    <w:rPr>
      <w:color w:val="404040"/>
      <w:lang w:val="en-GB" w:eastAsia="en-GB"/>
    </w:rPr>
    <w:tblPr>
      <w:tblStyleRowBandSize w:val="1"/>
      <w:tblStyleColBandSize w:val="1"/>
    </w:tblPr>
    <w:tblStylePr w:type="firstRow">
      <w:rPr>
        <w:rFonts w:ascii="Arial" w:hAnsi="Arial"/>
        <w:color w:val="F2F2F2"/>
        <w:sz w:val="22"/>
      </w:rPr>
      <w:tblPr/>
      <w:tcPr>
        <w:shd w:val="clear" w:color="D99695" w:fill="D99695" w:themeFill="accent2" w:themeFillTint="97"/>
      </w:tcPr>
    </w:tblStylePr>
    <w:tblStylePr w:type="lastRow">
      <w:rPr>
        <w:rFonts w:ascii="Arial" w:hAnsi="Arial"/>
        <w:color w:val="F2F2F2"/>
        <w:sz w:val="22"/>
      </w:rPr>
      <w:tblPr/>
      <w:tcPr>
        <w:shd w:val="clear" w:color="D99695" w:fill="D99695" w:themeFill="accent2" w:themeFillTint="97"/>
      </w:tcPr>
    </w:tblStylePr>
    <w:tblStylePr w:type="firstCol">
      <w:rPr>
        <w:rFonts w:ascii="Arial" w:hAnsi="Arial"/>
        <w:color w:val="F2F2F2"/>
        <w:sz w:val="22"/>
      </w:rPr>
      <w:tblPr/>
      <w:tcPr>
        <w:shd w:val="clear" w:color="D99695" w:fill="D99695" w:themeFill="accent2" w:themeFillTint="97"/>
      </w:tcPr>
    </w:tblStylePr>
    <w:tblStylePr w:type="lastCol">
      <w:rPr>
        <w:rFonts w:ascii="Arial" w:hAnsi="Arial"/>
        <w:color w:val="F2F2F2"/>
        <w:sz w:val="22"/>
      </w:rPr>
      <w:tblPr/>
      <w:tcPr>
        <w:shd w:val="clear" w:color="D99695"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hemeFill="accent2" w:themeFillTint="32"/>
      </w:tcPr>
    </w:tblStylePr>
  </w:style>
  <w:style w:type="table" w:customStyle="1" w:styleId="Lined-Accent3">
    <w:name w:val="Lined - Accent 3"/>
    <w:basedOn w:val="NormaleTabelle"/>
    <w:uiPriority w:val="99"/>
    <w:rPr>
      <w:color w:val="404040"/>
      <w:lang w:val="en-GB" w:eastAsia="en-GB"/>
    </w:rPr>
    <w:tblPr>
      <w:tblStyleRowBandSize w:val="1"/>
      <w:tblStyleColBandSize w:val="1"/>
    </w:tblPr>
    <w:tblStylePr w:type="firstRow">
      <w:rPr>
        <w:rFonts w:ascii="Arial" w:hAnsi="Arial"/>
        <w:color w:val="F2F2F2"/>
        <w:sz w:val="22"/>
      </w:rPr>
      <w:tblPr/>
      <w:tcPr>
        <w:shd w:val="clear" w:color="9ABB59" w:fill="9ABB59" w:themeFill="accent3" w:themeFillTint="FE"/>
      </w:tcPr>
    </w:tblStylePr>
    <w:tblStylePr w:type="lastRow">
      <w:rPr>
        <w:rFonts w:ascii="Arial" w:hAnsi="Arial"/>
        <w:color w:val="F2F2F2"/>
        <w:sz w:val="22"/>
      </w:rPr>
      <w:tblPr/>
      <w:tcPr>
        <w:shd w:val="clear" w:color="9ABB59" w:fill="9ABB59" w:themeFill="accent3" w:themeFillTint="FE"/>
      </w:tcPr>
    </w:tblStylePr>
    <w:tblStylePr w:type="firstCol">
      <w:rPr>
        <w:rFonts w:ascii="Arial" w:hAnsi="Arial"/>
        <w:color w:val="F2F2F2"/>
        <w:sz w:val="22"/>
      </w:rPr>
      <w:tblPr/>
      <w:tcPr>
        <w:shd w:val="clear" w:color="9ABB59" w:fill="9ABB59" w:themeFill="accent3" w:themeFillTint="FE"/>
      </w:tcPr>
    </w:tblStylePr>
    <w:tblStylePr w:type="lastCol">
      <w:rPr>
        <w:rFonts w:ascii="Arial" w:hAnsi="Arial"/>
        <w:color w:val="F2F2F2"/>
        <w:sz w:val="22"/>
      </w:rPr>
      <w:tblPr/>
      <w:tcPr>
        <w:shd w:val="clear" w:color="9ABB59"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hemeFill="accent3" w:themeFillTint="34"/>
      </w:tcPr>
    </w:tblStylePr>
  </w:style>
  <w:style w:type="table" w:customStyle="1" w:styleId="Lined-Accent4">
    <w:name w:val="Lined - Accent 4"/>
    <w:basedOn w:val="NormaleTabelle"/>
    <w:uiPriority w:val="99"/>
    <w:rPr>
      <w:color w:val="404040"/>
      <w:lang w:val="en-GB" w:eastAsia="en-GB"/>
    </w:rPr>
    <w:tblPr>
      <w:tblStyleRowBandSize w:val="1"/>
      <w:tblStyleColBandSize w:val="1"/>
    </w:tblPr>
    <w:tblStylePr w:type="firstRow">
      <w:rPr>
        <w:rFonts w:ascii="Arial" w:hAnsi="Arial"/>
        <w:color w:val="F2F2F2"/>
        <w:sz w:val="22"/>
      </w:rPr>
      <w:tblPr/>
      <w:tcPr>
        <w:shd w:val="clear" w:color="B2A1C6" w:fill="B2A1C6" w:themeFill="accent4" w:themeFillTint="9A"/>
      </w:tcPr>
    </w:tblStylePr>
    <w:tblStylePr w:type="lastRow">
      <w:rPr>
        <w:rFonts w:ascii="Arial" w:hAnsi="Arial"/>
        <w:color w:val="F2F2F2"/>
        <w:sz w:val="22"/>
      </w:rPr>
      <w:tblPr/>
      <w:tcPr>
        <w:shd w:val="clear" w:color="B2A1C6" w:fill="B2A1C6" w:themeFill="accent4" w:themeFillTint="9A"/>
      </w:tcPr>
    </w:tblStylePr>
    <w:tblStylePr w:type="firstCol">
      <w:rPr>
        <w:rFonts w:ascii="Arial" w:hAnsi="Arial"/>
        <w:color w:val="F2F2F2"/>
        <w:sz w:val="22"/>
      </w:rPr>
      <w:tblPr/>
      <w:tcPr>
        <w:shd w:val="clear" w:color="B2A1C6" w:fill="B2A1C6" w:themeFill="accent4" w:themeFillTint="9A"/>
      </w:tcPr>
    </w:tblStylePr>
    <w:tblStylePr w:type="lastCol">
      <w:rPr>
        <w:rFonts w:ascii="Arial" w:hAnsi="Arial"/>
        <w:color w:val="F2F2F2"/>
        <w:sz w:val="22"/>
      </w:rPr>
      <w:tblPr/>
      <w:tcPr>
        <w:shd w:val="clear" w:color="B2A1C6"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hemeFill="accent4" w:themeFillTint="34"/>
      </w:tcPr>
    </w:tblStylePr>
  </w:style>
  <w:style w:type="table" w:customStyle="1" w:styleId="Lined-Accent5">
    <w:name w:val="Lined - Accent 5"/>
    <w:basedOn w:val="NormaleTabelle"/>
    <w:uiPriority w:val="99"/>
    <w:rPr>
      <w:color w:val="404040"/>
      <w:lang w:val="en-GB" w:eastAsia="en-GB"/>
    </w:rPr>
    <w:tblPr>
      <w:tblStyleRowBandSize w:val="1"/>
      <w:tblStyleColBandSize w:val="1"/>
    </w:tblPr>
    <w:tblStylePr w:type="firstRow">
      <w:rPr>
        <w:rFonts w:ascii="Arial" w:hAnsi="Arial"/>
        <w:color w:val="F2F2F2"/>
        <w:sz w:val="22"/>
      </w:rPr>
      <w:tblPr/>
      <w:tcPr>
        <w:shd w:val="clear" w:color="4BACC6" w:fill="4BACC6" w:themeFill="accent5"/>
      </w:tcPr>
    </w:tblStylePr>
    <w:tblStylePr w:type="lastRow">
      <w:rPr>
        <w:rFonts w:ascii="Arial" w:hAnsi="Arial"/>
        <w:color w:val="F2F2F2"/>
        <w:sz w:val="22"/>
      </w:rPr>
      <w:tblPr/>
      <w:tcPr>
        <w:shd w:val="clear" w:color="4BACC6" w:fill="4BACC6" w:themeFill="accent5"/>
      </w:tcPr>
    </w:tblStylePr>
    <w:tblStylePr w:type="firstCol">
      <w:rPr>
        <w:rFonts w:ascii="Arial" w:hAnsi="Arial"/>
        <w:color w:val="F2F2F2"/>
        <w:sz w:val="22"/>
      </w:rPr>
      <w:tblPr/>
      <w:tcPr>
        <w:shd w:val="clear" w:color="4BACC6" w:fill="4BACC6" w:themeFill="accent5"/>
      </w:tcPr>
    </w:tblStylePr>
    <w:tblStylePr w:type="lastCol">
      <w:rPr>
        <w:rFonts w:ascii="Arial" w:hAnsi="Arial"/>
        <w:color w:val="F2F2F2"/>
        <w:sz w:val="22"/>
      </w:rPr>
      <w:tblPr/>
      <w:tcPr>
        <w:shd w:val="clear" w:color="4BACC6"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hemeFill="accent5" w:themeFillTint="34"/>
      </w:tcPr>
    </w:tblStylePr>
  </w:style>
  <w:style w:type="table" w:customStyle="1" w:styleId="Lined-Accent6">
    <w:name w:val="Lined - Accent 6"/>
    <w:basedOn w:val="NormaleTabelle"/>
    <w:uiPriority w:val="99"/>
    <w:rPr>
      <w:color w:val="404040"/>
      <w:lang w:val="en-GB" w:eastAsia="en-GB"/>
    </w:rPr>
    <w:tblPr>
      <w:tblStyleRowBandSize w:val="1"/>
      <w:tblStyleColBandSize w:val="1"/>
    </w:tblPr>
    <w:tblStylePr w:type="firstRow">
      <w:rPr>
        <w:rFonts w:ascii="Arial" w:hAnsi="Arial"/>
        <w:color w:val="F2F2F2"/>
        <w:sz w:val="22"/>
      </w:rPr>
      <w:tblPr/>
      <w:tcPr>
        <w:shd w:val="clear" w:color="F79646" w:fill="F79646" w:themeFill="accent6"/>
      </w:tcPr>
    </w:tblStylePr>
    <w:tblStylePr w:type="lastRow">
      <w:rPr>
        <w:rFonts w:ascii="Arial" w:hAnsi="Arial"/>
        <w:color w:val="F2F2F2"/>
        <w:sz w:val="22"/>
      </w:rPr>
      <w:tblPr/>
      <w:tcPr>
        <w:shd w:val="clear" w:color="F79646" w:fill="F79646" w:themeFill="accent6"/>
      </w:tcPr>
    </w:tblStylePr>
    <w:tblStylePr w:type="firstCol">
      <w:rPr>
        <w:rFonts w:ascii="Arial" w:hAnsi="Arial"/>
        <w:color w:val="F2F2F2"/>
        <w:sz w:val="22"/>
      </w:rPr>
      <w:tblPr/>
      <w:tcPr>
        <w:shd w:val="clear" w:color="F79646" w:fill="F79646" w:themeFill="accent6"/>
      </w:tcPr>
    </w:tblStylePr>
    <w:tblStylePr w:type="lastCol">
      <w:rPr>
        <w:rFonts w:ascii="Arial" w:hAnsi="Arial"/>
        <w:color w:val="F2F2F2"/>
        <w:sz w:val="22"/>
      </w:rPr>
      <w:tblPr/>
      <w:tcPr>
        <w:shd w:val="clear" w:color="F7964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hemeFill="accent6" w:themeFillTint="34"/>
      </w:tcPr>
    </w:tblStylePr>
  </w:style>
  <w:style w:type="table" w:customStyle="1" w:styleId="BorderedLined-Accent">
    <w:name w:val="Bordered &amp; Lined - Accent"/>
    <w:basedOn w:val="NormaleTabelle"/>
    <w:uiPriority w:val="99"/>
    <w:rPr>
      <w:color w:val="404040"/>
      <w:lang w:val="en-GB" w:eastAsia="en-GB"/>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fill="7F7F7F" w:themeFill="text1" w:themeFillTint="80"/>
      </w:tcPr>
    </w:tblStylePr>
    <w:tblStylePr w:type="lastRow">
      <w:rPr>
        <w:rFonts w:ascii="Arial" w:hAnsi="Arial"/>
        <w:color w:val="F2F2F2"/>
        <w:sz w:val="22"/>
      </w:rPr>
      <w:tblPr/>
      <w:tcPr>
        <w:shd w:val="clear" w:color="7F7F7F" w:fill="7F7F7F" w:themeFill="text1" w:themeFillTint="80"/>
      </w:tcPr>
    </w:tblStylePr>
    <w:tblStylePr w:type="firstCol">
      <w:rPr>
        <w:rFonts w:ascii="Arial" w:hAnsi="Arial"/>
        <w:color w:val="F2F2F2"/>
        <w:sz w:val="22"/>
      </w:rPr>
      <w:tblPr/>
      <w:tcPr>
        <w:shd w:val="clear" w:color="7F7F7F" w:fill="7F7F7F" w:themeFill="text1" w:themeFillTint="80"/>
      </w:tcPr>
    </w:tblStylePr>
    <w:tblStylePr w:type="lastCol">
      <w:rPr>
        <w:rFonts w:ascii="Arial" w:hAnsi="Arial"/>
        <w:color w:val="F2F2F2"/>
        <w:sz w:val="22"/>
      </w:rPr>
      <w:tblPr/>
      <w:tcPr>
        <w:shd w:val="clear" w:color="7F7F7F"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hemeFill="text1" w:themeFillTint="0D"/>
      </w:tcPr>
    </w:tblStylePr>
  </w:style>
  <w:style w:type="table" w:customStyle="1" w:styleId="BorderedLined-Accent1">
    <w:name w:val="Bordered &amp; Lined - Accent 1"/>
    <w:basedOn w:val="NormaleTabelle"/>
    <w:uiPriority w:val="99"/>
    <w:rPr>
      <w:color w:val="404040"/>
      <w:lang w:val="en-GB" w:eastAsia="en-GB"/>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fill="5D8AC2" w:themeFill="accent1" w:themeFillTint="EA"/>
      </w:tcPr>
    </w:tblStylePr>
    <w:tblStylePr w:type="lastRow">
      <w:rPr>
        <w:rFonts w:ascii="Arial" w:hAnsi="Arial"/>
        <w:color w:val="F2F2F2"/>
        <w:sz w:val="22"/>
      </w:rPr>
      <w:tblPr/>
      <w:tcPr>
        <w:shd w:val="clear" w:color="5D8AC2" w:fill="5D8AC2" w:themeFill="accent1" w:themeFillTint="EA"/>
      </w:tcPr>
    </w:tblStylePr>
    <w:tblStylePr w:type="firstCol">
      <w:rPr>
        <w:rFonts w:ascii="Arial" w:hAnsi="Arial"/>
        <w:color w:val="F2F2F2"/>
        <w:sz w:val="22"/>
      </w:rPr>
      <w:tblPr/>
      <w:tcPr>
        <w:shd w:val="clear" w:color="5D8AC2" w:fill="5D8AC2" w:themeFill="accent1" w:themeFillTint="EA"/>
      </w:tcPr>
    </w:tblStylePr>
    <w:tblStylePr w:type="lastCol">
      <w:rPr>
        <w:rFonts w:ascii="Arial" w:hAnsi="Arial"/>
        <w:color w:val="F2F2F2"/>
        <w:sz w:val="22"/>
      </w:rPr>
      <w:tblPr/>
      <w:tcPr>
        <w:shd w:val="clear" w:color="5D8AC2"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hemeFill="accent1" w:themeFillTint="50"/>
      </w:tcPr>
    </w:tblStylePr>
  </w:style>
  <w:style w:type="table" w:customStyle="1" w:styleId="BorderedLined-Accent2">
    <w:name w:val="Bordered &amp; Lined - Accent 2"/>
    <w:basedOn w:val="NormaleTabelle"/>
    <w:uiPriority w:val="99"/>
    <w:rPr>
      <w:color w:val="404040"/>
      <w:lang w:val="en-GB" w:eastAsia="en-GB"/>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fill="D99695" w:themeFill="accent2" w:themeFillTint="97"/>
      </w:tcPr>
    </w:tblStylePr>
    <w:tblStylePr w:type="lastRow">
      <w:rPr>
        <w:rFonts w:ascii="Arial" w:hAnsi="Arial"/>
        <w:color w:val="F2F2F2"/>
        <w:sz w:val="22"/>
      </w:rPr>
      <w:tblPr/>
      <w:tcPr>
        <w:shd w:val="clear" w:color="D99695" w:fill="D99695" w:themeFill="accent2" w:themeFillTint="97"/>
      </w:tcPr>
    </w:tblStylePr>
    <w:tblStylePr w:type="firstCol">
      <w:rPr>
        <w:rFonts w:ascii="Arial" w:hAnsi="Arial"/>
        <w:color w:val="F2F2F2"/>
        <w:sz w:val="22"/>
      </w:rPr>
      <w:tblPr/>
      <w:tcPr>
        <w:shd w:val="clear" w:color="D99695" w:fill="D99695" w:themeFill="accent2" w:themeFillTint="97"/>
      </w:tcPr>
    </w:tblStylePr>
    <w:tblStylePr w:type="lastCol">
      <w:rPr>
        <w:rFonts w:ascii="Arial" w:hAnsi="Arial"/>
        <w:color w:val="F2F2F2"/>
        <w:sz w:val="22"/>
      </w:rPr>
      <w:tblPr/>
      <w:tcPr>
        <w:shd w:val="clear" w:color="D99695"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hemeFill="accent2" w:themeFillTint="32"/>
      </w:tcPr>
    </w:tblStylePr>
  </w:style>
  <w:style w:type="table" w:customStyle="1" w:styleId="BorderedLined-Accent3">
    <w:name w:val="Bordered &amp; Lined - Accent 3"/>
    <w:basedOn w:val="NormaleTabelle"/>
    <w:uiPriority w:val="99"/>
    <w:rPr>
      <w:color w:val="404040"/>
      <w:lang w:val="en-GB" w:eastAsia="en-GB"/>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fill="9ABB59" w:themeFill="accent3" w:themeFillTint="FE"/>
      </w:tcPr>
    </w:tblStylePr>
    <w:tblStylePr w:type="lastRow">
      <w:rPr>
        <w:rFonts w:ascii="Arial" w:hAnsi="Arial"/>
        <w:color w:val="F2F2F2"/>
        <w:sz w:val="22"/>
      </w:rPr>
      <w:tblPr/>
      <w:tcPr>
        <w:shd w:val="clear" w:color="9ABB59" w:fill="9ABB59" w:themeFill="accent3" w:themeFillTint="FE"/>
      </w:tcPr>
    </w:tblStylePr>
    <w:tblStylePr w:type="firstCol">
      <w:rPr>
        <w:rFonts w:ascii="Arial" w:hAnsi="Arial"/>
        <w:color w:val="F2F2F2"/>
        <w:sz w:val="22"/>
      </w:rPr>
      <w:tblPr/>
      <w:tcPr>
        <w:shd w:val="clear" w:color="9ABB59" w:fill="9ABB59" w:themeFill="accent3" w:themeFillTint="FE"/>
      </w:tcPr>
    </w:tblStylePr>
    <w:tblStylePr w:type="lastCol">
      <w:rPr>
        <w:rFonts w:ascii="Arial" w:hAnsi="Arial"/>
        <w:color w:val="F2F2F2"/>
        <w:sz w:val="22"/>
      </w:rPr>
      <w:tblPr/>
      <w:tcPr>
        <w:shd w:val="clear" w:color="9ABB59"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hemeFill="accent3" w:themeFillTint="34"/>
      </w:tcPr>
    </w:tblStylePr>
  </w:style>
  <w:style w:type="table" w:customStyle="1" w:styleId="BorderedLined-Accent4">
    <w:name w:val="Bordered &amp; Lined - Accent 4"/>
    <w:basedOn w:val="NormaleTabelle"/>
    <w:uiPriority w:val="99"/>
    <w:rPr>
      <w:color w:val="404040"/>
      <w:lang w:val="en-GB" w:eastAsia="en-GB"/>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fill="B2A1C6" w:themeFill="accent4" w:themeFillTint="9A"/>
      </w:tcPr>
    </w:tblStylePr>
    <w:tblStylePr w:type="lastRow">
      <w:rPr>
        <w:rFonts w:ascii="Arial" w:hAnsi="Arial"/>
        <w:color w:val="F2F2F2"/>
        <w:sz w:val="22"/>
      </w:rPr>
      <w:tblPr/>
      <w:tcPr>
        <w:shd w:val="clear" w:color="B2A1C6" w:fill="B2A1C6" w:themeFill="accent4" w:themeFillTint="9A"/>
      </w:tcPr>
    </w:tblStylePr>
    <w:tblStylePr w:type="firstCol">
      <w:rPr>
        <w:rFonts w:ascii="Arial" w:hAnsi="Arial"/>
        <w:color w:val="F2F2F2"/>
        <w:sz w:val="22"/>
      </w:rPr>
      <w:tblPr/>
      <w:tcPr>
        <w:shd w:val="clear" w:color="B2A1C6" w:fill="B2A1C6" w:themeFill="accent4" w:themeFillTint="9A"/>
      </w:tcPr>
    </w:tblStylePr>
    <w:tblStylePr w:type="lastCol">
      <w:rPr>
        <w:rFonts w:ascii="Arial" w:hAnsi="Arial"/>
        <w:color w:val="F2F2F2"/>
        <w:sz w:val="22"/>
      </w:rPr>
      <w:tblPr/>
      <w:tcPr>
        <w:shd w:val="clear" w:color="B2A1C6"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hemeFill="accent4" w:themeFillTint="34"/>
      </w:tcPr>
    </w:tblStylePr>
  </w:style>
  <w:style w:type="table" w:customStyle="1" w:styleId="BorderedLined-Accent5">
    <w:name w:val="Bordered &amp; Lined - Accent 5"/>
    <w:basedOn w:val="NormaleTabelle"/>
    <w:uiPriority w:val="99"/>
    <w:rPr>
      <w:color w:val="404040"/>
      <w:lang w:val="en-GB" w:eastAsia="en-GB"/>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fill="4BACC6" w:themeFill="accent5"/>
      </w:tcPr>
    </w:tblStylePr>
    <w:tblStylePr w:type="lastRow">
      <w:rPr>
        <w:rFonts w:ascii="Arial" w:hAnsi="Arial"/>
        <w:color w:val="F2F2F2"/>
        <w:sz w:val="22"/>
      </w:rPr>
      <w:tblPr/>
      <w:tcPr>
        <w:shd w:val="clear" w:color="4BACC6" w:fill="4BACC6" w:themeFill="accent5"/>
      </w:tcPr>
    </w:tblStylePr>
    <w:tblStylePr w:type="firstCol">
      <w:rPr>
        <w:rFonts w:ascii="Arial" w:hAnsi="Arial"/>
        <w:color w:val="F2F2F2"/>
        <w:sz w:val="22"/>
      </w:rPr>
      <w:tblPr/>
      <w:tcPr>
        <w:shd w:val="clear" w:color="4BACC6" w:fill="4BACC6" w:themeFill="accent5"/>
      </w:tcPr>
    </w:tblStylePr>
    <w:tblStylePr w:type="lastCol">
      <w:rPr>
        <w:rFonts w:ascii="Arial" w:hAnsi="Arial"/>
        <w:color w:val="F2F2F2"/>
        <w:sz w:val="22"/>
      </w:rPr>
      <w:tblPr/>
      <w:tcPr>
        <w:shd w:val="clear" w:color="4BACC6"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hemeFill="accent5" w:themeFillTint="34"/>
      </w:tcPr>
    </w:tblStylePr>
  </w:style>
  <w:style w:type="table" w:customStyle="1" w:styleId="BorderedLined-Accent6">
    <w:name w:val="Bordered &amp; Lined - Accent 6"/>
    <w:basedOn w:val="NormaleTabelle"/>
    <w:uiPriority w:val="99"/>
    <w:rPr>
      <w:color w:val="404040"/>
      <w:lang w:val="en-GB" w:eastAsia="en-GB"/>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fill="F79646" w:themeFill="accent6"/>
      </w:tcPr>
    </w:tblStylePr>
    <w:tblStylePr w:type="lastRow">
      <w:rPr>
        <w:rFonts w:ascii="Arial" w:hAnsi="Arial"/>
        <w:color w:val="F2F2F2"/>
        <w:sz w:val="22"/>
      </w:rPr>
      <w:tblPr/>
      <w:tcPr>
        <w:shd w:val="clear" w:color="F79646" w:fill="F79646" w:themeFill="accent6"/>
      </w:tcPr>
    </w:tblStylePr>
    <w:tblStylePr w:type="firstCol">
      <w:rPr>
        <w:rFonts w:ascii="Arial" w:hAnsi="Arial"/>
        <w:color w:val="F2F2F2"/>
        <w:sz w:val="22"/>
      </w:rPr>
      <w:tblPr/>
      <w:tcPr>
        <w:shd w:val="clear" w:color="F79646" w:fill="F79646" w:themeFill="accent6"/>
      </w:tcPr>
    </w:tblStylePr>
    <w:tblStylePr w:type="lastCol">
      <w:rPr>
        <w:rFonts w:ascii="Arial" w:hAnsi="Arial"/>
        <w:color w:val="F2F2F2"/>
        <w:sz w:val="22"/>
      </w:rPr>
      <w:tblPr/>
      <w:tcPr>
        <w:shd w:val="clear" w:color="F7964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hemeFill="accent6" w:themeFillTint="34"/>
      </w:tcPr>
    </w:tblStylePr>
  </w:style>
  <w:style w:type="table" w:customStyle="1" w:styleId="Bordered">
    <w:name w:val="Bordered"/>
    <w:basedOn w:val="NormaleTabel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NormaleTabel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NormaleTabel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NormaleTabel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NormaleTabel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NormaleTabel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paragraph" w:styleId="Inhaltsverzeichnisberschrift">
    <w:name w:val="TOC Heading"/>
    <w:uiPriority w:val="39"/>
    <w:unhideWhenUsed/>
  </w:style>
  <w:style w:type="paragraph" w:styleId="Abbildungsverzeichnis">
    <w:name w:val="table of figures"/>
    <w:basedOn w:val="Standard"/>
    <w:next w:val="Standard"/>
    <w:uiPriority w:val="99"/>
    <w:unhideWhenUsed/>
    <w:pPr>
      <w:ind w:left="440" w:hanging="440"/>
    </w:pPr>
    <w:rPr>
      <w:rFonts w:cs="Calibri"/>
      <w:smallCaps/>
      <w:sz w:val="20"/>
      <w:szCs w:val="20"/>
    </w:rPr>
  </w:style>
  <w:style w:type="character" w:customStyle="1" w:styleId="berschrift1Zchn">
    <w:name w:val="Überschrift 1 Zchn"/>
    <w:link w:val="berschrift1"/>
    <w:uiPriority w:val="9"/>
    <w:rPr>
      <w:rFonts w:ascii="Cambria" w:eastAsia="Times New Roman" w:hAnsi="Cambria"/>
      <w:b/>
      <w:bCs/>
      <w:sz w:val="28"/>
      <w:szCs w:val="28"/>
      <w:lang w:val="en-US" w:eastAsia="en-US"/>
    </w:rPr>
  </w:style>
  <w:style w:type="character" w:customStyle="1" w:styleId="berschrift2Zchn">
    <w:name w:val="Überschrift 2 Zchn"/>
    <w:link w:val="berschrift2"/>
    <w:uiPriority w:val="9"/>
    <w:rPr>
      <w:rFonts w:ascii="Cambria" w:eastAsia="Times New Roman" w:hAnsi="Cambria"/>
      <w:b/>
      <w:sz w:val="26"/>
      <w:szCs w:val="26"/>
      <w:lang w:val="en-US" w:eastAsia="en-US"/>
    </w:rPr>
  </w:style>
  <w:style w:type="character" w:customStyle="1" w:styleId="berschrift3Zchn">
    <w:name w:val="Überschrift 3 Zchn"/>
    <w:link w:val="berschrift3"/>
    <w:uiPriority w:val="9"/>
    <w:rPr>
      <w:rFonts w:ascii="Cambria" w:eastAsia="Times New Roman" w:hAnsi="Cambria"/>
      <w:b/>
      <w:bCs/>
      <w:sz w:val="22"/>
      <w:szCs w:val="22"/>
      <w:lang w:val="en-US" w:eastAsia="en-US"/>
    </w:rPr>
  </w:style>
  <w:style w:type="character" w:customStyle="1" w:styleId="berschrift4Zchn">
    <w:name w:val="Überschrift 4 Zchn"/>
    <w:link w:val="berschrift4"/>
    <w:uiPriority w:val="9"/>
    <w:rPr>
      <w:rFonts w:ascii="Cambria" w:eastAsia="Times New Roman" w:hAnsi="Cambria"/>
      <w:b/>
      <w:bCs/>
      <w:i/>
      <w:iCs/>
      <w:sz w:val="22"/>
      <w:szCs w:val="22"/>
      <w:lang w:val="en-US" w:eastAsia="en-US"/>
    </w:rPr>
  </w:style>
  <w:style w:type="character" w:customStyle="1" w:styleId="berschrift5Zchn">
    <w:name w:val="Überschrift 5 Zchn"/>
    <w:link w:val="berschrift5"/>
    <w:uiPriority w:val="9"/>
    <w:rPr>
      <w:rFonts w:ascii="Cambria" w:eastAsia="Times New Roman" w:hAnsi="Cambria"/>
      <w:b/>
      <w:bCs/>
      <w:color w:val="7F7F7F"/>
      <w:sz w:val="22"/>
      <w:szCs w:val="22"/>
      <w:lang w:val="en-US" w:eastAsia="en-US"/>
    </w:rPr>
  </w:style>
  <w:style w:type="character" w:customStyle="1" w:styleId="berschrift6Zchn">
    <w:name w:val="Überschrift 6 Zchn"/>
    <w:link w:val="berschrift6"/>
    <w:uiPriority w:val="9"/>
    <w:rPr>
      <w:rFonts w:ascii="Cambria" w:eastAsia="Times New Roman" w:hAnsi="Cambria"/>
      <w:b/>
      <w:bCs/>
      <w:i/>
      <w:iCs/>
      <w:color w:val="7F7F7F"/>
      <w:sz w:val="22"/>
      <w:szCs w:val="22"/>
      <w:lang w:val="en-US" w:eastAsia="en-US"/>
    </w:rPr>
  </w:style>
  <w:style w:type="character" w:customStyle="1" w:styleId="berschrift7Zchn">
    <w:name w:val="Überschrift 7 Zchn"/>
    <w:link w:val="berschrift7"/>
    <w:uiPriority w:val="9"/>
    <w:rPr>
      <w:rFonts w:ascii="Cambria" w:eastAsia="Times New Roman" w:hAnsi="Cambria"/>
      <w:i/>
      <w:iCs/>
      <w:sz w:val="22"/>
      <w:szCs w:val="22"/>
      <w:lang w:val="en-US" w:eastAsia="en-US"/>
    </w:rPr>
  </w:style>
  <w:style w:type="character" w:customStyle="1" w:styleId="berschrift8Zchn">
    <w:name w:val="Überschrift 8 Zchn"/>
    <w:link w:val="berschrift8"/>
    <w:uiPriority w:val="9"/>
    <w:rPr>
      <w:rFonts w:ascii="Cambria" w:eastAsia="Times New Roman" w:hAnsi="Cambria"/>
      <w:lang w:val="en-US" w:eastAsia="en-US"/>
    </w:rPr>
  </w:style>
  <w:style w:type="character" w:customStyle="1" w:styleId="berschrift9Zchn">
    <w:name w:val="Überschrift 9 Zchn"/>
    <w:link w:val="berschrift9"/>
    <w:uiPriority w:val="9"/>
    <w:rPr>
      <w:rFonts w:ascii="Cambria" w:eastAsia="Times New Roman" w:hAnsi="Cambria"/>
      <w:i/>
      <w:iCs/>
      <w:spacing w:val="5"/>
      <w:lang w:val="en-US" w:eastAsia="en-US"/>
    </w:rPr>
  </w:style>
  <w:style w:type="paragraph" w:styleId="Kopfzeile">
    <w:name w:val="header"/>
    <w:basedOn w:val="Standard"/>
    <w:link w:val="KopfzeileZchn"/>
    <w:unhideWhenUsed/>
    <w:pPr>
      <w:tabs>
        <w:tab w:val="center" w:pos="4536"/>
        <w:tab w:val="right" w:pos="9072"/>
      </w:tabs>
    </w:pPr>
  </w:style>
  <w:style w:type="character" w:customStyle="1" w:styleId="KopfzeileZchn">
    <w:name w:val="Kopfzeile Zchn"/>
    <w:link w:val="Kopfzeile"/>
    <w:uiPriority w:val="99"/>
    <w:rPr>
      <w:rFonts w:ascii="Calibri" w:eastAsia="Times New Roman" w:hAnsi="Calibri" w:cs="Times New Roman"/>
      <w:lang w:val="en-US"/>
    </w:rPr>
  </w:style>
  <w:style w:type="paragraph" w:styleId="Fuzeile">
    <w:name w:val="footer"/>
    <w:basedOn w:val="Standard"/>
    <w:link w:val="FuzeileZchn"/>
    <w:unhideWhenUsed/>
    <w:pPr>
      <w:tabs>
        <w:tab w:val="center" w:pos="4536"/>
        <w:tab w:val="right" w:pos="9072"/>
      </w:tabs>
    </w:pPr>
  </w:style>
  <w:style w:type="character" w:customStyle="1" w:styleId="FuzeileZchn">
    <w:name w:val="Fußzeile Zchn"/>
    <w:link w:val="Fuzeile"/>
    <w:uiPriority w:val="99"/>
    <w:rPr>
      <w:rFonts w:ascii="Calibri" w:eastAsia="Times New Roman" w:hAnsi="Calibri" w:cs="Times New Roman"/>
      <w:lang w:val="en-US"/>
    </w:rPr>
  </w:style>
  <w:style w:type="paragraph" w:styleId="Sprechblasentext">
    <w:name w:val="Balloon Text"/>
    <w:basedOn w:val="Standard"/>
    <w:link w:val="SprechblasentextZchn"/>
    <w:uiPriority w:val="99"/>
    <w:semiHidden/>
    <w:unhideWhenUsed/>
    <w:rPr>
      <w:rFonts w:ascii="Tahoma" w:hAnsi="Tahoma" w:cs="Tahoma"/>
      <w:sz w:val="16"/>
      <w:szCs w:val="16"/>
    </w:rPr>
  </w:style>
  <w:style w:type="character" w:customStyle="1" w:styleId="SprechblasentextZchn">
    <w:name w:val="Sprechblasentext Zchn"/>
    <w:link w:val="Sprechblasentext"/>
    <w:uiPriority w:val="99"/>
    <w:semiHidden/>
    <w:rPr>
      <w:rFonts w:ascii="Tahoma" w:eastAsia="Times New Roman" w:hAnsi="Tahoma" w:cs="Tahoma"/>
      <w:sz w:val="16"/>
      <w:szCs w:val="16"/>
      <w:lang w:val="en-US"/>
    </w:rPr>
  </w:style>
  <w:style w:type="paragraph" w:styleId="Titel">
    <w:name w:val="Title"/>
    <w:basedOn w:val="Standard"/>
    <w:next w:val="Standard"/>
    <w:link w:val="TitelZchn"/>
    <w:uiPriority w:val="10"/>
    <w:qFormat/>
    <w:pPr>
      <w:pBdr>
        <w:bottom w:val="single" w:sz="4" w:space="1" w:color="auto"/>
      </w:pBdr>
      <w:contextualSpacing/>
    </w:pPr>
    <w:rPr>
      <w:rFonts w:ascii="Cambria" w:hAnsi="Cambria"/>
      <w:spacing w:val="5"/>
      <w:sz w:val="52"/>
      <w:szCs w:val="52"/>
    </w:rPr>
  </w:style>
  <w:style w:type="character" w:customStyle="1" w:styleId="TitelZchn">
    <w:name w:val="Titel Zchn"/>
    <w:link w:val="Titel"/>
    <w:uiPriority w:val="10"/>
    <w:rPr>
      <w:rFonts w:ascii="Cambria" w:eastAsia="Times New Roman" w:hAnsi="Cambria" w:cs="Times New Roman"/>
      <w:spacing w:val="5"/>
      <w:sz w:val="52"/>
      <w:szCs w:val="52"/>
      <w:lang w:val="en-US"/>
    </w:rPr>
  </w:style>
  <w:style w:type="paragraph" w:styleId="Untertitel">
    <w:name w:val="Subtitle"/>
    <w:basedOn w:val="Standard"/>
    <w:next w:val="Standard"/>
    <w:link w:val="UntertitelZchn"/>
    <w:uiPriority w:val="11"/>
    <w:qFormat/>
    <w:pPr>
      <w:spacing w:after="600"/>
    </w:pPr>
    <w:rPr>
      <w:rFonts w:ascii="Cambria" w:hAnsi="Cambria"/>
      <w:i/>
      <w:iCs/>
      <w:spacing w:val="13"/>
      <w:sz w:val="24"/>
      <w:szCs w:val="24"/>
    </w:rPr>
  </w:style>
  <w:style w:type="character" w:customStyle="1" w:styleId="UntertitelZchn">
    <w:name w:val="Untertitel Zchn"/>
    <w:link w:val="Untertitel"/>
    <w:uiPriority w:val="11"/>
    <w:rPr>
      <w:rFonts w:ascii="Cambria" w:eastAsia="Times New Roman" w:hAnsi="Cambria" w:cs="Times New Roman"/>
      <w:i/>
      <w:iCs/>
      <w:spacing w:val="13"/>
      <w:sz w:val="24"/>
      <w:szCs w:val="24"/>
      <w:lang w:val="en-US"/>
    </w:rPr>
  </w:style>
  <w:style w:type="character" w:styleId="Fett">
    <w:name w:val="Strong"/>
    <w:uiPriority w:val="22"/>
    <w:qFormat/>
    <w:rPr>
      <w:b/>
      <w:bCs/>
    </w:rPr>
  </w:style>
  <w:style w:type="character" w:styleId="Hervorhebung">
    <w:name w:val="Emphasis"/>
    <w:uiPriority w:val="20"/>
    <w:qFormat/>
    <w:rPr>
      <w:b/>
      <w:bCs/>
      <w:i/>
      <w:iCs/>
      <w:spacing w:val="10"/>
      <w:shd w:val="clear" w:color="auto" w:fill="auto"/>
    </w:rPr>
  </w:style>
  <w:style w:type="paragraph" w:customStyle="1" w:styleId="Mellanmrktrutnt21">
    <w:name w:val="Mellanmörkt rutnät 21"/>
    <w:basedOn w:val="Standard"/>
    <w:link w:val="Mellanmrktrutnt2Char"/>
    <w:uiPriority w:val="1"/>
    <w:qFormat/>
  </w:style>
  <w:style w:type="paragraph" w:customStyle="1" w:styleId="Frgadlista-dekorfrg11">
    <w:name w:val="Färgad lista - dekorfärg 11"/>
    <w:basedOn w:val="Standard"/>
    <w:uiPriority w:val="34"/>
    <w:qFormat/>
    <w:pPr>
      <w:ind w:left="720"/>
      <w:contextualSpacing/>
    </w:pPr>
  </w:style>
  <w:style w:type="paragraph" w:customStyle="1" w:styleId="Frgatrutnt-dekorfrg11">
    <w:name w:val="Färgat rutnät - dekorfärg 11"/>
    <w:basedOn w:val="Standard"/>
    <w:next w:val="Standard"/>
    <w:link w:val="Frgatrutnt-dekorfrg1Char"/>
    <w:uiPriority w:val="29"/>
    <w:qFormat/>
    <w:pPr>
      <w:spacing w:before="200"/>
      <w:ind w:left="360" w:right="360"/>
    </w:pPr>
    <w:rPr>
      <w:i/>
      <w:iCs/>
    </w:rPr>
  </w:style>
  <w:style w:type="character" w:customStyle="1" w:styleId="Frgatrutnt-dekorfrg1Char">
    <w:name w:val="Färgat rutnät - dekorfärg 1 Char"/>
    <w:link w:val="Frgatrutnt-dekorfrg11"/>
    <w:uiPriority w:val="29"/>
    <w:rPr>
      <w:rFonts w:ascii="Calibri" w:eastAsia="Times New Roman" w:hAnsi="Calibri" w:cs="Times New Roman"/>
      <w:i/>
      <w:iCs/>
      <w:lang w:val="en-US"/>
    </w:rPr>
  </w:style>
  <w:style w:type="paragraph" w:customStyle="1" w:styleId="Ljusskuggning-dekorfrg21">
    <w:name w:val="Ljus skuggning - dekorfärg 21"/>
    <w:basedOn w:val="Standard"/>
    <w:next w:val="Standard"/>
    <w:link w:val="Ljusskuggning-dekorfrg2Char"/>
    <w:uiPriority w:val="30"/>
    <w:qFormat/>
    <w:pPr>
      <w:pBdr>
        <w:bottom w:val="single" w:sz="4" w:space="1" w:color="auto"/>
      </w:pBdr>
      <w:spacing w:before="200" w:after="280"/>
      <w:ind w:left="1008" w:right="1152"/>
      <w:jc w:val="both"/>
    </w:pPr>
    <w:rPr>
      <w:b/>
      <w:bCs/>
      <w:i/>
      <w:iCs/>
    </w:rPr>
  </w:style>
  <w:style w:type="character" w:customStyle="1" w:styleId="Ljusskuggning-dekorfrg2Char">
    <w:name w:val="Ljus skuggning - dekorfärg 2 Char"/>
    <w:link w:val="Ljusskuggning-dekorfrg21"/>
    <w:uiPriority w:val="30"/>
    <w:rPr>
      <w:rFonts w:ascii="Calibri" w:eastAsia="Times New Roman" w:hAnsi="Calibri" w:cs="Times New Roman"/>
      <w:b/>
      <w:bCs/>
      <w:i/>
      <w:iCs/>
      <w:lang w:val="en-US"/>
    </w:rPr>
  </w:style>
  <w:style w:type="character" w:customStyle="1" w:styleId="nfasissutil">
    <w:name w:val="Énfasis sutil"/>
    <w:uiPriority w:val="19"/>
    <w:qFormat/>
    <w:rPr>
      <w:i/>
      <w:iCs/>
    </w:rPr>
  </w:style>
  <w:style w:type="character" w:customStyle="1" w:styleId="nfasisintenso">
    <w:name w:val="Énfasis intenso"/>
    <w:uiPriority w:val="21"/>
    <w:qFormat/>
    <w:rPr>
      <w:b/>
      <w:bCs/>
    </w:rPr>
  </w:style>
  <w:style w:type="character" w:customStyle="1" w:styleId="Referenciasutil">
    <w:name w:val="Referencia sutil"/>
    <w:uiPriority w:val="31"/>
    <w:qFormat/>
    <w:rPr>
      <w:smallCaps/>
    </w:rPr>
  </w:style>
  <w:style w:type="character" w:customStyle="1" w:styleId="Referenciaintensa">
    <w:name w:val="Referencia intensa"/>
    <w:uiPriority w:val="32"/>
    <w:qFormat/>
    <w:rPr>
      <w:smallCaps/>
      <w:spacing w:val="5"/>
      <w:u w:val="single"/>
    </w:rPr>
  </w:style>
  <w:style w:type="character" w:customStyle="1" w:styleId="Ttulodelibro">
    <w:name w:val="Título de libro"/>
    <w:uiPriority w:val="33"/>
    <w:qFormat/>
    <w:rPr>
      <w:i/>
      <w:iCs/>
      <w:smallCaps/>
      <w:spacing w:val="5"/>
    </w:rPr>
  </w:style>
  <w:style w:type="paragraph" w:customStyle="1" w:styleId="Encabezadodetabladecontenido">
    <w:name w:val="Encabezado de tabla de contenido"/>
    <w:basedOn w:val="berschrift1"/>
    <w:next w:val="Standard"/>
    <w:uiPriority w:val="39"/>
    <w:unhideWhenUsed/>
    <w:qFormat/>
    <w:pPr>
      <w:outlineLvl w:val="9"/>
    </w:pPr>
    <w:rPr>
      <w:lang w:bidi="en-US"/>
    </w:rPr>
  </w:style>
  <w:style w:type="paragraph" w:styleId="Beschriftung">
    <w:name w:val="caption"/>
    <w:basedOn w:val="Standard"/>
    <w:next w:val="Standard"/>
    <w:uiPriority w:val="35"/>
    <w:qFormat/>
    <w:rPr>
      <w:caps/>
      <w:spacing w:val="10"/>
      <w:sz w:val="18"/>
      <w:szCs w:val="18"/>
    </w:rPr>
  </w:style>
  <w:style w:type="character" w:customStyle="1" w:styleId="Mellanmrktrutnt2Char">
    <w:name w:val="Mellanmörkt rutnät 2 Char"/>
    <w:link w:val="Mellanmrktrutnt21"/>
    <w:uiPriority w:val="1"/>
    <w:rPr>
      <w:rFonts w:ascii="Calibri" w:eastAsia="Times New Roman" w:hAnsi="Calibri" w:cs="Times New Roman"/>
      <w:lang w:val="en-US"/>
    </w:rPr>
  </w:style>
  <w:style w:type="paragraph" w:styleId="Endnotentext">
    <w:name w:val="endnote text"/>
    <w:basedOn w:val="Standard"/>
    <w:link w:val="EndnotentextZchn"/>
    <w:uiPriority w:val="99"/>
    <w:semiHidden/>
    <w:unhideWhenUsed/>
    <w:rPr>
      <w:sz w:val="20"/>
      <w:szCs w:val="20"/>
    </w:rPr>
  </w:style>
  <w:style w:type="character" w:customStyle="1" w:styleId="EndnotentextZchn">
    <w:name w:val="Endnotentext Zchn"/>
    <w:link w:val="Endnotentext"/>
    <w:uiPriority w:val="99"/>
    <w:semiHidden/>
    <w:rPr>
      <w:rFonts w:ascii="Calibri" w:eastAsia="Times New Roman" w:hAnsi="Calibri" w:cs="Times New Roman"/>
      <w:sz w:val="20"/>
      <w:szCs w:val="20"/>
      <w:lang w:val="en-US"/>
    </w:rPr>
  </w:style>
  <w:style w:type="character" w:styleId="Endnotenzeichen">
    <w:name w:val="endnote reference"/>
    <w:uiPriority w:val="99"/>
    <w:semiHidden/>
    <w:unhideWhenUsed/>
    <w:rPr>
      <w:vertAlign w:val="superscript"/>
    </w:rPr>
  </w:style>
  <w:style w:type="paragraph" w:styleId="Funotentext">
    <w:name w:val="footnote text"/>
    <w:basedOn w:val="Standard"/>
    <w:link w:val="FunotentextZchn"/>
    <w:uiPriority w:val="99"/>
    <w:unhideWhenUsed/>
    <w:rPr>
      <w:sz w:val="20"/>
      <w:szCs w:val="20"/>
    </w:rPr>
  </w:style>
  <w:style w:type="character" w:customStyle="1" w:styleId="FunotentextZchn">
    <w:name w:val="Fußnotentext Zchn"/>
    <w:link w:val="Funotentext"/>
    <w:uiPriority w:val="99"/>
    <w:rPr>
      <w:rFonts w:ascii="Calibri" w:eastAsia="Times New Roman" w:hAnsi="Calibri" w:cs="Times New Roman"/>
      <w:sz w:val="20"/>
      <w:szCs w:val="20"/>
      <w:lang w:val="en-US"/>
    </w:rPr>
  </w:style>
  <w:style w:type="character" w:styleId="Funotenzeichen">
    <w:name w:val="footnote reference"/>
    <w:uiPriority w:val="99"/>
    <w:unhideWhenUsed/>
    <w:rPr>
      <w:vertAlign w:val="superscript"/>
    </w:rPr>
  </w:style>
  <w:style w:type="paragraph" w:styleId="Verzeichnis1">
    <w:name w:val="toc 1"/>
    <w:basedOn w:val="Standard"/>
    <w:next w:val="Standard"/>
    <w:uiPriority w:val="39"/>
    <w:unhideWhenUsed/>
    <w:qFormat/>
    <w:pPr>
      <w:tabs>
        <w:tab w:val="left" w:pos="440"/>
        <w:tab w:val="right" w:leader="dot" w:pos="10027"/>
      </w:tabs>
      <w:spacing w:before="120" w:after="120"/>
    </w:pPr>
    <w:rPr>
      <w:b/>
      <w:bCs/>
      <w:caps/>
      <w:sz w:val="20"/>
      <w:szCs w:val="20"/>
    </w:rPr>
  </w:style>
  <w:style w:type="paragraph" w:styleId="Verzeichnis2">
    <w:name w:val="toc 2"/>
    <w:basedOn w:val="Standard"/>
    <w:next w:val="Standard"/>
    <w:uiPriority w:val="39"/>
    <w:unhideWhenUsed/>
    <w:qFormat/>
    <w:pPr>
      <w:ind w:left="220"/>
    </w:pPr>
    <w:rPr>
      <w:smallCaps/>
      <w:sz w:val="20"/>
      <w:szCs w:val="20"/>
    </w:rPr>
  </w:style>
  <w:style w:type="paragraph" w:styleId="Verzeichnis3">
    <w:name w:val="toc 3"/>
    <w:basedOn w:val="Standard"/>
    <w:next w:val="Standard"/>
    <w:uiPriority w:val="39"/>
    <w:unhideWhenUsed/>
    <w:pPr>
      <w:ind w:left="440"/>
    </w:pPr>
    <w:rPr>
      <w:i/>
      <w:iCs/>
      <w:sz w:val="20"/>
      <w:szCs w:val="20"/>
    </w:rPr>
  </w:style>
  <w:style w:type="paragraph" w:styleId="Verzeichnis4">
    <w:name w:val="toc 4"/>
    <w:basedOn w:val="Standard"/>
    <w:next w:val="Standard"/>
    <w:uiPriority w:val="39"/>
    <w:unhideWhenUsed/>
    <w:pPr>
      <w:ind w:left="660"/>
    </w:pPr>
    <w:rPr>
      <w:sz w:val="18"/>
      <w:szCs w:val="18"/>
    </w:rPr>
  </w:style>
  <w:style w:type="paragraph" w:styleId="Verzeichnis5">
    <w:name w:val="toc 5"/>
    <w:basedOn w:val="Standard"/>
    <w:next w:val="Standard"/>
    <w:uiPriority w:val="39"/>
    <w:unhideWhenUsed/>
    <w:pPr>
      <w:ind w:left="880"/>
    </w:pPr>
    <w:rPr>
      <w:sz w:val="18"/>
      <w:szCs w:val="18"/>
    </w:rPr>
  </w:style>
  <w:style w:type="paragraph" w:styleId="Verzeichnis6">
    <w:name w:val="toc 6"/>
    <w:basedOn w:val="Standard"/>
    <w:next w:val="Standard"/>
    <w:uiPriority w:val="39"/>
    <w:unhideWhenUsed/>
    <w:pPr>
      <w:ind w:left="1100"/>
    </w:pPr>
    <w:rPr>
      <w:sz w:val="18"/>
      <w:szCs w:val="18"/>
    </w:rPr>
  </w:style>
  <w:style w:type="paragraph" w:styleId="Verzeichnis7">
    <w:name w:val="toc 7"/>
    <w:basedOn w:val="Standard"/>
    <w:next w:val="Standard"/>
    <w:uiPriority w:val="39"/>
    <w:unhideWhenUsed/>
    <w:pPr>
      <w:ind w:left="1320"/>
    </w:pPr>
    <w:rPr>
      <w:sz w:val="18"/>
      <w:szCs w:val="18"/>
    </w:rPr>
  </w:style>
  <w:style w:type="paragraph" w:styleId="Verzeichnis8">
    <w:name w:val="toc 8"/>
    <w:basedOn w:val="Standard"/>
    <w:next w:val="Standard"/>
    <w:uiPriority w:val="39"/>
    <w:unhideWhenUsed/>
    <w:pPr>
      <w:ind w:left="1540"/>
    </w:pPr>
    <w:rPr>
      <w:sz w:val="18"/>
      <w:szCs w:val="18"/>
    </w:rPr>
  </w:style>
  <w:style w:type="paragraph" w:styleId="Verzeichnis9">
    <w:name w:val="toc 9"/>
    <w:basedOn w:val="Standard"/>
    <w:next w:val="Standard"/>
    <w:uiPriority w:val="39"/>
    <w:unhideWhenUsed/>
    <w:pPr>
      <w:ind w:left="1760"/>
    </w:pPr>
    <w:rPr>
      <w:sz w:val="18"/>
      <w:szCs w:val="18"/>
    </w:rPr>
  </w:style>
  <w:style w:type="character" w:styleId="Hyperlink">
    <w:name w:val="Hyperlink"/>
    <w:uiPriority w:val="99"/>
    <w:unhideWhenUsed/>
    <w:rPr>
      <w:color w:val="0000FF"/>
      <w:u w:val="single"/>
    </w:rPr>
  </w:style>
  <w:style w:type="character" w:styleId="Kommentarzeichen">
    <w:name w:val="annotation reference"/>
    <w:uiPriority w:val="99"/>
    <w:semiHidden/>
    <w:unhideWhenUsed/>
    <w:rPr>
      <w:sz w:val="16"/>
      <w:szCs w:val="16"/>
    </w:rPr>
  </w:style>
  <w:style w:type="paragraph" w:styleId="Kommentartext">
    <w:name w:val="annotation text"/>
    <w:basedOn w:val="Standard"/>
    <w:link w:val="KommentartextZchn"/>
    <w:uiPriority w:val="99"/>
    <w:unhideWhenUsed/>
    <w:rPr>
      <w:sz w:val="20"/>
      <w:szCs w:val="20"/>
    </w:rPr>
  </w:style>
  <w:style w:type="character" w:customStyle="1" w:styleId="KommentartextZchn">
    <w:name w:val="Kommentartext Zchn"/>
    <w:link w:val="Kommentartext"/>
    <w:uiPriority w:val="99"/>
    <w:rPr>
      <w:rFonts w:ascii="Calibri" w:eastAsia="Times New Roman" w:hAnsi="Calibri" w:cs="Times New Roman"/>
      <w:sz w:val="20"/>
      <w:szCs w:val="20"/>
      <w:lang w:val="en-US"/>
    </w:rPr>
  </w:style>
  <w:style w:type="paragraph" w:styleId="Kommentarthema">
    <w:name w:val="annotation subject"/>
    <w:basedOn w:val="Kommentartext"/>
    <w:next w:val="Kommentartext"/>
    <w:link w:val="KommentarthemaZchn"/>
    <w:uiPriority w:val="99"/>
    <w:semiHidden/>
    <w:unhideWhenUsed/>
    <w:rPr>
      <w:b/>
      <w:bCs/>
    </w:rPr>
  </w:style>
  <w:style w:type="character" w:customStyle="1" w:styleId="KommentarthemaZchn">
    <w:name w:val="Kommentarthema Zchn"/>
    <w:link w:val="Kommentarthema"/>
    <w:uiPriority w:val="99"/>
    <w:semiHidden/>
    <w:rPr>
      <w:rFonts w:ascii="Calibri" w:eastAsia="Times New Roman" w:hAnsi="Calibri" w:cs="Times New Roman"/>
      <w:b/>
      <w:bCs/>
      <w:sz w:val="20"/>
      <w:szCs w:val="20"/>
      <w:lang w:val="en-US"/>
    </w:rPr>
  </w:style>
  <w:style w:type="table" w:customStyle="1" w:styleId="LightList-Accent11">
    <w:name w:val="Light List - Accent 1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LightList-Accent12">
    <w:name w:val="Light List - Accent 12"/>
    <w:basedOn w:val="NormaleTabelle"/>
    <w:uiPriority w:val="61"/>
    <w:rPr>
      <w:rFonts w:eastAsia="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4F81BD" w:fill="4F81BD"/>
      </w:tcPr>
    </w:tblStylePr>
    <w:tblStylePr w:type="lastRow">
      <w:pPr>
        <w:spacing w:before="0" w:after="0" w:line="240" w:lineRule="auto"/>
      </w:pPr>
      <w:rPr>
        <w:b/>
        <w:bCs/>
      </w:rPr>
      <w:tblPr/>
      <w:tcPr>
        <w:tcBorders>
          <w:top w:val="sing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1">
    <w:name w:val="Light List1"/>
    <w:basedOn w:val="NormaleTabelle"/>
    <w:uiPriority w:val="61"/>
    <w:rPr>
      <w:rFonts w:eastAsia="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000000" w:fill="000000"/>
      </w:tcPr>
    </w:tblStylePr>
    <w:tblStylePr w:type="lastRow">
      <w:pPr>
        <w:spacing w:before="0" w:after="0" w:line="240" w:lineRule="auto"/>
      </w:pPr>
      <w:rPr>
        <w:b/>
        <w:bCs/>
      </w:rPr>
      <w:tblPr/>
      <w:tcPr>
        <w:tcBorders>
          <w:top w:val="sing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NurText">
    <w:name w:val="Plain Text"/>
    <w:basedOn w:val="Standard"/>
    <w:link w:val="NurTextZchn"/>
    <w:uiPriority w:val="99"/>
    <w:semiHidden/>
    <w:unhideWhenUsed/>
    <w:rPr>
      <w:rFonts w:eastAsia="Calibri"/>
      <w:lang w:val="nb-NO"/>
    </w:rPr>
  </w:style>
  <w:style w:type="character" w:customStyle="1" w:styleId="NurTextZchn">
    <w:name w:val="Nur Text Zchn"/>
    <w:link w:val="NurText"/>
    <w:uiPriority w:val="99"/>
    <w:semiHidden/>
    <w:rPr>
      <w:rFonts w:ascii="Calibri" w:eastAsia="Calibri" w:hAnsi="Calibri" w:cs="Times New Roman"/>
      <w:lang w:val="nb-NO"/>
    </w:rPr>
  </w:style>
  <w:style w:type="paragraph" w:customStyle="1" w:styleId="TableParagraph">
    <w:name w:val="Table Paragraph"/>
    <w:basedOn w:val="Standard"/>
    <w:uiPriority w:val="1"/>
    <w:qFormat/>
    <w:pPr>
      <w:widowControl w:val="0"/>
    </w:pPr>
    <w:rPr>
      <w:rFonts w:eastAsia="Calibri"/>
    </w:rPr>
  </w:style>
  <w:style w:type="paragraph" w:styleId="Textkrper">
    <w:name w:val="Body Text"/>
    <w:basedOn w:val="Standard"/>
    <w:link w:val="TextkrperZchn"/>
    <w:uiPriority w:val="99"/>
    <w:qFormat/>
    <w:pPr>
      <w:spacing w:after="120"/>
    </w:pPr>
    <w:rPr>
      <w:rFonts w:ascii="Arial" w:hAnsi="Arial"/>
      <w:sz w:val="20"/>
      <w:szCs w:val="20"/>
      <w:lang w:val="en-GB" w:eastAsia="nl-NL"/>
    </w:rPr>
  </w:style>
  <w:style w:type="character" w:customStyle="1" w:styleId="TextkrperZchn">
    <w:name w:val="Textkörper Zchn"/>
    <w:link w:val="Textkrper"/>
    <w:uiPriority w:val="99"/>
    <w:rPr>
      <w:rFonts w:ascii="Arial" w:eastAsia="Times New Roman" w:hAnsi="Arial" w:cs="Times New Roman"/>
      <w:sz w:val="20"/>
      <w:szCs w:val="20"/>
      <w:lang w:eastAsia="nl-NL"/>
    </w:rPr>
  </w:style>
  <w:style w:type="paragraph" w:customStyle="1" w:styleId="NoSpacing1">
    <w:name w:val="No Spacing1"/>
    <w:basedOn w:val="Standard"/>
    <w:uiPriority w:val="1"/>
    <w:qFormat/>
    <w:rPr>
      <w:rFonts w:ascii="Arial" w:hAnsi="Arial"/>
      <w:sz w:val="20"/>
      <w:szCs w:val="20"/>
      <w:lang w:val="en-GB" w:eastAsia="nl-NL"/>
    </w:rPr>
  </w:style>
  <w:style w:type="table" w:customStyle="1" w:styleId="TableGrid3">
    <w:name w:val="Table Grid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ellenraster">
    <w:name w:val="Table Grid"/>
    <w:basedOn w:val="NormaleTabelle"/>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pple-converted-space">
    <w:name w:val="apple-converted-space"/>
  </w:style>
  <w:style w:type="paragraph" w:customStyle="1" w:styleId="GS1TableText">
    <w:name w:val="GS1_Table_Text"/>
    <w:basedOn w:val="Standard"/>
    <w:pPr>
      <w:spacing w:before="60" w:after="60"/>
    </w:pPr>
    <w:rPr>
      <w:rFonts w:ascii="Arial" w:hAnsi="Arial"/>
      <w:sz w:val="18"/>
      <w:szCs w:val="24"/>
      <w:lang w:val="en-GB"/>
    </w:rPr>
  </w:style>
  <w:style w:type="paragraph" w:customStyle="1" w:styleId="GS1TableHeading">
    <w:name w:val="GS1_Table_Heading"/>
    <w:basedOn w:val="Standard"/>
    <w:pPr>
      <w:keepNext/>
      <w:spacing w:before="60" w:after="60"/>
    </w:pPr>
    <w:rPr>
      <w:rFonts w:ascii="Arial" w:hAnsi="Arial"/>
      <w:b/>
      <w:bCs/>
      <w:color w:val="FFFFFF"/>
      <w:sz w:val="18"/>
      <w:szCs w:val="24"/>
      <w:lang w:val="en-GB"/>
    </w:rPr>
  </w:style>
  <w:style w:type="character" w:customStyle="1" w:styleId="Heading1Char1">
    <w:name w:val="Heading 1 Char1"/>
    <w:uiPriority w:val="9"/>
    <w:rPr>
      <w:rFonts w:ascii="Cambria" w:eastAsia="Times New Roman" w:hAnsi="Cambria" w:cs="Times New Roman"/>
      <w:b/>
      <w:bCs/>
      <w:sz w:val="28"/>
      <w:szCs w:val="28"/>
      <w:lang w:val="en-US"/>
    </w:rPr>
  </w:style>
  <w:style w:type="character" w:customStyle="1" w:styleId="Heading2Char1">
    <w:name w:val="Heading 2 Char1"/>
    <w:uiPriority w:val="9"/>
    <w:rPr>
      <w:rFonts w:ascii="Cambria" w:eastAsia="Times New Roman" w:hAnsi="Cambria" w:cs="Times New Roman"/>
      <w:sz w:val="26"/>
      <w:szCs w:val="26"/>
      <w:lang w:val="en-US"/>
    </w:rPr>
  </w:style>
  <w:style w:type="character" w:customStyle="1" w:styleId="Heading3Char1">
    <w:name w:val="Heading 3 Char1"/>
    <w:uiPriority w:val="9"/>
    <w:rPr>
      <w:rFonts w:ascii="Cambria" w:eastAsia="Times New Roman" w:hAnsi="Cambria" w:cs="Times New Roman"/>
      <w:b/>
      <w:bCs/>
      <w:lang w:val="en-US"/>
    </w:rPr>
  </w:style>
  <w:style w:type="character" w:customStyle="1" w:styleId="Heading4Char1">
    <w:name w:val="Heading 4 Char1"/>
    <w:uiPriority w:val="9"/>
    <w:semiHidden/>
    <w:rPr>
      <w:rFonts w:ascii="Cambria" w:eastAsia="Times New Roman" w:hAnsi="Cambria" w:cs="Times New Roman"/>
      <w:b/>
      <w:bCs/>
      <w:i/>
      <w:iCs/>
      <w:lang w:val="en-US"/>
    </w:rPr>
  </w:style>
  <w:style w:type="character" w:customStyle="1" w:styleId="Heading5Char1">
    <w:name w:val="Heading 5 Char1"/>
    <w:uiPriority w:val="9"/>
    <w:semiHidden/>
    <w:rPr>
      <w:rFonts w:ascii="Cambria" w:eastAsia="Times New Roman" w:hAnsi="Cambria" w:cs="Times New Roman"/>
      <w:b/>
      <w:bCs/>
      <w:color w:val="7F7F7F"/>
      <w:lang w:val="en-US"/>
    </w:rPr>
  </w:style>
  <w:style w:type="character" w:customStyle="1" w:styleId="Heading6Char1">
    <w:name w:val="Heading 6 Char1"/>
    <w:uiPriority w:val="9"/>
    <w:semiHidden/>
    <w:rPr>
      <w:rFonts w:ascii="Cambria" w:eastAsia="Times New Roman" w:hAnsi="Cambria" w:cs="Times New Roman"/>
      <w:b/>
      <w:bCs/>
      <w:i/>
      <w:iCs/>
      <w:color w:val="7F7F7F"/>
      <w:lang w:val="en-US"/>
    </w:rPr>
  </w:style>
  <w:style w:type="character" w:customStyle="1" w:styleId="Heading7Char1">
    <w:name w:val="Heading 7 Char1"/>
    <w:uiPriority w:val="9"/>
    <w:semiHidden/>
    <w:rPr>
      <w:rFonts w:ascii="Cambria" w:eastAsia="Times New Roman" w:hAnsi="Cambria" w:cs="Times New Roman"/>
      <w:i/>
      <w:iCs/>
      <w:lang w:val="en-US"/>
    </w:rPr>
  </w:style>
  <w:style w:type="character" w:customStyle="1" w:styleId="Heading8Char1">
    <w:name w:val="Heading 8 Char1"/>
    <w:uiPriority w:val="9"/>
    <w:semiHidden/>
    <w:rPr>
      <w:rFonts w:ascii="Cambria" w:eastAsia="Times New Roman" w:hAnsi="Cambria" w:cs="Times New Roman"/>
      <w:sz w:val="20"/>
      <w:szCs w:val="20"/>
      <w:lang w:val="en-US"/>
    </w:rPr>
  </w:style>
  <w:style w:type="character" w:customStyle="1" w:styleId="Heading9Char1">
    <w:name w:val="Heading 9 Char1"/>
    <w:uiPriority w:val="9"/>
    <w:semiHidden/>
    <w:rPr>
      <w:rFonts w:ascii="Cambria" w:eastAsia="Times New Roman" w:hAnsi="Cambria" w:cs="Times New Roman"/>
      <w:i/>
      <w:iCs/>
      <w:spacing w:val="5"/>
      <w:sz w:val="20"/>
      <w:szCs w:val="20"/>
      <w:lang w:val="en-US"/>
    </w:rPr>
  </w:style>
  <w:style w:type="character" w:customStyle="1" w:styleId="Heading1Char2">
    <w:name w:val="Heading 1 Char2"/>
    <w:uiPriority w:val="9"/>
    <w:rPr>
      <w:rFonts w:ascii="Cambria" w:eastAsia="Times New Roman" w:hAnsi="Cambria" w:cs="Times New Roman"/>
      <w:b/>
      <w:bCs/>
      <w:sz w:val="28"/>
      <w:szCs w:val="28"/>
      <w:lang w:val="en-US"/>
    </w:rPr>
  </w:style>
  <w:style w:type="character" w:customStyle="1" w:styleId="Heading1Char3">
    <w:name w:val="Heading 1 Char3"/>
    <w:uiPriority w:val="9"/>
    <w:rPr>
      <w:rFonts w:ascii="Cambria" w:eastAsia="Times New Roman" w:hAnsi="Cambria" w:cs="Times New Roman"/>
      <w:b/>
      <w:bCs/>
      <w:sz w:val="28"/>
      <w:szCs w:val="28"/>
      <w:lang w:val="en-US"/>
    </w:rPr>
  </w:style>
  <w:style w:type="character" w:customStyle="1" w:styleId="Heading2Char2">
    <w:name w:val="Heading 2 Char2"/>
    <w:uiPriority w:val="9"/>
    <w:rPr>
      <w:rFonts w:ascii="Cambria" w:eastAsia="Times New Roman" w:hAnsi="Cambria" w:cs="Times New Roman"/>
      <w:sz w:val="26"/>
      <w:szCs w:val="26"/>
      <w:lang w:val="en-US"/>
    </w:rPr>
  </w:style>
  <w:style w:type="character" w:customStyle="1" w:styleId="Heading1Char4">
    <w:name w:val="Heading 1 Char4"/>
    <w:uiPriority w:val="9"/>
    <w:rPr>
      <w:rFonts w:ascii="Cambria" w:eastAsia="Times New Roman" w:hAnsi="Cambria" w:cs="Times New Roman"/>
      <w:b/>
      <w:bCs/>
      <w:sz w:val="28"/>
      <w:szCs w:val="28"/>
      <w:lang w:val="en-US"/>
    </w:rPr>
  </w:style>
  <w:style w:type="character" w:customStyle="1" w:styleId="Heading2Char3">
    <w:name w:val="Heading 2 Char3"/>
    <w:uiPriority w:val="9"/>
    <w:rPr>
      <w:rFonts w:ascii="Cambria" w:eastAsia="Times New Roman" w:hAnsi="Cambria" w:cs="Times New Roman"/>
      <w:sz w:val="26"/>
      <w:szCs w:val="26"/>
      <w:lang w:val="en-US"/>
    </w:rPr>
  </w:style>
  <w:style w:type="character" w:customStyle="1" w:styleId="Heading3Char2">
    <w:name w:val="Heading 3 Char2"/>
    <w:uiPriority w:val="9"/>
    <w:rPr>
      <w:rFonts w:ascii="Cambria" w:eastAsia="Times New Roman" w:hAnsi="Cambria" w:cs="Times New Roman"/>
      <w:b/>
      <w:bCs/>
      <w:lang w:val="en-US"/>
    </w:rPr>
  </w:style>
  <w:style w:type="character" w:customStyle="1" w:styleId="Heading4Char2">
    <w:name w:val="Heading 4 Char2"/>
    <w:uiPriority w:val="9"/>
    <w:semiHidden/>
    <w:rPr>
      <w:rFonts w:ascii="Cambria" w:eastAsia="Times New Roman" w:hAnsi="Cambria" w:cs="Times New Roman"/>
      <w:b/>
      <w:bCs/>
      <w:i/>
      <w:iCs/>
      <w:lang w:val="en-US"/>
    </w:rPr>
  </w:style>
  <w:style w:type="character" w:customStyle="1" w:styleId="Heading5Char2">
    <w:name w:val="Heading 5 Char2"/>
    <w:uiPriority w:val="9"/>
    <w:semiHidden/>
    <w:rPr>
      <w:rFonts w:ascii="Cambria" w:eastAsia="Times New Roman" w:hAnsi="Cambria" w:cs="Times New Roman"/>
      <w:b/>
      <w:bCs/>
      <w:color w:val="7F7F7F"/>
      <w:lang w:val="en-US"/>
    </w:rPr>
  </w:style>
  <w:style w:type="character" w:customStyle="1" w:styleId="Heading6Char2">
    <w:name w:val="Heading 6 Char2"/>
    <w:uiPriority w:val="9"/>
    <w:semiHidden/>
    <w:rPr>
      <w:rFonts w:ascii="Cambria" w:eastAsia="Times New Roman" w:hAnsi="Cambria" w:cs="Times New Roman"/>
      <w:b/>
      <w:bCs/>
      <w:i/>
      <w:iCs/>
      <w:color w:val="7F7F7F"/>
      <w:lang w:val="en-US"/>
    </w:rPr>
  </w:style>
  <w:style w:type="character" w:customStyle="1" w:styleId="Heading7Char2">
    <w:name w:val="Heading 7 Char2"/>
    <w:uiPriority w:val="9"/>
    <w:semiHidden/>
    <w:rPr>
      <w:rFonts w:ascii="Cambria" w:eastAsia="Times New Roman" w:hAnsi="Cambria" w:cs="Times New Roman"/>
      <w:i/>
      <w:iCs/>
      <w:lang w:val="en-US"/>
    </w:rPr>
  </w:style>
  <w:style w:type="character" w:customStyle="1" w:styleId="Heading8Char2">
    <w:name w:val="Heading 8 Char2"/>
    <w:uiPriority w:val="9"/>
    <w:semiHidden/>
    <w:rPr>
      <w:rFonts w:ascii="Cambria" w:eastAsia="Times New Roman" w:hAnsi="Cambria" w:cs="Times New Roman"/>
      <w:sz w:val="20"/>
      <w:szCs w:val="20"/>
      <w:lang w:val="en-US"/>
    </w:rPr>
  </w:style>
  <w:style w:type="character" w:customStyle="1" w:styleId="Heading9Char2">
    <w:name w:val="Heading 9 Char2"/>
    <w:uiPriority w:val="9"/>
    <w:semiHidden/>
    <w:rPr>
      <w:rFonts w:ascii="Cambria" w:eastAsia="Times New Roman" w:hAnsi="Cambria" w:cs="Times New Roman"/>
      <w:i/>
      <w:iCs/>
      <w:spacing w:val="5"/>
      <w:sz w:val="20"/>
      <w:szCs w:val="20"/>
      <w:lang w:val="en-US"/>
    </w:rPr>
  </w:style>
  <w:style w:type="character" w:customStyle="1" w:styleId="HeaderChar1">
    <w:name w:val="Header Char1"/>
    <w:uiPriority w:val="99"/>
    <w:rPr>
      <w:rFonts w:ascii="Calibri" w:eastAsia="Times New Roman" w:hAnsi="Calibri" w:cs="Times New Roman"/>
      <w:lang w:val="en-US"/>
    </w:rPr>
  </w:style>
  <w:style w:type="character" w:customStyle="1" w:styleId="FooterChar1">
    <w:name w:val="Footer Char1"/>
    <w:uiPriority w:val="99"/>
    <w:rPr>
      <w:rFonts w:ascii="Calibri" w:eastAsia="Times New Roman" w:hAnsi="Calibri" w:cs="Times New Roman"/>
      <w:lang w:val="en-US"/>
    </w:rPr>
  </w:style>
  <w:style w:type="character" w:customStyle="1" w:styleId="BalloonTextChar1">
    <w:name w:val="Balloon Text Char1"/>
    <w:uiPriority w:val="99"/>
    <w:semiHidden/>
    <w:rPr>
      <w:rFonts w:ascii="Tahoma" w:eastAsia="Times New Roman" w:hAnsi="Tahoma" w:cs="Tahoma"/>
      <w:sz w:val="16"/>
      <w:szCs w:val="16"/>
      <w:lang w:val="en-US"/>
    </w:rPr>
  </w:style>
  <w:style w:type="character" w:customStyle="1" w:styleId="TitleChar1">
    <w:name w:val="Title Char1"/>
    <w:uiPriority w:val="10"/>
    <w:rPr>
      <w:rFonts w:ascii="Cambria" w:eastAsia="Times New Roman" w:hAnsi="Cambria" w:cs="Times New Roman"/>
      <w:spacing w:val="5"/>
      <w:sz w:val="52"/>
      <w:szCs w:val="52"/>
      <w:lang w:val="en-US"/>
    </w:rPr>
  </w:style>
  <w:style w:type="character" w:customStyle="1" w:styleId="SubtitleChar1">
    <w:name w:val="Subtitle Char1"/>
    <w:uiPriority w:val="11"/>
    <w:rPr>
      <w:rFonts w:ascii="Cambria" w:eastAsia="Times New Roman" w:hAnsi="Cambria" w:cs="Times New Roman"/>
      <w:i/>
      <w:iCs/>
      <w:spacing w:val="13"/>
      <w:sz w:val="24"/>
      <w:szCs w:val="24"/>
      <w:lang w:val="en-US"/>
    </w:rPr>
  </w:style>
  <w:style w:type="character" w:customStyle="1" w:styleId="QuoteChar1">
    <w:name w:val="Quote Char1"/>
    <w:uiPriority w:val="29"/>
    <w:rPr>
      <w:rFonts w:ascii="Calibri" w:eastAsia="Times New Roman" w:hAnsi="Calibri" w:cs="Times New Roman"/>
      <w:i/>
      <w:iCs/>
      <w:lang w:val="en-US"/>
    </w:rPr>
  </w:style>
  <w:style w:type="character" w:customStyle="1" w:styleId="IntenseQuoteChar1">
    <w:name w:val="Intense Quote Char1"/>
    <w:uiPriority w:val="30"/>
    <w:rPr>
      <w:rFonts w:ascii="Calibri" w:eastAsia="Times New Roman" w:hAnsi="Calibri" w:cs="Times New Roman"/>
      <w:b/>
      <w:bCs/>
      <w:i/>
      <w:iCs/>
      <w:lang w:val="en-US"/>
    </w:rPr>
  </w:style>
  <w:style w:type="character" w:customStyle="1" w:styleId="NoSpacingChar1">
    <w:name w:val="No Spacing Char1"/>
    <w:uiPriority w:val="1"/>
    <w:rPr>
      <w:rFonts w:ascii="Calibri" w:eastAsia="Times New Roman" w:hAnsi="Calibri" w:cs="Times New Roman"/>
      <w:lang w:val="en-US"/>
    </w:rPr>
  </w:style>
  <w:style w:type="character" w:customStyle="1" w:styleId="EndnoteTextChar1">
    <w:name w:val="Endnote Text Char1"/>
    <w:uiPriority w:val="99"/>
    <w:semiHidden/>
    <w:rPr>
      <w:rFonts w:ascii="Calibri" w:eastAsia="Times New Roman" w:hAnsi="Calibri" w:cs="Times New Roman"/>
      <w:sz w:val="20"/>
      <w:szCs w:val="20"/>
      <w:lang w:val="en-US"/>
    </w:rPr>
  </w:style>
  <w:style w:type="character" w:customStyle="1" w:styleId="FootnoteTextChar1">
    <w:name w:val="Footnote Text Char1"/>
    <w:uiPriority w:val="99"/>
    <w:rPr>
      <w:rFonts w:ascii="Calibri" w:eastAsia="Times New Roman" w:hAnsi="Calibri" w:cs="Times New Roman"/>
      <w:sz w:val="20"/>
      <w:szCs w:val="20"/>
      <w:lang w:val="en-US"/>
    </w:rPr>
  </w:style>
  <w:style w:type="character" w:customStyle="1" w:styleId="CommentTextChar1">
    <w:name w:val="Comment Text Char1"/>
    <w:uiPriority w:val="99"/>
    <w:semiHidden/>
    <w:rPr>
      <w:rFonts w:ascii="Calibri" w:eastAsia="Times New Roman" w:hAnsi="Calibri" w:cs="Times New Roman"/>
      <w:sz w:val="20"/>
      <w:szCs w:val="20"/>
      <w:lang w:val="en-US"/>
    </w:rPr>
  </w:style>
  <w:style w:type="character" w:customStyle="1" w:styleId="CommentSubjectChar1">
    <w:name w:val="Comment Subject Char1"/>
    <w:uiPriority w:val="99"/>
    <w:semiHidden/>
    <w:rPr>
      <w:rFonts w:ascii="Calibri" w:eastAsia="Times New Roman" w:hAnsi="Calibri" w:cs="Times New Roman"/>
      <w:b/>
      <w:bCs/>
      <w:sz w:val="20"/>
      <w:szCs w:val="20"/>
      <w:lang w:val="en-US"/>
    </w:rPr>
  </w:style>
  <w:style w:type="table" w:customStyle="1" w:styleId="LightList-Accent111">
    <w:name w:val="Light List - Accent 11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character" w:customStyle="1" w:styleId="PlainTextChar1">
    <w:name w:val="Plain Text Char1"/>
    <w:uiPriority w:val="99"/>
    <w:semiHidden/>
    <w:rPr>
      <w:rFonts w:ascii="Calibri" w:eastAsia="Calibri" w:hAnsi="Calibri" w:cs="Times New Roman"/>
      <w:lang w:val="nb-NO"/>
    </w:rPr>
  </w:style>
  <w:style w:type="paragraph" w:customStyle="1" w:styleId="TableParagraph1">
    <w:name w:val="Table Paragraph1"/>
    <w:basedOn w:val="Standard"/>
    <w:uiPriority w:val="1"/>
    <w:qFormat/>
    <w:pPr>
      <w:widowControl w:val="0"/>
    </w:pPr>
    <w:rPr>
      <w:rFonts w:eastAsia="Calibri"/>
    </w:rPr>
  </w:style>
  <w:style w:type="character" w:customStyle="1" w:styleId="BodyTextChar1">
    <w:name w:val="Body Text Char1"/>
    <w:uiPriority w:val="99"/>
    <w:rPr>
      <w:rFonts w:ascii="Arial" w:eastAsia="Times New Roman" w:hAnsi="Arial" w:cs="Times New Roman"/>
      <w:sz w:val="20"/>
      <w:szCs w:val="20"/>
      <w:lang w:eastAsia="nl-NL"/>
    </w:rPr>
  </w:style>
  <w:style w:type="table" w:customStyle="1" w:styleId="TableGrid31">
    <w:name w:val="Table Grid3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41">
    <w:name w:val="Heading 1 Char41"/>
    <w:uiPriority w:val="9"/>
    <w:rPr>
      <w:rFonts w:ascii="Cambria" w:eastAsia="Times New Roman" w:hAnsi="Cambria" w:cs="Times New Roman"/>
      <w:b/>
      <w:bCs/>
      <w:sz w:val="28"/>
      <w:szCs w:val="28"/>
      <w:lang w:val="en-US"/>
    </w:rPr>
  </w:style>
  <w:style w:type="character" w:customStyle="1" w:styleId="Heading2Char31">
    <w:name w:val="Heading 2 Char31"/>
    <w:uiPriority w:val="9"/>
    <w:rPr>
      <w:rFonts w:ascii="Cambria" w:eastAsia="Times New Roman" w:hAnsi="Cambria" w:cs="Times New Roman"/>
      <w:sz w:val="26"/>
      <w:szCs w:val="26"/>
      <w:lang w:val="en-US"/>
    </w:rPr>
  </w:style>
  <w:style w:type="character" w:customStyle="1" w:styleId="Heading3Char21">
    <w:name w:val="Heading 3 Char21"/>
    <w:uiPriority w:val="9"/>
    <w:rPr>
      <w:rFonts w:ascii="Cambria" w:eastAsia="Times New Roman" w:hAnsi="Cambria" w:cs="Times New Roman"/>
      <w:b/>
      <w:bCs/>
      <w:lang w:val="en-US"/>
    </w:rPr>
  </w:style>
  <w:style w:type="character" w:customStyle="1" w:styleId="Heading4Char21">
    <w:name w:val="Heading 4 Char21"/>
    <w:uiPriority w:val="9"/>
    <w:semiHidden/>
    <w:rPr>
      <w:rFonts w:ascii="Cambria" w:eastAsia="Times New Roman" w:hAnsi="Cambria" w:cs="Times New Roman"/>
      <w:b/>
      <w:bCs/>
      <w:i/>
      <w:iCs/>
      <w:lang w:val="en-US"/>
    </w:rPr>
  </w:style>
  <w:style w:type="character" w:customStyle="1" w:styleId="Heading5Char21">
    <w:name w:val="Heading 5 Char21"/>
    <w:uiPriority w:val="9"/>
    <w:semiHidden/>
    <w:rPr>
      <w:rFonts w:ascii="Cambria" w:eastAsia="Times New Roman" w:hAnsi="Cambria" w:cs="Times New Roman"/>
      <w:b/>
      <w:bCs/>
      <w:color w:val="7F7F7F"/>
      <w:lang w:val="en-US"/>
    </w:rPr>
  </w:style>
  <w:style w:type="character" w:customStyle="1" w:styleId="Heading6Char21">
    <w:name w:val="Heading 6 Char21"/>
    <w:uiPriority w:val="9"/>
    <w:semiHidden/>
    <w:rPr>
      <w:rFonts w:ascii="Cambria" w:eastAsia="Times New Roman" w:hAnsi="Cambria" w:cs="Times New Roman"/>
      <w:b/>
      <w:bCs/>
      <w:i/>
      <w:iCs/>
      <w:color w:val="7F7F7F"/>
      <w:lang w:val="en-US"/>
    </w:rPr>
  </w:style>
  <w:style w:type="character" w:customStyle="1" w:styleId="Heading7Char21">
    <w:name w:val="Heading 7 Char21"/>
    <w:uiPriority w:val="9"/>
    <w:semiHidden/>
    <w:rPr>
      <w:rFonts w:ascii="Cambria" w:eastAsia="Times New Roman" w:hAnsi="Cambria" w:cs="Times New Roman"/>
      <w:i/>
      <w:iCs/>
      <w:lang w:val="en-US"/>
    </w:rPr>
  </w:style>
  <w:style w:type="character" w:customStyle="1" w:styleId="Heading8Char21">
    <w:name w:val="Heading 8 Char21"/>
    <w:uiPriority w:val="9"/>
    <w:semiHidden/>
    <w:rPr>
      <w:rFonts w:ascii="Cambria" w:eastAsia="Times New Roman" w:hAnsi="Cambria" w:cs="Times New Roman"/>
      <w:sz w:val="20"/>
      <w:szCs w:val="20"/>
      <w:lang w:val="en-US"/>
    </w:rPr>
  </w:style>
  <w:style w:type="character" w:customStyle="1" w:styleId="Heading9Char21">
    <w:name w:val="Heading 9 Char21"/>
    <w:uiPriority w:val="9"/>
    <w:semiHidden/>
    <w:rPr>
      <w:rFonts w:ascii="Cambria" w:eastAsia="Times New Roman" w:hAnsi="Cambria" w:cs="Times New Roman"/>
      <w:i/>
      <w:iCs/>
      <w:spacing w:val="5"/>
      <w:sz w:val="20"/>
      <w:szCs w:val="20"/>
      <w:lang w:val="en-US"/>
    </w:rPr>
  </w:style>
  <w:style w:type="character" w:customStyle="1" w:styleId="HeaderChar11">
    <w:name w:val="Header Char11"/>
    <w:uiPriority w:val="99"/>
    <w:rPr>
      <w:rFonts w:ascii="Calibri" w:eastAsia="Times New Roman" w:hAnsi="Calibri" w:cs="Times New Roman"/>
      <w:lang w:val="en-US"/>
    </w:rPr>
  </w:style>
  <w:style w:type="character" w:customStyle="1" w:styleId="FooterChar11">
    <w:name w:val="Footer Char11"/>
    <w:uiPriority w:val="99"/>
    <w:rPr>
      <w:rFonts w:ascii="Calibri" w:eastAsia="Times New Roman" w:hAnsi="Calibri" w:cs="Times New Roman"/>
      <w:lang w:val="en-US"/>
    </w:rPr>
  </w:style>
  <w:style w:type="character" w:customStyle="1" w:styleId="BalloonTextChar11">
    <w:name w:val="Balloon Text Char11"/>
    <w:uiPriority w:val="99"/>
    <w:semiHidden/>
    <w:rPr>
      <w:rFonts w:ascii="Tahoma" w:eastAsia="Times New Roman" w:hAnsi="Tahoma" w:cs="Tahoma"/>
      <w:sz w:val="16"/>
      <w:szCs w:val="16"/>
      <w:lang w:val="en-US"/>
    </w:rPr>
  </w:style>
  <w:style w:type="character" w:customStyle="1" w:styleId="TitleChar11">
    <w:name w:val="Title Char11"/>
    <w:uiPriority w:val="10"/>
    <w:rPr>
      <w:rFonts w:ascii="Cambria" w:eastAsia="Times New Roman" w:hAnsi="Cambria" w:cs="Times New Roman"/>
      <w:spacing w:val="5"/>
      <w:sz w:val="52"/>
      <w:szCs w:val="52"/>
      <w:lang w:val="en-US"/>
    </w:rPr>
  </w:style>
  <w:style w:type="character" w:customStyle="1" w:styleId="SubtitleChar11">
    <w:name w:val="Subtitle Char11"/>
    <w:uiPriority w:val="11"/>
    <w:rPr>
      <w:rFonts w:ascii="Cambria" w:eastAsia="Times New Roman" w:hAnsi="Cambria" w:cs="Times New Roman"/>
      <w:i/>
      <w:iCs/>
      <w:spacing w:val="13"/>
      <w:sz w:val="24"/>
      <w:szCs w:val="24"/>
      <w:lang w:val="en-US"/>
    </w:rPr>
  </w:style>
  <w:style w:type="character" w:customStyle="1" w:styleId="QuoteChar11">
    <w:name w:val="Quote Char11"/>
    <w:uiPriority w:val="29"/>
    <w:rPr>
      <w:rFonts w:ascii="Calibri" w:eastAsia="Times New Roman" w:hAnsi="Calibri" w:cs="Times New Roman"/>
      <w:i/>
      <w:iCs/>
      <w:lang w:val="en-US"/>
    </w:rPr>
  </w:style>
  <w:style w:type="character" w:customStyle="1" w:styleId="IntenseQuoteChar11">
    <w:name w:val="Intense Quote Char11"/>
    <w:uiPriority w:val="30"/>
    <w:rPr>
      <w:rFonts w:ascii="Calibri" w:eastAsia="Times New Roman" w:hAnsi="Calibri" w:cs="Times New Roman"/>
      <w:b/>
      <w:bCs/>
      <w:i/>
      <w:iCs/>
      <w:lang w:val="en-US"/>
    </w:rPr>
  </w:style>
  <w:style w:type="character" w:customStyle="1" w:styleId="NoSpacingChar11">
    <w:name w:val="No Spacing Char11"/>
    <w:uiPriority w:val="1"/>
    <w:rPr>
      <w:rFonts w:ascii="Calibri" w:eastAsia="Times New Roman" w:hAnsi="Calibri" w:cs="Times New Roman"/>
      <w:lang w:val="en-US"/>
    </w:rPr>
  </w:style>
  <w:style w:type="character" w:customStyle="1" w:styleId="EndnoteTextChar11">
    <w:name w:val="Endnote Text Char11"/>
    <w:uiPriority w:val="99"/>
    <w:semiHidden/>
    <w:rPr>
      <w:rFonts w:ascii="Calibri" w:eastAsia="Times New Roman" w:hAnsi="Calibri" w:cs="Times New Roman"/>
      <w:sz w:val="20"/>
      <w:szCs w:val="20"/>
      <w:lang w:val="en-US"/>
    </w:rPr>
  </w:style>
  <w:style w:type="character" w:customStyle="1" w:styleId="FootnoteTextChar11">
    <w:name w:val="Footnote Text Char11"/>
    <w:uiPriority w:val="99"/>
    <w:rPr>
      <w:rFonts w:ascii="Calibri" w:eastAsia="Times New Roman" w:hAnsi="Calibri" w:cs="Times New Roman"/>
      <w:sz w:val="20"/>
      <w:szCs w:val="20"/>
      <w:lang w:val="en-US"/>
    </w:rPr>
  </w:style>
  <w:style w:type="character" w:customStyle="1" w:styleId="CommentTextChar11">
    <w:name w:val="Comment Text Char11"/>
    <w:uiPriority w:val="99"/>
    <w:semiHidden/>
    <w:rPr>
      <w:rFonts w:ascii="Calibri" w:eastAsia="Times New Roman" w:hAnsi="Calibri" w:cs="Times New Roman"/>
      <w:sz w:val="20"/>
      <w:szCs w:val="20"/>
      <w:lang w:val="en-US"/>
    </w:rPr>
  </w:style>
  <w:style w:type="character" w:customStyle="1" w:styleId="CommentSubjectChar11">
    <w:name w:val="Comment Subject Char11"/>
    <w:uiPriority w:val="99"/>
    <w:semiHidden/>
    <w:rPr>
      <w:rFonts w:ascii="Calibri" w:eastAsia="Times New Roman" w:hAnsi="Calibri" w:cs="Times New Roman"/>
      <w:b/>
      <w:bCs/>
      <w:sz w:val="20"/>
      <w:szCs w:val="20"/>
      <w:lang w:val="en-US"/>
    </w:rPr>
  </w:style>
  <w:style w:type="table" w:customStyle="1" w:styleId="LightList-Accent1111">
    <w:name w:val="Light List - Accent 111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character" w:customStyle="1" w:styleId="PlainTextChar11">
    <w:name w:val="Plain Text Char11"/>
    <w:uiPriority w:val="99"/>
    <w:semiHidden/>
    <w:rPr>
      <w:rFonts w:ascii="Calibri" w:eastAsia="Calibri" w:hAnsi="Calibri" w:cs="Times New Roman"/>
      <w:lang w:val="nb-NO"/>
    </w:rPr>
  </w:style>
  <w:style w:type="paragraph" w:customStyle="1" w:styleId="TableParagraph11">
    <w:name w:val="Table Paragraph11"/>
    <w:basedOn w:val="Standard"/>
    <w:uiPriority w:val="1"/>
    <w:qFormat/>
    <w:pPr>
      <w:widowControl w:val="0"/>
    </w:pPr>
    <w:rPr>
      <w:rFonts w:eastAsia="Calibri"/>
    </w:rPr>
  </w:style>
  <w:style w:type="character" w:customStyle="1" w:styleId="BodyTextChar11">
    <w:name w:val="Body Text Char11"/>
    <w:uiPriority w:val="99"/>
    <w:rPr>
      <w:rFonts w:ascii="Arial" w:eastAsia="Times New Roman" w:hAnsi="Arial" w:cs="Times New Roman"/>
      <w:sz w:val="20"/>
      <w:szCs w:val="20"/>
      <w:lang w:eastAsia="nl-NL"/>
    </w:rPr>
  </w:style>
  <w:style w:type="table" w:customStyle="1" w:styleId="TableGrid311">
    <w:name w:val="Table Grid31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5">
    <w:name w:val="Heading 1 Char5"/>
    <w:uiPriority w:val="9"/>
    <w:rPr>
      <w:rFonts w:ascii="Cambria" w:eastAsia="Times New Roman" w:hAnsi="Cambria" w:cs="Times New Roman"/>
      <w:b/>
      <w:bCs/>
      <w:sz w:val="28"/>
      <w:szCs w:val="28"/>
      <w:lang w:val="en-US"/>
    </w:rPr>
  </w:style>
  <w:style w:type="character" w:customStyle="1" w:styleId="Heading1Char6">
    <w:name w:val="Heading 1 Char6"/>
    <w:uiPriority w:val="9"/>
    <w:rPr>
      <w:rFonts w:ascii="Cambria" w:eastAsia="Times New Roman" w:hAnsi="Cambria" w:cs="Times New Roman"/>
      <w:b/>
      <w:bCs/>
      <w:sz w:val="28"/>
      <w:szCs w:val="28"/>
      <w:lang w:val="en-US"/>
    </w:rPr>
  </w:style>
  <w:style w:type="character" w:customStyle="1" w:styleId="Heading2Char4">
    <w:name w:val="Heading 2 Char4"/>
    <w:uiPriority w:val="9"/>
    <w:rPr>
      <w:rFonts w:ascii="Cambria" w:eastAsia="Times New Roman" w:hAnsi="Cambria" w:cs="Times New Roman"/>
      <w:sz w:val="26"/>
      <w:szCs w:val="26"/>
      <w:lang w:val="en-US"/>
    </w:rPr>
  </w:style>
  <w:style w:type="character" w:customStyle="1" w:styleId="Heading3Char3">
    <w:name w:val="Heading 3 Char3"/>
    <w:uiPriority w:val="9"/>
    <w:rPr>
      <w:rFonts w:ascii="Cambria" w:eastAsia="Times New Roman" w:hAnsi="Cambria" w:cs="Times New Roman"/>
      <w:b/>
      <w:bCs/>
      <w:lang w:val="en-US"/>
    </w:rPr>
  </w:style>
  <w:style w:type="character" w:customStyle="1" w:styleId="Heading4Char3">
    <w:name w:val="Heading 4 Char3"/>
    <w:uiPriority w:val="9"/>
    <w:semiHidden/>
    <w:rPr>
      <w:rFonts w:ascii="Cambria" w:eastAsia="Times New Roman" w:hAnsi="Cambria" w:cs="Times New Roman"/>
      <w:b/>
      <w:bCs/>
      <w:i/>
      <w:iCs/>
      <w:lang w:val="en-US"/>
    </w:rPr>
  </w:style>
  <w:style w:type="character" w:customStyle="1" w:styleId="Heading5Char3">
    <w:name w:val="Heading 5 Char3"/>
    <w:uiPriority w:val="9"/>
    <w:semiHidden/>
    <w:rPr>
      <w:rFonts w:ascii="Cambria" w:eastAsia="Times New Roman" w:hAnsi="Cambria" w:cs="Times New Roman"/>
      <w:b/>
      <w:bCs/>
      <w:color w:val="7F7F7F"/>
      <w:lang w:val="en-US"/>
    </w:rPr>
  </w:style>
  <w:style w:type="character" w:customStyle="1" w:styleId="Heading6Char3">
    <w:name w:val="Heading 6 Char3"/>
    <w:uiPriority w:val="9"/>
    <w:semiHidden/>
    <w:rPr>
      <w:rFonts w:ascii="Cambria" w:eastAsia="Times New Roman" w:hAnsi="Cambria" w:cs="Times New Roman"/>
      <w:b/>
      <w:bCs/>
      <w:i/>
      <w:iCs/>
      <w:color w:val="7F7F7F"/>
      <w:lang w:val="en-US"/>
    </w:rPr>
  </w:style>
  <w:style w:type="character" w:customStyle="1" w:styleId="Heading7Char3">
    <w:name w:val="Heading 7 Char3"/>
    <w:uiPriority w:val="9"/>
    <w:semiHidden/>
    <w:rPr>
      <w:rFonts w:ascii="Cambria" w:eastAsia="Times New Roman" w:hAnsi="Cambria" w:cs="Times New Roman"/>
      <w:i/>
      <w:iCs/>
      <w:lang w:val="en-US"/>
    </w:rPr>
  </w:style>
  <w:style w:type="character" w:customStyle="1" w:styleId="Heading8Char3">
    <w:name w:val="Heading 8 Char3"/>
    <w:uiPriority w:val="9"/>
    <w:semiHidden/>
    <w:rPr>
      <w:rFonts w:ascii="Cambria" w:eastAsia="Times New Roman" w:hAnsi="Cambria" w:cs="Times New Roman"/>
      <w:sz w:val="20"/>
      <w:szCs w:val="20"/>
      <w:lang w:val="en-US"/>
    </w:rPr>
  </w:style>
  <w:style w:type="character" w:customStyle="1" w:styleId="Heading9Char3">
    <w:name w:val="Heading 9 Char3"/>
    <w:uiPriority w:val="9"/>
    <w:semiHidden/>
    <w:rPr>
      <w:rFonts w:ascii="Cambria" w:eastAsia="Times New Roman" w:hAnsi="Cambria" w:cs="Times New Roman"/>
      <w:i/>
      <w:iCs/>
      <w:spacing w:val="5"/>
      <w:sz w:val="20"/>
      <w:szCs w:val="20"/>
      <w:lang w:val="en-US"/>
    </w:rPr>
  </w:style>
  <w:style w:type="numbering" w:customStyle="1" w:styleId="NoList1">
    <w:name w:val="No List1"/>
    <w:next w:val="KeineListe"/>
    <w:uiPriority w:val="99"/>
    <w:semiHidden/>
    <w:unhideWhenUsed/>
  </w:style>
  <w:style w:type="character" w:customStyle="1" w:styleId="HeaderChar2">
    <w:name w:val="Header Char2"/>
    <w:basedOn w:val="Absatz-Standardschriftart"/>
    <w:uiPriority w:val="99"/>
  </w:style>
  <w:style w:type="character" w:customStyle="1" w:styleId="FooterChar2">
    <w:name w:val="Footer Char2"/>
    <w:basedOn w:val="Absatz-Standardschriftart"/>
    <w:uiPriority w:val="99"/>
  </w:style>
  <w:style w:type="character" w:customStyle="1" w:styleId="apple-converted-space1">
    <w:name w:val="apple-converted-space1"/>
    <w:basedOn w:val="Absatz-Standardschriftart"/>
  </w:style>
  <w:style w:type="character" w:customStyle="1" w:styleId="Heading1Char7">
    <w:name w:val="Heading 1 Char7"/>
    <w:uiPriority w:val="9"/>
    <w:rPr>
      <w:rFonts w:ascii="Cambria" w:eastAsia="Times New Roman" w:hAnsi="Cambria" w:cs="Times New Roman"/>
      <w:b/>
      <w:bCs/>
      <w:sz w:val="28"/>
      <w:szCs w:val="28"/>
      <w:lang w:val="en-US"/>
    </w:rPr>
  </w:style>
  <w:style w:type="character" w:customStyle="1" w:styleId="Heading2Char5">
    <w:name w:val="Heading 2 Char5"/>
    <w:uiPriority w:val="9"/>
    <w:rPr>
      <w:rFonts w:ascii="Cambria" w:eastAsia="Times New Roman" w:hAnsi="Cambria" w:cs="Times New Roman"/>
      <w:sz w:val="26"/>
      <w:szCs w:val="26"/>
      <w:lang w:val="en-US"/>
    </w:rPr>
  </w:style>
  <w:style w:type="character" w:customStyle="1" w:styleId="FootnoteTextChar2">
    <w:name w:val="Footnote Text Char2"/>
    <w:uiPriority w:val="99"/>
    <w:semiHidden/>
    <w:rPr>
      <w:sz w:val="20"/>
      <w:szCs w:val="20"/>
    </w:rPr>
  </w:style>
  <w:style w:type="character" w:customStyle="1" w:styleId="Heading1Char8">
    <w:name w:val="Heading 1 Char8"/>
    <w:uiPriority w:val="9"/>
    <w:rPr>
      <w:rFonts w:ascii="Cambria" w:eastAsia="Times New Roman" w:hAnsi="Cambria" w:cs="Times New Roman"/>
      <w:b/>
      <w:bCs/>
      <w:sz w:val="28"/>
      <w:szCs w:val="28"/>
      <w:lang w:val="en-US"/>
    </w:rPr>
  </w:style>
  <w:style w:type="character" w:customStyle="1" w:styleId="Heading1Char9">
    <w:name w:val="Heading 1 Char9"/>
    <w:uiPriority w:val="9"/>
    <w:rPr>
      <w:rFonts w:ascii="Cambria" w:eastAsia="Times New Roman" w:hAnsi="Cambria" w:cs="Times New Roman"/>
      <w:b/>
      <w:bCs/>
      <w:sz w:val="28"/>
      <w:szCs w:val="28"/>
      <w:lang w:val="en-US"/>
    </w:rPr>
  </w:style>
  <w:style w:type="character" w:customStyle="1" w:styleId="Heading2Char6">
    <w:name w:val="Heading 2 Char6"/>
    <w:uiPriority w:val="9"/>
    <w:rPr>
      <w:rFonts w:ascii="Cambria" w:eastAsia="Times New Roman" w:hAnsi="Cambria" w:cs="Times New Roman"/>
      <w:sz w:val="26"/>
      <w:szCs w:val="26"/>
      <w:lang w:val="en-US"/>
    </w:rPr>
  </w:style>
  <w:style w:type="character" w:customStyle="1" w:styleId="Heading3Char4">
    <w:name w:val="Heading 3 Char4"/>
    <w:uiPriority w:val="9"/>
    <w:rPr>
      <w:rFonts w:ascii="Cambria" w:eastAsia="Times New Roman" w:hAnsi="Cambria" w:cs="Times New Roman"/>
      <w:b/>
      <w:bCs/>
      <w:lang w:val="en-US"/>
    </w:rPr>
  </w:style>
  <w:style w:type="character" w:customStyle="1" w:styleId="Heading1Char10">
    <w:name w:val="Heading 1 Char10"/>
    <w:uiPriority w:val="9"/>
    <w:rPr>
      <w:rFonts w:ascii="Cambria" w:eastAsia="Times New Roman" w:hAnsi="Cambria" w:cs="Times New Roman"/>
      <w:b/>
      <w:bCs/>
      <w:sz w:val="28"/>
      <w:szCs w:val="28"/>
      <w:lang w:val="en-US"/>
    </w:rPr>
  </w:style>
  <w:style w:type="character" w:customStyle="1" w:styleId="Heading2Char7">
    <w:name w:val="Heading 2 Char7"/>
    <w:uiPriority w:val="9"/>
    <w:rPr>
      <w:rFonts w:ascii="Cambria" w:eastAsia="Times New Roman" w:hAnsi="Cambria" w:cs="Times New Roman"/>
      <w:sz w:val="26"/>
      <w:szCs w:val="26"/>
      <w:lang w:val="en-US"/>
    </w:rPr>
  </w:style>
  <w:style w:type="character" w:customStyle="1" w:styleId="Heading3Char5">
    <w:name w:val="Heading 3 Char5"/>
    <w:uiPriority w:val="9"/>
    <w:rPr>
      <w:rFonts w:ascii="Cambria" w:eastAsia="Times New Roman" w:hAnsi="Cambria" w:cs="Times New Roman"/>
      <w:b/>
      <w:bCs/>
      <w:lang w:val="en-US"/>
    </w:rPr>
  </w:style>
  <w:style w:type="character" w:customStyle="1" w:styleId="Heading4Char4">
    <w:name w:val="Heading 4 Char4"/>
    <w:uiPriority w:val="9"/>
    <w:semiHidden/>
    <w:rPr>
      <w:rFonts w:ascii="Cambria" w:eastAsia="Times New Roman" w:hAnsi="Cambria" w:cs="Times New Roman"/>
      <w:b/>
      <w:bCs/>
      <w:i/>
      <w:iCs/>
      <w:lang w:val="en-US"/>
    </w:rPr>
  </w:style>
  <w:style w:type="character" w:customStyle="1" w:styleId="Heading5Char4">
    <w:name w:val="Heading 5 Char4"/>
    <w:uiPriority w:val="9"/>
    <w:semiHidden/>
    <w:rPr>
      <w:rFonts w:ascii="Cambria" w:eastAsia="Times New Roman" w:hAnsi="Cambria" w:cs="Times New Roman"/>
      <w:b/>
      <w:bCs/>
      <w:color w:val="7F7F7F"/>
      <w:lang w:val="en-US"/>
    </w:rPr>
  </w:style>
  <w:style w:type="character" w:customStyle="1" w:styleId="Heading6Char4">
    <w:name w:val="Heading 6 Char4"/>
    <w:uiPriority w:val="9"/>
    <w:semiHidden/>
    <w:rPr>
      <w:rFonts w:ascii="Cambria" w:eastAsia="Times New Roman" w:hAnsi="Cambria" w:cs="Times New Roman"/>
      <w:b/>
      <w:bCs/>
      <w:i/>
      <w:iCs/>
      <w:color w:val="7F7F7F"/>
      <w:lang w:val="en-US"/>
    </w:rPr>
  </w:style>
  <w:style w:type="character" w:customStyle="1" w:styleId="Heading7Char4">
    <w:name w:val="Heading 7 Char4"/>
    <w:uiPriority w:val="9"/>
    <w:semiHidden/>
    <w:rPr>
      <w:rFonts w:ascii="Cambria" w:eastAsia="Times New Roman" w:hAnsi="Cambria" w:cs="Times New Roman"/>
      <w:i/>
      <w:iCs/>
      <w:lang w:val="en-US"/>
    </w:rPr>
  </w:style>
  <w:style w:type="character" w:customStyle="1" w:styleId="Heading8Char4">
    <w:name w:val="Heading 8 Char4"/>
    <w:uiPriority w:val="9"/>
    <w:semiHidden/>
    <w:rPr>
      <w:rFonts w:ascii="Cambria" w:eastAsia="Times New Roman" w:hAnsi="Cambria" w:cs="Times New Roman"/>
      <w:sz w:val="20"/>
      <w:szCs w:val="20"/>
      <w:lang w:val="en-US"/>
    </w:rPr>
  </w:style>
  <w:style w:type="character" w:customStyle="1" w:styleId="Heading9Char4">
    <w:name w:val="Heading 9 Char4"/>
    <w:uiPriority w:val="9"/>
    <w:semiHidden/>
    <w:rPr>
      <w:rFonts w:ascii="Cambria" w:eastAsia="Times New Roman" w:hAnsi="Cambria" w:cs="Times New Roman"/>
      <w:i/>
      <w:iCs/>
      <w:spacing w:val="5"/>
      <w:sz w:val="20"/>
      <w:szCs w:val="20"/>
      <w:lang w:val="en-US"/>
    </w:rPr>
  </w:style>
  <w:style w:type="character" w:customStyle="1" w:styleId="CommentTextChar2">
    <w:name w:val="Comment Text Char2"/>
    <w:uiPriority w:val="99"/>
    <w:semiHidden/>
    <w:rPr>
      <w:rFonts w:ascii="Calibri" w:eastAsia="Times New Roman" w:hAnsi="Calibri" w:cs="Times New Roman"/>
      <w:sz w:val="20"/>
      <w:szCs w:val="20"/>
      <w:lang w:val="en-US"/>
    </w:rPr>
  </w:style>
  <w:style w:type="paragraph" w:customStyle="1" w:styleId="TableParagraph2">
    <w:name w:val="Table Paragraph2"/>
    <w:basedOn w:val="Standard"/>
    <w:uiPriority w:val="1"/>
    <w:qFormat/>
    <w:pPr>
      <w:widowControl w:val="0"/>
    </w:pPr>
    <w:rPr>
      <w:rFonts w:eastAsia="Calibri"/>
    </w:rPr>
  </w:style>
  <w:style w:type="character" w:customStyle="1" w:styleId="BalloonTextChar2">
    <w:name w:val="Balloon Text Char2"/>
    <w:uiPriority w:val="99"/>
    <w:semiHidden/>
    <w:rPr>
      <w:rFonts w:ascii="Segoe UI" w:eastAsia="Times New Roman" w:hAnsi="Segoe UI" w:cs="Segoe UI"/>
      <w:sz w:val="18"/>
      <w:szCs w:val="18"/>
      <w:lang w:val="en-US"/>
    </w:rPr>
  </w:style>
  <w:style w:type="character" w:customStyle="1" w:styleId="Heading1Char11">
    <w:name w:val="Heading 1 Char11"/>
    <w:uiPriority w:val="9"/>
    <w:rPr>
      <w:rFonts w:ascii="Cambria" w:eastAsia="Times New Roman" w:hAnsi="Cambria" w:cs="Times New Roman"/>
      <w:b/>
      <w:bCs/>
      <w:sz w:val="28"/>
      <w:szCs w:val="28"/>
      <w:lang w:val="en-US"/>
    </w:rPr>
  </w:style>
  <w:style w:type="character" w:customStyle="1" w:styleId="Heading1Char12">
    <w:name w:val="Heading 1 Char12"/>
    <w:uiPriority w:val="9"/>
    <w:rPr>
      <w:rFonts w:ascii="Cambria" w:eastAsia="Times New Roman" w:hAnsi="Cambria" w:cs="Times New Roman"/>
      <w:b/>
      <w:bCs/>
      <w:sz w:val="28"/>
      <w:szCs w:val="28"/>
      <w:lang w:val="en-US"/>
    </w:rPr>
  </w:style>
  <w:style w:type="character" w:customStyle="1" w:styleId="Heading2Char8">
    <w:name w:val="Heading 2 Char8"/>
    <w:uiPriority w:val="9"/>
    <w:rPr>
      <w:rFonts w:ascii="Cambria" w:eastAsia="Times New Roman" w:hAnsi="Cambria" w:cs="Times New Roman"/>
      <w:sz w:val="26"/>
      <w:szCs w:val="26"/>
      <w:lang w:val="en-US"/>
    </w:rPr>
  </w:style>
  <w:style w:type="character" w:customStyle="1" w:styleId="Heading3Char6">
    <w:name w:val="Heading 3 Char6"/>
    <w:uiPriority w:val="9"/>
    <w:rPr>
      <w:rFonts w:ascii="Cambria" w:eastAsia="Times New Roman" w:hAnsi="Cambria" w:cs="Times New Roman"/>
      <w:b/>
      <w:bCs/>
      <w:lang w:val="en-US"/>
    </w:rPr>
  </w:style>
  <w:style w:type="character" w:customStyle="1" w:styleId="Heading4Char5">
    <w:name w:val="Heading 4 Char5"/>
    <w:uiPriority w:val="9"/>
    <w:semiHidden/>
    <w:rPr>
      <w:rFonts w:ascii="Cambria" w:eastAsia="Times New Roman" w:hAnsi="Cambria" w:cs="Times New Roman"/>
      <w:b/>
      <w:bCs/>
      <w:i/>
      <w:iCs/>
      <w:lang w:val="en-US"/>
    </w:rPr>
  </w:style>
  <w:style w:type="character" w:customStyle="1" w:styleId="Heading5Char5">
    <w:name w:val="Heading 5 Char5"/>
    <w:uiPriority w:val="9"/>
    <w:semiHidden/>
    <w:rPr>
      <w:rFonts w:ascii="Cambria" w:eastAsia="Times New Roman" w:hAnsi="Cambria" w:cs="Times New Roman"/>
      <w:b/>
      <w:bCs/>
      <w:color w:val="7F7F7F"/>
      <w:lang w:val="en-US"/>
    </w:rPr>
  </w:style>
  <w:style w:type="character" w:customStyle="1" w:styleId="Heading6Char5">
    <w:name w:val="Heading 6 Char5"/>
    <w:uiPriority w:val="9"/>
    <w:semiHidden/>
    <w:rPr>
      <w:rFonts w:ascii="Cambria" w:eastAsia="Times New Roman" w:hAnsi="Cambria" w:cs="Times New Roman"/>
      <w:b/>
      <w:bCs/>
      <w:i/>
      <w:iCs/>
      <w:color w:val="7F7F7F"/>
      <w:lang w:val="en-US"/>
    </w:rPr>
  </w:style>
  <w:style w:type="character" w:customStyle="1" w:styleId="Heading7Char5">
    <w:name w:val="Heading 7 Char5"/>
    <w:uiPriority w:val="9"/>
    <w:semiHidden/>
    <w:rPr>
      <w:rFonts w:ascii="Cambria" w:eastAsia="Times New Roman" w:hAnsi="Cambria" w:cs="Times New Roman"/>
      <w:i/>
      <w:iCs/>
      <w:lang w:val="en-US"/>
    </w:rPr>
  </w:style>
  <w:style w:type="character" w:customStyle="1" w:styleId="Heading8Char5">
    <w:name w:val="Heading 8 Char5"/>
    <w:uiPriority w:val="9"/>
    <w:semiHidden/>
    <w:rPr>
      <w:rFonts w:ascii="Cambria" w:eastAsia="Times New Roman" w:hAnsi="Cambria" w:cs="Times New Roman"/>
      <w:sz w:val="20"/>
      <w:szCs w:val="20"/>
      <w:lang w:val="en-US"/>
    </w:rPr>
  </w:style>
  <w:style w:type="character" w:customStyle="1" w:styleId="Heading9Char5">
    <w:name w:val="Heading 9 Char5"/>
    <w:uiPriority w:val="9"/>
    <w:semiHidden/>
    <w:rPr>
      <w:rFonts w:ascii="Cambria" w:eastAsia="Times New Roman" w:hAnsi="Cambria" w:cs="Times New Roman"/>
      <w:i/>
      <w:iCs/>
      <w:spacing w:val="5"/>
      <w:sz w:val="20"/>
      <w:szCs w:val="20"/>
      <w:lang w:val="en-US"/>
    </w:rPr>
  </w:style>
  <w:style w:type="numbering" w:customStyle="1" w:styleId="NoList11">
    <w:name w:val="No List11"/>
    <w:next w:val="KeineListe"/>
    <w:uiPriority w:val="99"/>
    <w:semiHidden/>
    <w:unhideWhenUsed/>
  </w:style>
  <w:style w:type="character" w:customStyle="1" w:styleId="HeaderChar3">
    <w:name w:val="Header Char3"/>
    <w:basedOn w:val="Absatz-Standardschriftart"/>
    <w:uiPriority w:val="99"/>
  </w:style>
  <w:style w:type="character" w:customStyle="1" w:styleId="FooterChar3">
    <w:name w:val="Footer Char3"/>
    <w:basedOn w:val="Absatz-Standardschriftart"/>
    <w:uiPriority w:val="99"/>
  </w:style>
  <w:style w:type="character" w:customStyle="1" w:styleId="apple-converted-space2">
    <w:name w:val="apple-converted-space2"/>
    <w:basedOn w:val="Absatz-Standardschriftart"/>
  </w:style>
  <w:style w:type="character" w:customStyle="1" w:styleId="BalloonTextChar3">
    <w:name w:val="Balloon Text Char3"/>
    <w:uiPriority w:val="99"/>
    <w:semiHidden/>
    <w:rPr>
      <w:rFonts w:ascii="Tahoma" w:eastAsia="Times New Roman" w:hAnsi="Tahoma" w:cs="Tahoma"/>
      <w:sz w:val="16"/>
      <w:szCs w:val="16"/>
      <w:lang w:val="en-US"/>
    </w:rPr>
  </w:style>
  <w:style w:type="character" w:customStyle="1" w:styleId="TitleChar2">
    <w:name w:val="Title Char2"/>
    <w:uiPriority w:val="10"/>
    <w:rPr>
      <w:rFonts w:ascii="Cambria" w:eastAsia="Times New Roman" w:hAnsi="Cambria" w:cs="Times New Roman"/>
      <w:spacing w:val="5"/>
      <w:sz w:val="52"/>
      <w:szCs w:val="52"/>
      <w:lang w:val="en-US"/>
    </w:rPr>
  </w:style>
  <w:style w:type="character" w:customStyle="1" w:styleId="SubtitleChar2">
    <w:name w:val="Subtitle Char2"/>
    <w:uiPriority w:val="11"/>
    <w:rPr>
      <w:rFonts w:ascii="Cambria" w:eastAsia="Times New Roman" w:hAnsi="Cambria" w:cs="Times New Roman"/>
      <w:i/>
      <w:iCs/>
      <w:spacing w:val="13"/>
      <w:sz w:val="24"/>
      <w:szCs w:val="24"/>
      <w:lang w:val="en-US"/>
    </w:rPr>
  </w:style>
  <w:style w:type="character" w:customStyle="1" w:styleId="QuoteChar2">
    <w:name w:val="Quote Char2"/>
    <w:uiPriority w:val="29"/>
    <w:rPr>
      <w:rFonts w:ascii="Calibri" w:eastAsia="Times New Roman" w:hAnsi="Calibri" w:cs="Times New Roman"/>
      <w:i/>
      <w:iCs/>
      <w:lang w:val="en-US"/>
    </w:rPr>
  </w:style>
  <w:style w:type="character" w:customStyle="1" w:styleId="IntenseQuoteChar2">
    <w:name w:val="Intense Quote Char2"/>
    <w:uiPriority w:val="30"/>
    <w:rPr>
      <w:rFonts w:ascii="Calibri" w:eastAsia="Times New Roman" w:hAnsi="Calibri" w:cs="Times New Roman"/>
      <w:b/>
      <w:bCs/>
      <w:i/>
      <w:iCs/>
      <w:lang w:val="en-US"/>
    </w:rPr>
  </w:style>
  <w:style w:type="character" w:customStyle="1" w:styleId="NoSpacingChar2">
    <w:name w:val="No Spacing Char2"/>
    <w:uiPriority w:val="1"/>
    <w:rPr>
      <w:rFonts w:ascii="Calibri" w:eastAsia="Times New Roman" w:hAnsi="Calibri" w:cs="Times New Roman"/>
      <w:lang w:val="en-US"/>
    </w:rPr>
  </w:style>
  <w:style w:type="character" w:customStyle="1" w:styleId="EndnoteTextChar2">
    <w:name w:val="Endnote Text Char2"/>
    <w:uiPriority w:val="99"/>
    <w:semiHidden/>
    <w:rPr>
      <w:rFonts w:ascii="Calibri" w:eastAsia="Times New Roman" w:hAnsi="Calibri" w:cs="Times New Roman"/>
      <w:sz w:val="20"/>
      <w:szCs w:val="20"/>
      <w:lang w:val="en-US"/>
    </w:rPr>
  </w:style>
  <w:style w:type="character" w:customStyle="1" w:styleId="FootnoteTextChar3">
    <w:name w:val="Footnote Text Char3"/>
    <w:uiPriority w:val="99"/>
    <w:rPr>
      <w:rFonts w:ascii="Calibri" w:eastAsia="Times New Roman" w:hAnsi="Calibri" w:cs="Times New Roman"/>
      <w:sz w:val="20"/>
      <w:szCs w:val="20"/>
      <w:lang w:val="en-US"/>
    </w:rPr>
  </w:style>
  <w:style w:type="character" w:customStyle="1" w:styleId="CommentTextChar3">
    <w:name w:val="Comment Text Char3"/>
    <w:uiPriority w:val="99"/>
    <w:semiHidden/>
    <w:rPr>
      <w:rFonts w:ascii="Calibri" w:eastAsia="Times New Roman" w:hAnsi="Calibri" w:cs="Times New Roman"/>
      <w:sz w:val="20"/>
      <w:szCs w:val="20"/>
      <w:lang w:val="en-US"/>
    </w:rPr>
  </w:style>
  <w:style w:type="character" w:customStyle="1" w:styleId="CommentSubjectChar2">
    <w:name w:val="Comment Subject Char2"/>
    <w:uiPriority w:val="99"/>
    <w:semiHidden/>
    <w:rPr>
      <w:rFonts w:ascii="Calibri" w:eastAsia="Times New Roman" w:hAnsi="Calibri" w:cs="Times New Roman"/>
      <w:b/>
      <w:bCs/>
      <w:sz w:val="20"/>
      <w:szCs w:val="20"/>
      <w:lang w:val="en-US"/>
    </w:rPr>
  </w:style>
  <w:style w:type="table" w:customStyle="1" w:styleId="LightList-Accent112">
    <w:name w:val="Light List - Accent 11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character" w:customStyle="1" w:styleId="PlainTextChar2">
    <w:name w:val="Plain Text Char2"/>
    <w:uiPriority w:val="99"/>
    <w:semiHidden/>
    <w:rPr>
      <w:rFonts w:ascii="Calibri" w:eastAsia="Calibri" w:hAnsi="Calibri" w:cs="Times New Roman"/>
      <w:lang w:val="nb-NO"/>
    </w:rPr>
  </w:style>
  <w:style w:type="paragraph" w:customStyle="1" w:styleId="TableParagraph3">
    <w:name w:val="Table Paragraph3"/>
    <w:basedOn w:val="Standard"/>
    <w:uiPriority w:val="1"/>
    <w:qFormat/>
    <w:pPr>
      <w:widowControl w:val="0"/>
    </w:pPr>
    <w:rPr>
      <w:rFonts w:eastAsia="Calibri"/>
    </w:rPr>
  </w:style>
  <w:style w:type="character" w:customStyle="1" w:styleId="BodyTextChar2">
    <w:name w:val="Body Text Char2"/>
    <w:uiPriority w:val="99"/>
    <w:rPr>
      <w:rFonts w:ascii="Arial" w:eastAsia="Times New Roman" w:hAnsi="Arial" w:cs="Times New Roman"/>
      <w:sz w:val="20"/>
      <w:szCs w:val="20"/>
      <w:lang w:eastAsia="nl-NL"/>
    </w:rPr>
  </w:style>
  <w:style w:type="paragraph" w:customStyle="1" w:styleId="NoSpacing11">
    <w:name w:val="No Spacing11"/>
    <w:basedOn w:val="Standard"/>
    <w:uiPriority w:val="1"/>
    <w:qFormat/>
    <w:rPr>
      <w:rFonts w:ascii="Arial" w:hAnsi="Arial"/>
      <w:sz w:val="20"/>
      <w:szCs w:val="20"/>
      <w:lang w:val="en-GB" w:eastAsia="nl-NL"/>
    </w:rPr>
  </w:style>
  <w:style w:type="table" w:customStyle="1" w:styleId="TableGrid32">
    <w:name w:val="Table Grid3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1">
    <w:name w:val="GS1_Table_Text1"/>
    <w:basedOn w:val="Standard"/>
    <w:pPr>
      <w:spacing w:before="60" w:after="60"/>
    </w:pPr>
    <w:rPr>
      <w:rFonts w:ascii="Arial" w:hAnsi="Arial"/>
      <w:sz w:val="18"/>
      <w:szCs w:val="24"/>
      <w:lang w:val="en-GB"/>
    </w:rPr>
  </w:style>
  <w:style w:type="paragraph" w:customStyle="1" w:styleId="GS1TableHeading1">
    <w:name w:val="GS1_Table_Heading1"/>
    <w:basedOn w:val="Standard"/>
    <w:pPr>
      <w:keepNext/>
      <w:spacing w:before="60" w:after="60"/>
    </w:pPr>
    <w:rPr>
      <w:rFonts w:ascii="Arial" w:hAnsi="Arial"/>
      <w:b/>
      <w:bCs/>
      <w:color w:val="FFFFFF"/>
      <w:sz w:val="18"/>
      <w:szCs w:val="24"/>
      <w:lang w:val="en-GB"/>
    </w:rPr>
  </w:style>
  <w:style w:type="character" w:customStyle="1" w:styleId="Heading1Char42">
    <w:name w:val="Heading 1 Char42"/>
    <w:uiPriority w:val="9"/>
    <w:rPr>
      <w:rFonts w:ascii="Cambria" w:eastAsia="Times New Roman" w:hAnsi="Cambria" w:cs="Times New Roman"/>
      <w:b/>
      <w:bCs/>
      <w:sz w:val="28"/>
      <w:szCs w:val="28"/>
      <w:lang w:val="en-US"/>
    </w:rPr>
  </w:style>
  <w:style w:type="character" w:customStyle="1" w:styleId="Heading2Char32">
    <w:name w:val="Heading 2 Char32"/>
    <w:uiPriority w:val="9"/>
    <w:rPr>
      <w:rFonts w:ascii="Cambria" w:eastAsia="Times New Roman" w:hAnsi="Cambria" w:cs="Times New Roman"/>
      <w:sz w:val="26"/>
      <w:szCs w:val="26"/>
      <w:lang w:val="en-US"/>
    </w:rPr>
  </w:style>
  <w:style w:type="character" w:customStyle="1" w:styleId="Heading3Char22">
    <w:name w:val="Heading 3 Char22"/>
    <w:uiPriority w:val="9"/>
    <w:rPr>
      <w:rFonts w:ascii="Cambria" w:eastAsia="Times New Roman" w:hAnsi="Cambria" w:cs="Times New Roman"/>
      <w:b/>
      <w:bCs/>
      <w:lang w:val="en-US"/>
    </w:rPr>
  </w:style>
  <w:style w:type="character" w:customStyle="1" w:styleId="Heading4Char22">
    <w:name w:val="Heading 4 Char22"/>
    <w:uiPriority w:val="9"/>
    <w:semiHidden/>
    <w:rPr>
      <w:rFonts w:ascii="Cambria" w:eastAsia="Times New Roman" w:hAnsi="Cambria" w:cs="Times New Roman"/>
      <w:b/>
      <w:bCs/>
      <w:i/>
      <w:iCs/>
      <w:lang w:val="en-US"/>
    </w:rPr>
  </w:style>
  <w:style w:type="character" w:customStyle="1" w:styleId="Heading5Char22">
    <w:name w:val="Heading 5 Char22"/>
    <w:uiPriority w:val="9"/>
    <w:semiHidden/>
    <w:rPr>
      <w:rFonts w:ascii="Cambria" w:eastAsia="Times New Roman" w:hAnsi="Cambria" w:cs="Times New Roman"/>
      <w:b/>
      <w:bCs/>
      <w:color w:val="7F7F7F"/>
      <w:lang w:val="en-US"/>
    </w:rPr>
  </w:style>
  <w:style w:type="character" w:customStyle="1" w:styleId="Heading6Char22">
    <w:name w:val="Heading 6 Char22"/>
    <w:uiPriority w:val="9"/>
    <w:semiHidden/>
    <w:rPr>
      <w:rFonts w:ascii="Cambria" w:eastAsia="Times New Roman" w:hAnsi="Cambria" w:cs="Times New Roman"/>
      <w:b/>
      <w:bCs/>
      <w:i/>
      <w:iCs/>
      <w:color w:val="7F7F7F"/>
      <w:lang w:val="en-US"/>
    </w:rPr>
  </w:style>
  <w:style w:type="character" w:customStyle="1" w:styleId="Heading7Char22">
    <w:name w:val="Heading 7 Char22"/>
    <w:uiPriority w:val="9"/>
    <w:semiHidden/>
    <w:rPr>
      <w:rFonts w:ascii="Cambria" w:eastAsia="Times New Roman" w:hAnsi="Cambria" w:cs="Times New Roman"/>
      <w:i/>
      <w:iCs/>
      <w:lang w:val="en-US"/>
    </w:rPr>
  </w:style>
  <w:style w:type="character" w:customStyle="1" w:styleId="Heading8Char22">
    <w:name w:val="Heading 8 Char22"/>
    <w:uiPriority w:val="9"/>
    <w:semiHidden/>
    <w:rPr>
      <w:rFonts w:ascii="Cambria" w:eastAsia="Times New Roman" w:hAnsi="Cambria" w:cs="Times New Roman"/>
      <w:sz w:val="20"/>
      <w:szCs w:val="20"/>
      <w:lang w:val="en-US"/>
    </w:rPr>
  </w:style>
  <w:style w:type="character" w:customStyle="1" w:styleId="Heading9Char22">
    <w:name w:val="Heading 9 Char22"/>
    <w:uiPriority w:val="9"/>
    <w:semiHidden/>
    <w:rPr>
      <w:rFonts w:ascii="Cambria" w:eastAsia="Times New Roman" w:hAnsi="Cambria" w:cs="Times New Roman"/>
      <w:i/>
      <w:iCs/>
      <w:spacing w:val="5"/>
      <w:sz w:val="20"/>
      <w:szCs w:val="20"/>
      <w:lang w:val="en-US"/>
    </w:rPr>
  </w:style>
  <w:style w:type="character" w:customStyle="1" w:styleId="HeaderChar12">
    <w:name w:val="Header Char12"/>
    <w:uiPriority w:val="99"/>
    <w:rPr>
      <w:rFonts w:ascii="Calibri" w:eastAsia="Times New Roman" w:hAnsi="Calibri" w:cs="Times New Roman"/>
      <w:lang w:val="en-US"/>
    </w:rPr>
  </w:style>
  <w:style w:type="character" w:customStyle="1" w:styleId="FooterChar12">
    <w:name w:val="Footer Char12"/>
    <w:uiPriority w:val="99"/>
    <w:rPr>
      <w:rFonts w:ascii="Calibri" w:eastAsia="Times New Roman" w:hAnsi="Calibri" w:cs="Times New Roman"/>
      <w:lang w:val="en-US"/>
    </w:rPr>
  </w:style>
  <w:style w:type="character" w:customStyle="1" w:styleId="BalloonTextChar12">
    <w:name w:val="Balloon Text Char12"/>
    <w:uiPriority w:val="99"/>
    <w:semiHidden/>
    <w:rPr>
      <w:rFonts w:ascii="Tahoma" w:eastAsia="Times New Roman" w:hAnsi="Tahoma" w:cs="Tahoma"/>
      <w:sz w:val="16"/>
      <w:szCs w:val="16"/>
      <w:lang w:val="en-US"/>
    </w:rPr>
  </w:style>
  <w:style w:type="character" w:customStyle="1" w:styleId="TitleChar12">
    <w:name w:val="Title Char12"/>
    <w:uiPriority w:val="10"/>
    <w:rPr>
      <w:rFonts w:ascii="Cambria" w:eastAsia="Times New Roman" w:hAnsi="Cambria" w:cs="Times New Roman"/>
      <w:spacing w:val="5"/>
      <w:sz w:val="52"/>
      <w:szCs w:val="52"/>
      <w:lang w:val="en-US"/>
    </w:rPr>
  </w:style>
  <w:style w:type="character" w:customStyle="1" w:styleId="SubtitleChar12">
    <w:name w:val="Subtitle Char12"/>
    <w:uiPriority w:val="11"/>
    <w:rPr>
      <w:rFonts w:ascii="Cambria" w:eastAsia="Times New Roman" w:hAnsi="Cambria" w:cs="Times New Roman"/>
      <w:i/>
      <w:iCs/>
      <w:spacing w:val="13"/>
      <w:sz w:val="24"/>
      <w:szCs w:val="24"/>
      <w:lang w:val="en-US"/>
    </w:rPr>
  </w:style>
  <w:style w:type="character" w:customStyle="1" w:styleId="QuoteChar12">
    <w:name w:val="Quote Char12"/>
    <w:uiPriority w:val="29"/>
    <w:rPr>
      <w:rFonts w:ascii="Calibri" w:eastAsia="Times New Roman" w:hAnsi="Calibri" w:cs="Times New Roman"/>
      <w:i/>
      <w:iCs/>
      <w:lang w:val="en-US"/>
    </w:rPr>
  </w:style>
  <w:style w:type="character" w:customStyle="1" w:styleId="IntenseQuoteChar12">
    <w:name w:val="Intense Quote Char12"/>
    <w:uiPriority w:val="30"/>
    <w:rPr>
      <w:rFonts w:ascii="Calibri" w:eastAsia="Times New Roman" w:hAnsi="Calibri" w:cs="Times New Roman"/>
      <w:b/>
      <w:bCs/>
      <w:i/>
      <w:iCs/>
      <w:lang w:val="en-US"/>
    </w:rPr>
  </w:style>
  <w:style w:type="character" w:customStyle="1" w:styleId="NoSpacingChar12">
    <w:name w:val="No Spacing Char12"/>
    <w:uiPriority w:val="1"/>
    <w:rPr>
      <w:rFonts w:ascii="Calibri" w:eastAsia="Times New Roman" w:hAnsi="Calibri" w:cs="Times New Roman"/>
      <w:lang w:val="en-US"/>
    </w:rPr>
  </w:style>
  <w:style w:type="character" w:customStyle="1" w:styleId="EndnoteTextChar12">
    <w:name w:val="Endnote Text Char12"/>
    <w:uiPriority w:val="99"/>
    <w:semiHidden/>
    <w:rPr>
      <w:rFonts w:ascii="Calibri" w:eastAsia="Times New Roman" w:hAnsi="Calibri" w:cs="Times New Roman"/>
      <w:sz w:val="20"/>
      <w:szCs w:val="20"/>
      <w:lang w:val="en-US"/>
    </w:rPr>
  </w:style>
  <w:style w:type="character" w:customStyle="1" w:styleId="FootnoteTextChar12">
    <w:name w:val="Footnote Text Char12"/>
    <w:uiPriority w:val="99"/>
    <w:rPr>
      <w:rFonts w:ascii="Calibri" w:eastAsia="Times New Roman" w:hAnsi="Calibri" w:cs="Times New Roman"/>
      <w:sz w:val="20"/>
      <w:szCs w:val="20"/>
      <w:lang w:val="en-US"/>
    </w:rPr>
  </w:style>
  <w:style w:type="character" w:customStyle="1" w:styleId="CommentTextChar12">
    <w:name w:val="Comment Text Char12"/>
    <w:uiPriority w:val="99"/>
    <w:semiHidden/>
    <w:rPr>
      <w:rFonts w:ascii="Calibri" w:eastAsia="Times New Roman" w:hAnsi="Calibri" w:cs="Times New Roman"/>
      <w:sz w:val="20"/>
      <w:szCs w:val="20"/>
      <w:lang w:val="en-US"/>
    </w:rPr>
  </w:style>
  <w:style w:type="character" w:customStyle="1" w:styleId="CommentSubjectChar12">
    <w:name w:val="Comment Subject Char12"/>
    <w:uiPriority w:val="99"/>
    <w:semiHidden/>
    <w:rPr>
      <w:rFonts w:ascii="Calibri" w:eastAsia="Times New Roman" w:hAnsi="Calibri" w:cs="Times New Roman"/>
      <w:b/>
      <w:bCs/>
      <w:sz w:val="20"/>
      <w:szCs w:val="20"/>
      <w:lang w:val="en-US"/>
    </w:rPr>
  </w:style>
  <w:style w:type="table" w:customStyle="1" w:styleId="LightList-Accent1112">
    <w:name w:val="Light List - Accent 111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character" w:customStyle="1" w:styleId="PlainTextChar12">
    <w:name w:val="Plain Text Char12"/>
    <w:uiPriority w:val="99"/>
    <w:semiHidden/>
    <w:rPr>
      <w:rFonts w:ascii="Calibri" w:eastAsia="Calibri" w:hAnsi="Calibri" w:cs="Times New Roman"/>
      <w:lang w:val="nb-NO"/>
    </w:rPr>
  </w:style>
  <w:style w:type="paragraph" w:customStyle="1" w:styleId="TableParagraph12">
    <w:name w:val="Table Paragraph12"/>
    <w:basedOn w:val="Standard"/>
    <w:uiPriority w:val="1"/>
    <w:qFormat/>
    <w:pPr>
      <w:widowControl w:val="0"/>
    </w:pPr>
    <w:rPr>
      <w:rFonts w:eastAsia="Calibri"/>
    </w:rPr>
  </w:style>
  <w:style w:type="character" w:customStyle="1" w:styleId="BodyTextChar12">
    <w:name w:val="Body Text Char12"/>
    <w:uiPriority w:val="99"/>
    <w:rPr>
      <w:rFonts w:ascii="Arial" w:eastAsia="Times New Roman" w:hAnsi="Arial" w:cs="Times New Roman"/>
      <w:sz w:val="20"/>
      <w:szCs w:val="20"/>
      <w:lang w:eastAsia="nl-NL"/>
    </w:rPr>
  </w:style>
  <w:style w:type="table" w:customStyle="1" w:styleId="TableGrid312">
    <w:name w:val="Table Grid31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51">
    <w:name w:val="Heading 1 Char51"/>
    <w:uiPriority w:val="9"/>
    <w:rPr>
      <w:rFonts w:ascii="Cambria" w:eastAsia="Times New Roman" w:hAnsi="Cambria" w:cs="Times New Roman"/>
      <w:b/>
      <w:bCs/>
      <w:sz w:val="28"/>
      <w:szCs w:val="28"/>
      <w:lang w:val="en-US"/>
    </w:rPr>
  </w:style>
  <w:style w:type="character" w:customStyle="1" w:styleId="Heading1Char61">
    <w:name w:val="Heading 1 Char61"/>
    <w:uiPriority w:val="9"/>
    <w:rPr>
      <w:rFonts w:ascii="Cambria" w:eastAsia="Times New Roman" w:hAnsi="Cambria" w:cs="Times New Roman"/>
      <w:b/>
      <w:bCs/>
      <w:sz w:val="28"/>
      <w:szCs w:val="28"/>
      <w:lang w:val="en-US"/>
    </w:rPr>
  </w:style>
  <w:style w:type="character" w:customStyle="1" w:styleId="Heading2Char41">
    <w:name w:val="Heading 2 Char41"/>
    <w:uiPriority w:val="9"/>
    <w:rPr>
      <w:rFonts w:ascii="Cambria" w:eastAsia="Times New Roman" w:hAnsi="Cambria" w:cs="Times New Roman"/>
      <w:sz w:val="26"/>
      <w:szCs w:val="26"/>
      <w:lang w:val="en-US"/>
    </w:rPr>
  </w:style>
  <w:style w:type="character" w:customStyle="1" w:styleId="Heading3Char31">
    <w:name w:val="Heading 3 Char31"/>
    <w:uiPriority w:val="9"/>
    <w:rPr>
      <w:rFonts w:ascii="Cambria" w:eastAsia="Times New Roman" w:hAnsi="Cambria" w:cs="Times New Roman"/>
      <w:b/>
      <w:bCs/>
      <w:lang w:val="en-US"/>
    </w:rPr>
  </w:style>
  <w:style w:type="character" w:customStyle="1" w:styleId="Heading4Char31">
    <w:name w:val="Heading 4 Char31"/>
    <w:uiPriority w:val="9"/>
    <w:semiHidden/>
    <w:rPr>
      <w:rFonts w:ascii="Cambria" w:eastAsia="Times New Roman" w:hAnsi="Cambria" w:cs="Times New Roman"/>
      <w:b/>
      <w:bCs/>
      <w:i/>
      <w:iCs/>
      <w:lang w:val="en-US"/>
    </w:rPr>
  </w:style>
  <w:style w:type="character" w:customStyle="1" w:styleId="Heading5Char31">
    <w:name w:val="Heading 5 Char31"/>
    <w:uiPriority w:val="9"/>
    <w:semiHidden/>
    <w:rPr>
      <w:rFonts w:ascii="Cambria" w:eastAsia="Times New Roman" w:hAnsi="Cambria" w:cs="Times New Roman"/>
      <w:b/>
      <w:bCs/>
      <w:color w:val="7F7F7F"/>
      <w:lang w:val="en-US"/>
    </w:rPr>
  </w:style>
  <w:style w:type="character" w:customStyle="1" w:styleId="Heading6Char31">
    <w:name w:val="Heading 6 Char31"/>
    <w:uiPriority w:val="9"/>
    <w:semiHidden/>
    <w:rPr>
      <w:rFonts w:ascii="Cambria" w:eastAsia="Times New Roman" w:hAnsi="Cambria" w:cs="Times New Roman"/>
      <w:b/>
      <w:bCs/>
      <w:i/>
      <w:iCs/>
      <w:color w:val="7F7F7F"/>
      <w:lang w:val="en-US"/>
    </w:rPr>
  </w:style>
  <w:style w:type="character" w:customStyle="1" w:styleId="Heading7Char31">
    <w:name w:val="Heading 7 Char31"/>
    <w:uiPriority w:val="9"/>
    <w:semiHidden/>
    <w:rPr>
      <w:rFonts w:ascii="Cambria" w:eastAsia="Times New Roman" w:hAnsi="Cambria" w:cs="Times New Roman"/>
      <w:i/>
      <w:iCs/>
      <w:lang w:val="en-US"/>
    </w:rPr>
  </w:style>
  <w:style w:type="character" w:customStyle="1" w:styleId="Heading8Char31">
    <w:name w:val="Heading 8 Char31"/>
    <w:uiPriority w:val="9"/>
    <w:semiHidden/>
    <w:rPr>
      <w:rFonts w:ascii="Cambria" w:eastAsia="Times New Roman" w:hAnsi="Cambria" w:cs="Times New Roman"/>
      <w:sz w:val="20"/>
      <w:szCs w:val="20"/>
      <w:lang w:val="en-US"/>
    </w:rPr>
  </w:style>
  <w:style w:type="character" w:customStyle="1" w:styleId="Heading9Char31">
    <w:name w:val="Heading 9 Char31"/>
    <w:uiPriority w:val="9"/>
    <w:semiHidden/>
    <w:rPr>
      <w:rFonts w:ascii="Cambria" w:eastAsia="Times New Roman" w:hAnsi="Cambria" w:cs="Times New Roman"/>
      <w:i/>
      <w:iCs/>
      <w:spacing w:val="5"/>
      <w:sz w:val="20"/>
      <w:szCs w:val="20"/>
      <w:lang w:val="en-US"/>
    </w:rPr>
  </w:style>
  <w:style w:type="character" w:customStyle="1" w:styleId="HeaderChar21">
    <w:name w:val="Header Char21"/>
    <w:basedOn w:val="Absatz-Standardschriftart"/>
    <w:uiPriority w:val="99"/>
  </w:style>
  <w:style w:type="character" w:customStyle="1" w:styleId="FooterChar21">
    <w:name w:val="Footer Char21"/>
    <w:basedOn w:val="Absatz-Standardschriftart"/>
    <w:uiPriority w:val="99"/>
  </w:style>
  <w:style w:type="character" w:customStyle="1" w:styleId="apple-converted-space11">
    <w:name w:val="apple-converted-space11"/>
    <w:basedOn w:val="Absatz-Standardschriftart"/>
  </w:style>
  <w:style w:type="character" w:customStyle="1" w:styleId="Heading1Char71">
    <w:name w:val="Heading 1 Char71"/>
    <w:uiPriority w:val="9"/>
    <w:rPr>
      <w:rFonts w:ascii="Cambria" w:eastAsia="Times New Roman" w:hAnsi="Cambria" w:cs="Times New Roman"/>
      <w:b/>
      <w:bCs/>
      <w:sz w:val="28"/>
      <w:szCs w:val="28"/>
      <w:lang w:val="en-US"/>
    </w:rPr>
  </w:style>
  <w:style w:type="character" w:customStyle="1" w:styleId="Heading2Char51">
    <w:name w:val="Heading 2 Char51"/>
    <w:uiPriority w:val="9"/>
    <w:rPr>
      <w:rFonts w:ascii="Cambria" w:eastAsia="Times New Roman" w:hAnsi="Cambria" w:cs="Times New Roman"/>
      <w:sz w:val="26"/>
      <w:szCs w:val="26"/>
      <w:lang w:val="en-US"/>
    </w:rPr>
  </w:style>
  <w:style w:type="character" w:customStyle="1" w:styleId="FootnoteTextChar21">
    <w:name w:val="Footnote Text Char21"/>
    <w:uiPriority w:val="99"/>
    <w:semiHidden/>
    <w:rPr>
      <w:sz w:val="20"/>
      <w:szCs w:val="20"/>
    </w:rPr>
  </w:style>
  <w:style w:type="character" w:customStyle="1" w:styleId="Heading1Char81">
    <w:name w:val="Heading 1 Char81"/>
    <w:uiPriority w:val="9"/>
    <w:rPr>
      <w:rFonts w:ascii="Cambria" w:eastAsia="Times New Roman" w:hAnsi="Cambria" w:cs="Times New Roman"/>
      <w:b/>
      <w:bCs/>
      <w:sz w:val="28"/>
      <w:szCs w:val="28"/>
      <w:lang w:val="en-US"/>
    </w:rPr>
  </w:style>
  <w:style w:type="character" w:customStyle="1" w:styleId="Heading1Char91">
    <w:name w:val="Heading 1 Char91"/>
    <w:uiPriority w:val="9"/>
    <w:rPr>
      <w:rFonts w:ascii="Cambria" w:eastAsia="Times New Roman" w:hAnsi="Cambria" w:cs="Times New Roman"/>
      <w:b/>
      <w:bCs/>
      <w:sz w:val="28"/>
      <w:szCs w:val="28"/>
      <w:lang w:val="en-US"/>
    </w:rPr>
  </w:style>
  <w:style w:type="character" w:customStyle="1" w:styleId="Heading2Char61">
    <w:name w:val="Heading 2 Char61"/>
    <w:uiPriority w:val="9"/>
    <w:rPr>
      <w:rFonts w:ascii="Cambria" w:eastAsia="Times New Roman" w:hAnsi="Cambria" w:cs="Times New Roman"/>
      <w:sz w:val="26"/>
      <w:szCs w:val="26"/>
      <w:lang w:val="en-US"/>
    </w:rPr>
  </w:style>
  <w:style w:type="character" w:customStyle="1" w:styleId="Heading3Char41">
    <w:name w:val="Heading 3 Char41"/>
    <w:uiPriority w:val="9"/>
    <w:rPr>
      <w:rFonts w:ascii="Cambria" w:eastAsia="Times New Roman" w:hAnsi="Cambria" w:cs="Times New Roman"/>
      <w:b/>
      <w:bCs/>
      <w:lang w:val="en-US"/>
    </w:rPr>
  </w:style>
  <w:style w:type="character" w:customStyle="1" w:styleId="Heading1Char101">
    <w:name w:val="Heading 1 Char101"/>
    <w:uiPriority w:val="9"/>
    <w:rPr>
      <w:rFonts w:ascii="Cambria" w:eastAsia="Times New Roman" w:hAnsi="Cambria" w:cs="Times New Roman"/>
      <w:b/>
      <w:bCs/>
      <w:sz w:val="28"/>
      <w:szCs w:val="28"/>
      <w:lang w:val="en-US"/>
    </w:rPr>
  </w:style>
  <w:style w:type="character" w:customStyle="1" w:styleId="Heading2Char71">
    <w:name w:val="Heading 2 Char71"/>
    <w:uiPriority w:val="9"/>
    <w:rPr>
      <w:rFonts w:ascii="Cambria" w:eastAsia="Times New Roman" w:hAnsi="Cambria" w:cs="Times New Roman"/>
      <w:sz w:val="26"/>
      <w:szCs w:val="26"/>
      <w:lang w:val="en-US"/>
    </w:rPr>
  </w:style>
  <w:style w:type="character" w:customStyle="1" w:styleId="Heading3Char51">
    <w:name w:val="Heading 3 Char51"/>
    <w:uiPriority w:val="9"/>
    <w:rPr>
      <w:rFonts w:ascii="Cambria" w:eastAsia="Times New Roman" w:hAnsi="Cambria" w:cs="Times New Roman"/>
      <w:b/>
      <w:bCs/>
      <w:lang w:val="en-US"/>
    </w:rPr>
  </w:style>
  <w:style w:type="character" w:customStyle="1" w:styleId="Heading4Char41">
    <w:name w:val="Heading 4 Char41"/>
    <w:uiPriority w:val="9"/>
    <w:semiHidden/>
    <w:rPr>
      <w:rFonts w:ascii="Cambria" w:eastAsia="Times New Roman" w:hAnsi="Cambria" w:cs="Times New Roman"/>
      <w:b/>
      <w:bCs/>
      <w:i/>
      <w:iCs/>
      <w:lang w:val="en-US"/>
    </w:rPr>
  </w:style>
  <w:style w:type="character" w:customStyle="1" w:styleId="Heading5Char41">
    <w:name w:val="Heading 5 Char41"/>
    <w:uiPriority w:val="9"/>
    <w:semiHidden/>
    <w:rPr>
      <w:rFonts w:ascii="Cambria" w:eastAsia="Times New Roman" w:hAnsi="Cambria" w:cs="Times New Roman"/>
      <w:b/>
      <w:bCs/>
      <w:color w:val="7F7F7F"/>
      <w:lang w:val="en-US"/>
    </w:rPr>
  </w:style>
  <w:style w:type="character" w:customStyle="1" w:styleId="Heading6Char41">
    <w:name w:val="Heading 6 Char41"/>
    <w:uiPriority w:val="9"/>
    <w:semiHidden/>
    <w:rPr>
      <w:rFonts w:ascii="Cambria" w:eastAsia="Times New Roman" w:hAnsi="Cambria" w:cs="Times New Roman"/>
      <w:b/>
      <w:bCs/>
      <w:i/>
      <w:iCs/>
      <w:color w:val="7F7F7F"/>
      <w:lang w:val="en-US"/>
    </w:rPr>
  </w:style>
  <w:style w:type="character" w:customStyle="1" w:styleId="Heading7Char41">
    <w:name w:val="Heading 7 Char41"/>
    <w:uiPriority w:val="9"/>
    <w:semiHidden/>
    <w:rPr>
      <w:rFonts w:ascii="Cambria" w:eastAsia="Times New Roman" w:hAnsi="Cambria" w:cs="Times New Roman"/>
      <w:i/>
      <w:iCs/>
      <w:lang w:val="en-US"/>
    </w:rPr>
  </w:style>
  <w:style w:type="character" w:customStyle="1" w:styleId="Heading8Char41">
    <w:name w:val="Heading 8 Char41"/>
    <w:uiPriority w:val="9"/>
    <w:semiHidden/>
    <w:rPr>
      <w:rFonts w:ascii="Cambria" w:eastAsia="Times New Roman" w:hAnsi="Cambria" w:cs="Times New Roman"/>
      <w:sz w:val="20"/>
      <w:szCs w:val="20"/>
      <w:lang w:val="en-US"/>
    </w:rPr>
  </w:style>
  <w:style w:type="character" w:customStyle="1" w:styleId="Heading9Char41">
    <w:name w:val="Heading 9 Char41"/>
    <w:uiPriority w:val="9"/>
    <w:semiHidden/>
    <w:rPr>
      <w:rFonts w:ascii="Cambria" w:eastAsia="Times New Roman" w:hAnsi="Cambria" w:cs="Times New Roman"/>
      <w:i/>
      <w:iCs/>
      <w:spacing w:val="5"/>
      <w:sz w:val="20"/>
      <w:szCs w:val="20"/>
      <w:lang w:val="en-US"/>
    </w:rPr>
  </w:style>
  <w:style w:type="character" w:customStyle="1" w:styleId="CommentTextChar21">
    <w:name w:val="Comment Text Char21"/>
    <w:uiPriority w:val="99"/>
    <w:semiHidden/>
    <w:rPr>
      <w:rFonts w:ascii="Calibri" w:eastAsia="Times New Roman" w:hAnsi="Calibri" w:cs="Times New Roman"/>
      <w:sz w:val="20"/>
      <w:szCs w:val="20"/>
      <w:lang w:val="en-US"/>
    </w:rPr>
  </w:style>
  <w:style w:type="paragraph" w:customStyle="1" w:styleId="TableParagraph21">
    <w:name w:val="Table Paragraph21"/>
    <w:basedOn w:val="Standard"/>
    <w:uiPriority w:val="1"/>
    <w:qFormat/>
    <w:pPr>
      <w:widowControl w:val="0"/>
    </w:pPr>
    <w:rPr>
      <w:rFonts w:eastAsia="Calibri"/>
    </w:rPr>
  </w:style>
  <w:style w:type="character" w:customStyle="1" w:styleId="BalloonTextChar21">
    <w:name w:val="Balloon Text Char21"/>
    <w:uiPriority w:val="99"/>
    <w:semiHidden/>
    <w:rPr>
      <w:rFonts w:ascii="Segoe UI" w:eastAsia="Times New Roman" w:hAnsi="Segoe UI" w:cs="Segoe UI"/>
      <w:sz w:val="18"/>
      <w:szCs w:val="18"/>
      <w:lang w:val="en-US"/>
    </w:rPr>
  </w:style>
  <w:style w:type="character" w:customStyle="1" w:styleId="Heading1Char13">
    <w:name w:val="Heading 1 Char13"/>
    <w:uiPriority w:val="9"/>
    <w:rPr>
      <w:rFonts w:ascii="Cambria" w:eastAsia="Times New Roman" w:hAnsi="Cambria" w:cs="Times New Roman"/>
      <w:b/>
      <w:bCs/>
      <w:sz w:val="28"/>
      <w:szCs w:val="28"/>
      <w:lang w:val="en-US"/>
    </w:rPr>
  </w:style>
  <w:style w:type="character" w:customStyle="1" w:styleId="Heading2Char9">
    <w:name w:val="Heading 2 Char9"/>
    <w:uiPriority w:val="9"/>
    <w:rPr>
      <w:rFonts w:ascii="Cambria" w:eastAsia="Times New Roman" w:hAnsi="Cambria" w:cs="Times New Roman"/>
      <w:sz w:val="26"/>
      <w:szCs w:val="26"/>
      <w:lang w:val="en-US"/>
    </w:rPr>
  </w:style>
  <w:style w:type="character" w:customStyle="1" w:styleId="FootnoteTextChar4">
    <w:name w:val="Footnote Text Char4"/>
    <w:uiPriority w:val="99"/>
    <w:rPr>
      <w:sz w:val="20"/>
      <w:szCs w:val="20"/>
    </w:rPr>
  </w:style>
  <w:style w:type="character" w:customStyle="1" w:styleId="Heading1Char14">
    <w:name w:val="Heading 1 Char14"/>
    <w:uiPriority w:val="9"/>
    <w:rPr>
      <w:rFonts w:ascii="Cambria" w:eastAsia="Times New Roman" w:hAnsi="Cambria" w:cs="Times New Roman"/>
      <w:b/>
      <w:bCs/>
      <w:sz w:val="28"/>
      <w:szCs w:val="28"/>
      <w:lang w:val="en-US"/>
    </w:rPr>
  </w:style>
  <w:style w:type="character" w:customStyle="1" w:styleId="Heading1Char15">
    <w:name w:val="Heading 1 Char15"/>
    <w:uiPriority w:val="9"/>
    <w:rPr>
      <w:rFonts w:ascii="Cambria" w:eastAsia="Times New Roman" w:hAnsi="Cambria" w:cs="Times New Roman"/>
      <w:b/>
      <w:bCs/>
      <w:sz w:val="28"/>
      <w:szCs w:val="28"/>
      <w:lang w:val="en-US"/>
    </w:rPr>
  </w:style>
  <w:style w:type="character" w:customStyle="1" w:styleId="Heading2Char10">
    <w:name w:val="Heading 2 Char10"/>
    <w:uiPriority w:val="9"/>
    <w:rPr>
      <w:rFonts w:ascii="Cambria" w:eastAsia="Times New Roman" w:hAnsi="Cambria" w:cs="Times New Roman"/>
      <w:sz w:val="26"/>
      <w:szCs w:val="26"/>
      <w:lang w:val="en-US"/>
    </w:rPr>
  </w:style>
  <w:style w:type="character" w:customStyle="1" w:styleId="Heading3Char7">
    <w:name w:val="Heading 3 Char7"/>
    <w:uiPriority w:val="9"/>
    <w:rPr>
      <w:rFonts w:ascii="Cambria" w:eastAsia="Times New Roman" w:hAnsi="Cambria" w:cs="Times New Roman"/>
      <w:b/>
      <w:bCs/>
      <w:lang w:val="en-US"/>
    </w:rPr>
  </w:style>
  <w:style w:type="character" w:customStyle="1" w:styleId="Heading4Char6">
    <w:name w:val="Heading 4 Char6"/>
    <w:uiPriority w:val="9"/>
    <w:semiHidden/>
    <w:rPr>
      <w:rFonts w:ascii="Cambria" w:eastAsia="Times New Roman" w:hAnsi="Cambria" w:cs="Times New Roman"/>
      <w:b/>
      <w:bCs/>
      <w:i/>
      <w:iCs/>
      <w:lang w:val="en-US"/>
    </w:rPr>
  </w:style>
  <w:style w:type="character" w:customStyle="1" w:styleId="Heading5Char6">
    <w:name w:val="Heading 5 Char6"/>
    <w:uiPriority w:val="9"/>
    <w:semiHidden/>
    <w:rPr>
      <w:rFonts w:ascii="Cambria" w:eastAsia="Times New Roman" w:hAnsi="Cambria" w:cs="Times New Roman"/>
      <w:b/>
      <w:bCs/>
      <w:color w:val="7F7F7F"/>
      <w:lang w:val="en-US"/>
    </w:rPr>
  </w:style>
  <w:style w:type="character" w:customStyle="1" w:styleId="Heading6Char6">
    <w:name w:val="Heading 6 Char6"/>
    <w:uiPriority w:val="9"/>
    <w:semiHidden/>
    <w:rPr>
      <w:rFonts w:ascii="Cambria" w:eastAsia="Times New Roman" w:hAnsi="Cambria" w:cs="Times New Roman"/>
      <w:b/>
      <w:bCs/>
      <w:i/>
      <w:iCs/>
      <w:color w:val="7F7F7F"/>
      <w:lang w:val="en-US"/>
    </w:rPr>
  </w:style>
  <w:style w:type="character" w:customStyle="1" w:styleId="Heading7Char6">
    <w:name w:val="Heading 7 Char6"/>
    <w:uiPriority w:val="9"/>
    <w:semiHidden/>
    <w:rPr>
      <w:rFonts w:ascii="Cambria" w:eastAsia="Times New Roman" w:hAnsi="Cambria" w:cs="Times New Roman"/>
      <w:i/>
      <w:iCs/>
      <w:lang w:val="en-US"/>
    </w:rPr>
  </w:style>
  <w:style w:type="character" w:customStyle="1" w:styleId="Heading8Char6">
    <w:name w:val="Heading 8 Char6"/>
    <w:uiPriority w:val="9"/>
    <w:semiHidden/>
    <w:rPr>
      <w:rFonts w:ascii="Cambria" w:eastAsia="Times New Roman" w:hAnsi="Cambria" w:cs="Times New Roman"/>
      <w:sz w:val="20"/>
      <w:szCs w:val="20"/>
      <w:lang w:val="en-US"/>
    </w:rPr>
  </w:style>
  <w:style w:type="character" w:customStyle="1" w:styleId="Heading9Char6">
    <w:name w:val="Heading 9 Char6"/>
    <w:uiPriority w:val="9"/>
    <w:semiHidden/>
    <w:rPr>
      <w:rFonts w:ascii="Cambria" w:eastAsia="Times New Roman" w:hAnsi="Cambria" w:cs="Times New Roman"/>
      <w:i/>
      <w:iCs/>
      <w:spacing w:val="5"/>
      <w:sz w:val="20"/>
      <w:szCs w:val="20"/>
      <w:lang w:val="en-US"/>
    </w:rPr>
  </w:style>
  <w:style w:type="character" w:customStyle="1" w:styleId="HeaderChar4">
    <w:name w:val="Header Char4"/>
    <w:uiPriority w:val="99"/>
    <w:rPr>
      <w:rFonts w:ascii="Calibri" w:eastAsia="Times New Roman" w:hAnsi="Calibri" w:cs="Times New Roman"/>
      <w:lang w:val="en-US"/>
    </w:rPr>
  </w:style>
  <w:style w:type="character" w:customStyle="1" w:styleId="FooterChar4">
    <w:name w:val="Footer Char4"/>
    <w:uiPriority w:val="99"/>
    <w:rPr>
      <w:rFonts w:ascii="Calibri" w:eastAsia="Times New Roman" w:hAnsi="Calibri" w:cs="Times New Roman"/>
      <w:lang w:val="en-US"/>
    </w:rPr>
  </w:style>
  <w:style w:type="character" w:customStyle="1" w:styleId="BalloonTextChar4">
    <w:name w:val="Balloon Text Char4"/>
    <w:uiPriority w:val="99"/>
    <w:semiHidden/>
    <w:rPr>
      <w:rFonts w:ascii="Tahoma" w:eastAsia="Times New Roman" w:hAnsi="Tahoma" w:cs="Tahoma"/>
      <w:sz w:val="16"/>
      <w:szCs w:val="16"/>
      <w:lang w:val="en-US"/>
    </w:rPr>
  </w:style>
  <w:style w:type="character" w:customStyle="1" w:styleId="TitleChar3">
    <w:name w:val="Title Char3"/>
    <w:uiPriority w:val="10"/>
    <w:rPr>
      <w:rFonts w:ascii="Cambria" w:eastAsia="Times New Roman" w:hAnsi="Cambria" w:cs="Times New Roman"/>
      <w:spacing w:val="5"/>
      <w:sz w:val="52"/>
      <w:szCs w:val="52"/>
      <w:lang w:val="en-US"/>
    </w:rPr>
  </w:style>
  <w:style w:type="character" w:customStyle="1" w:styleId="SubtitleChar3">
    <w:name w:val="Subtitle Char3"/>
    <w:uiPriority w:val="11"/>
    <w:rPr>
      <w:rFonts w:ascii="Cambria" w:eastAsia="Times New Roman" w:hAnsi="Cambria" w:cs="Times New Roman"/>
      <w:i/>
      <w:iCs/>
      <w:spacing w:val="13"/>
      <w:sz w:val="24"/>
      <w:szCs w:val="24"/>
      <w:lang w:val="en-US"/>
    </w:rPr>
  </w:style>
  <w:style w:type="character" w:customStyle="1" w:styleId="QuoteChar3">
    <w:name w:val="Quote Char3"/>
    <w:uiPriority w:val="29"/>
    <w:rPr>
      <w:rFonts w:ascii="Calibri" w:eastAsia="Times New Roman" w:hAnsi="Calibri" w:cs="Times New Roman"/>
      <w:i/>
      <w:iCs/>
      <w:lang w:val="en-US"/>
    </w:rPr>
  </w:style>
  <w:style w:type="character" w:customStyle="1" w:styleId="IntenseQuoteChar3">
    <w:name w:val="Intense Quote Char3"/>
    <w:uiPriority w:val="30"/>
    <w:rPr>
      <w:rFonts w:ascii="Calibri" w:eastAsia="Times New Roman" w:hAnsi="Calibri" w:cs="Times New Roman"/>
      <w:b/>
      <w:bCs/>
      <w:i/>
      <w:iCs/>
      <w:lang w:val="en-US"/>
    </w:rPr>
  </w:style>
  <w:style w:type="character" w:customStyle="1" w:styleId="NoSpacingChar3">
    <w:name w:val="No Spacing Char3"/>
    <w:uiPriority w:val="1"/>
    <w:rPr>
      <w:rFonts w:ascii="Calibri" w:eastAsia="Times New Roman" w:hAnsi="Calibri" w:cs="Times New Roman"/>
      <w:lang w:val="en-US"/>
    </w:rPr>
  </w:style>
  <w:style w:type="character" w:customStyle="1" w:styleId="EndnoteTextChar3">
    <w:name w:val="Endnote Text Char3"/>
    <w:uiPriority w:val="99"/>
    <w:semiHidden/>
    <w:rPr>
      <w:rFonts w:ascii="Calibri" w:eastAsia="Times New Roman" w:hAnsi="Calibri" w:cs="Times New Roman"/>
      <w:sz w:val="20"/>
      <w:szCs w:val="20"/>
      <w:lang w:val="en-US"/>
    </w:rPr>
  </w:style>
  <w:style w:type="character" w:customStyle="1" w:styleId="FootnoteTextChar5">
    <w:name w:val="Footnote Text Char5"/>
    <w:uiPriority w:val="99"/>
    <w:rPr>
      <w:rFonts w:ascii="Calibri" w:eastAsia="Times New Roman" w:hAnsi="Calibri" w:cs="Times New Roman"/>
      <w:sz w:val="20"/>
      <w:szCs w:val="20"/>
      <w:lang w:val="en-US"/>
    </w:rPr>
  </w:style>
  <w:style w:type="character" w:customStyle="1" w:styleId="CommentTextChar4">
    <w:name w:val="Comment Text Char4"/>
    <w:uiPriority w:val="99"/>
    <w:semiHidden/>
    <w:rPr>
      <w:rFonts w:ascii="Calibri" w:eastAsia="Times New Roman" w:hAnsi="Calibri" w:cs="Times New Roman"/>
      <w:sz w:val="20"/>
      <w:szCs w:val="20"/>
      <w:lang w:val="en-US"/>
    </w:rPr>
  </w:style>
  <w:style w:type="character" w:customStyle="1" w:styleId="CommentSubjectChar3">
    <w:name w:val="Comment Subject Char3"/>
    <w:uiPriority w:val="99"/>
    <w:semiHidden/>
    <w:rPr>
      <w:rFonts w:ascii="Calibri" w:eastAsia="Times New Roman" w:hAnsi="Calibri" w:cs="Times New Roman"/>
      <w:b/>
      <w:bCs/>
      <w:sz w:val="20"/>
      <w:szCs w:val="20"/>
      <w:lang w:val="en-US"/>
    </w:rPr>
  </w:style>
  <w:style w:type="table" w:customStyle="1" w:styleId="LightList-Accent113">
    <w:name w:val="Light List - Accent 11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character" w:customStyle="1" w:styleId="PlainTextChar3">
    <w:name w:val="Plain Text Char3"/>
    <w:uiPriority w:val="99"/>
    <w:semiHidden/>
    <w:rPr>
      <w:rFonts w:ascii="Calibri" w:eastAsia="Calibri" w:hAnsi="Calibri" w:cs="Times New Roman"/>
      <w:lang w:val="nb-NO"/>
    </w:rPr>
  </w:style>
  <w:style w:type="paragraph" w:customStyle="1" w:styleId="TableParagraph4">
    <w:name w:val="Table Paragraph4"/>
    <w:basedOn w:val="Standard"/>
    <w:uiPriority w:val="1"/>
    <w:qFormat/>
    <w:pPr>
      <w:widowControl w:val="0"/>
    </w:pPr>
    <w:rPr>
      <w:rFonts w:eastAsia="Calibri"/>
    </w:rPr>
  </w:style>
  <w:style w:type="character" w:customStyle="1" w:styleId="BodyTextChar3">
    <w:name w:val="Body Text Char3"/>
    <w:uiPriority w:val="99"/>
    <w:rPr>
      <w:rFonts w:ascii="Arial" w:eastAsia="Times New Roman" w:hAnsi="Arial" w:cs="Times New Roman"/>
      <w:sz w:val="20"/>
      <w:szCs w:val="20"/>
      <w:lang w:eastAsia="nl-NL"/>
    </w:rPr>
  </w:style>
  <w:style w:type="table" w:customStyle="1" w:styleId="TableGrid33">
    <w:name w:val="Table Grid3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3">
    <w:name w:val="Light List - Accent 111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3">
    <w:name w:val="Table Paragraph13"/>
    <w:basedOn w:val="Standard"/>
    <w:uiPriority w:val="1"/>
    <w:qFormat/>
    <w:pPr>
      <w:widowControl w:val="0"/>
    </w:pPr>
    <w:rPr>
      <w:rFonts w:eastAsia="Calibri"/>
    </w:rPr>
  </w:style>
  <w:style w:type="table" w:customStyle="1" w:styleId="TableGrid313">
    <w:name w:val="Table Grid31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2">
    <w:name w:val="Table Paragraph22"/>
    <w:basedOn w:val="Standard"/>
    <w:uiPriority w:val="1"/>
    <w:qFormat/>
    <w:pPr>
      <w:widowControl w:val="0"/>
    </w:pPr>
    <w:rPr>
      <w:rFonts w:eastAsia="Calibri"/>
    </w:rPr>
  </w:style>
  <w:style w:type="character" w:customStyle="1" w:styleId="Heading1Char16">
    <w:name w:val="Heading 1 Char16"/>
    <w:uiPriority w:val="9"/>
    <w:rPr>
      <w:rFonts w:ascii="Cambria" w:eastAsia="Times New Roman" w:hAnsi="Cambria" w:cs="Times New Roman"/>
      <w:b/>
      <w:bCs/>
      <w:sz w:val="28"/>
      <w:szCs w:val="28"/>
      <w:lang w:val="en-US"/>
    </w:rPr>
  </w:style>
  <w:style w:type="character" w:customStyle="1" w:styleId="Heading1Char17">
    <w:name w:val="Heading 1 Char17"/>
    <w:uiPriority w:val="9"/>
    <w:rPr>
      <w:rFonts w:ascii="Cambria" w:eastAsia="Times New Roman" w:hAnsi="Cambria" w:cs="Times New Roman"/>
      <w:b/>
      <w:bCs/>
      <w:sz w:val="28"/>
      <w:szCs w:val="28"/>
      <w:lang w:val="en-US"/>
    </w:rPr>
  </w:style>
  <w:style w:type="character" w:customStyle="1" w:styleId="Heading2Char11">
    <w:name w:val="Heading 2 Char11"/>
    <w:uiPriority w:val="9"/>
    <w:rPr>
      <w:rFonts w:ascii="Cambria" w:eastAsia="Times New Roman" w:hAnsi="Cambria" w:cs="Times New Roman"/>
      <w:sz w:val="26"/>
      <w:szCs w:val="26"/>
      <w:lang w:val="en-US"/>
    </w:rPr>
  </w:style>
  <w:style w:type="character" w:customStyle="1" w:styleId="Heading1Char18">
    <w:name w:val="Heading 1 Char18"/>
    <w:uiPriority w:val="9"/>
    <w:rPr>
      <w:rFonts w:ascii="Cambria" w:eastAsia="Times New Roman" w:hAnsi="Cambria" w:cs="Times New Roman"/>
      <w:b/>
      <w:bCs/>
      <w:sz w:val="28"/>
      <w:szCs w:val="28"/>
      <w:lang w:val="en-US"/>
    </w:rPr>
  </w:style>
  <w:style w:type="character" w:customStyle="1" w:styleId="Heading2Char12">
    <w:name w:val="Heading 2 Char12"/>
    <w:uiPriority w:val="9"/>
    <w:rPr>
      <w:rFonts w:ascii="Cambria" w:eastAsia="Times New Roman" w:hAnsi="Cambria" w:cs="Times New Roman"/>
      <w:sz w:val="26"/>
      <w:szCs w:val="26"/>
      <w:lang w:val="en-US"/>
    </w:rPr>
  </w:style>
  <w:style w:type="character" w:customStyle="1" w:styleId="Heading3Char8">
    <w:name w:val="Heading 3 Char8"/>
    <w:uiPriority w:val="9"/>
    <w:rPr>
      <w:rFonts w:ascii="Cambria" w:eastAsia="Times New Roman" w:hAnsi="Cambria" w:cs="Times New Roman"/>
      <w:b/>
      <w:bCs/>
      <w:lang w:val="en-US"/>
    </w:rPr>
  </w:style>
  <w:style w:type="character" w:customStyle="1" w:styleId="Heading4Char7">
    <w:name w:val="Heading 4 Char7"/>
    <w:uiPriority w:val="9"/>
    <w:semiHidden/>
    <w:rPr>
      <w:rFonts w:ascii="Cambria" w:eastAsia="Times New Roman" w:hAnsi="Cambria" w:cs="Times New Roman"/>
      <w:b/>
      <w:bCs/>
      <w:i/>
      <w:iCs/>
      <w:lang w:val="en-US"/>
    </w:rPr>
  </w:style>
  <w:style w:type="character" w:customStyle="1" w:styleId="Heading5Char7">
    <w:name w:val="Heading 5 Char7"/>
    <w:uiPriority w:val="9"/>
    <w:semiHidden/>
    <w:rPr>
      <w:rFonts w:ascii="Cambria" w:eastAsia="Times New Roman" w:hAnsi="Cambria" w:cs="Times New Roman"/>
      <w:b/>
      <w:bCs/>
      <w:color w:val="7F7F7F"/>
      <w:lang w:val="en-US"/>
    </w:rPr>
  </w:style>
  <w:style w:type="character" w:customStyle="1" w:styleId="Heading6Char7">
    <w:name w:val="Heading 6 Char7"/>
    <w:uiPriority w:val="9"/>
    <w:semiHidden/>
    <w:rPr>
      <w:rFonts w:ascii="Cambria" w:eastAsia="Times New Roman" w:hAnsi="Cambria" w:cs="Times New Roman"/>
      <w:b/>
      <w:bCs/>
      <w:i/>
      <w:iCs/>
      <w:color w:val="7F7F7F"/>
      <w:lang w:val="en-US"/>
    </w:rPr>
  </w:style>
  <w:style w:type="character" w:customStyle="1" w:styleId="Heading7Char7">
    <w:name w:val="Heading 7 Char7"/>
    <w:uiPriority w:val="9"/>
    <w:semiHidden/>
    <w:rPr>
      <w:rFonts w:ascii="Cambria" w:eastAsia="Times New Roman" w:hAnsi="Cambria" w:cs="Times New Roman"/>
      <w:i/>
      <w:iCs/>
      <w:lang w:val="en-US"/>
    </w:rPr>
  </w:style>
  <w:style w:type="character" w:customStyle="1" w:styleId="Heading8Char7">
    <w:name w:val="Heading 8 Char7"/>
    <w:uiPriority w:val="9"/>
    <w:semiHidden/>
    <w:rPr>
      <w:rFonts w:ascii="Cambria" w:eastAsia="Times New Roman" w:hAnsi="Cambria" w:cs="Times New Roman"/>
      <w:sz w:val="20"/>
      <w:szCs w:val="20"/>
      <w:lang w:val="en-US"/>
    </w:rPr>
  </w:style>
  <w:style w:type="character" w:customStyle="1" w:styleId="Heading9Char7">
    <w:name w:val="Heading 9 Char7"/>
    <w:uiPriority w:val="9"/>
    <w:semiHidden/>
    <w:rPr>
      <w:rFonts w:ascii="Cambria" w:eastAsia="Times New Roman" w:hAnsi="Cambria" w:cs="Times New Roman"/>
      <w:i/>
      <w:iCs/>
      <w:spacing w:val="5"/>
      <w:sz w:val="20"/>
      <w:szCs w:val="20"/>
      <w:lang w:val="en-US"/>
    </w:rPr>
  </w:style>
  <w:style w:type="character" w:customStyle="1" w:styleId="HeaderChar5">
    <w:name w:val="Header Char5"/>
    <w:basedOn w:val="Absatz-Standardschriftart"/>
    <w:uiPriority w:val="99"/>
  </w:style>
  <w:style w:type="character" w:customStyle="1" w:styleId="FooterChar5">
    <w:name w:val="Footer Char5"/>
    <w:basedOn w:val="Absatz-Standardschriftart"/>
    <w:uiPriority w:val="99"/>
  </w:style>
  <w:style w:type="character" w:customStyle="1" w:styleId="apple-converted-space3">
    <w:name w:val="apple-converted-space3"/>
    <w:basedOn w:val="Absatz-Standardschriftart"/>
  </w:style>
  <w:style w:type="character" w:customStyle="1" w:styleId="BalloonTextChar5">
    <w:name w:val="Balloon Text Char5"/>
    <w:uiPriority w:val="99"/>
    <w:semiHidden/>
    <w:rPr>
      <w:rFonts w:ascii="Tahoma" w:eastAsia="Times New Roman" w:hAnsi="Tahoma" w:cs="Tahoma"/>
      <w:sz w:val="16"/>
      <w:szCs w:val="16"/>
      <w:lang w:val="en-US"/>
    </w:rPr>
  </w:style>
  <w:style w:type="character" w:customStyle="1" w:styleId="TitleChar4">
    <w:name w:val="Title Char4"/>
    <w:uiPriority w:val="10"/>
    <w:rPr>
      <w:rFonts w:ascii="Cambria" w:eastAsia="Times New Roman" w:hAnsi="Cambria" w:cs="Times New Roman"/>
      <w:spacing w:val="5"/>
      <w:sz w:val="52"/>
      <w:szCs w:val="52"/>
      <w:lang w:val="en-US"/>
    </w:rPr>
  </w:style>
  <w:style w:type="character" w:customStyle="1" w:styleId="SubtitleChar4">
    <w:name w:val="Subtitle Char4"/>
    <w:uiPriority w:val="11"/>
    <w:rPr>
      <w:rFonts w:ascii="Cambria" w:eastAsia="Times New Roman" w:hAnsi="Cambria" w:cs="Times New Roman"/>
      <w:i/>
      <w:iCs/>
      <w:spacing w:val="13"/>
      <w:sz w:val="24"/>
      <w:szCs w:val="24"/>
      <w:lang w:val="en-US"/>
    </w:rPr>
  </w:style>
  <w:style w:type="character" w:customStyle="1" w:styleId="QuoteChar4">
    <w:name w:val="Quote Char4"/>
    <w:uiPriority w:val="29"/>
    <w:rPr>
      <w:rFonts w:ascii="Calibri" w:eastAsia="Times New Roman" w:hAnsi="Calibri" w:cs="Times New Roman"/>
      <w:i/>
      <w:iCs/>
      <w:lang w:val="en-US"/>
    </w:rPr>
  </w:style>
  <w:style w:type="character" w:customStyle="1" w:styleId="IntenseQuoteChar4">
    <w:name w:val="Intense Quote Char4"/>
    <w:uiPriority w:val="30"/>
    <w:rPr>
      <w:rFonts w:ascii="Calibri" w:eastAsia="Times New Roman" w:hAnsi="Calibri" w:cs="Times New Roman"/>
      <w:b/>
      <w:bCs/>
      <w:i/>
      <w:iCs/>
      <w:lang w:val="en-US"/>
    </w:rPr>
  </w:style>
  <w:style w:type="character" w:customStyle="1" w:styleId="NoSpacingChar4">
    <w:name w:val="No Spacing Char4"/>
    <w:uiPriority w:val="1"/>
    <w:rPr>
      <w:rFonts w:ascii="Calibri" w:eastAsia="Times New Roman" w:hAnsi="Calibri" w:cs="Times New Roman"/>
      <w:lang w:val="en-US"/>
    </w:rPr>
  </w:style>
  <w:style w:type="character" w:customStyle="1" w:styleId="EndnoteTextChar4">
    <w:name w:val="Endnote Text Char4"/>
    <w:uiPriority w:val="99"/>
    <w:semiHidden/>
    <w:rPr>
      <w:rFonts w:ascii="Calibri" w:eastAsia="Times New Roman" w:hAnsi="Calibri" w:cs="Times New Roman"/>
      <w:sz w:val="20"/>
      <w:szCs w:val="20"/>
      <w:lang w:val="en-US"/>
    </w:rPr>
  </w:style>
  <w:style w:type="character" w:customStyle="1" w:styleId="FootnoteTextChar6">
    <w:name w:val="Footnote Text Char6"/>
    <w:uiPriority w:val="99"/>
    <w:rPr>
      <w:rFonts w:ascii="Calibri" w:eastAsia="Times New Roman" w:hAnsi="Calibri" w:cs="Times New Roman"/>
      <w:sz w:val="20"/>
      <w:szCs w:val="20"/>
      <w:lang w:val="en-US"/>
    </w:rPr>
  </w:style>
  <w:style w:type="character" w:customStyle="1" w:styleId="CommentTextChar5">
    <w:name w:val="Comment Text Char5"/>
    <w:uiPriority w:val="99"/>
    <w:semiHidden/>
    <w:rPr>
      <w:rFonts w:ascii="Calibri" w:eastAsia="Times New Roman" w:hAnsi="Calibri" w:cs="Times New Roman"/>
      <w:sz w:val="20"/>
      <w:szCs w:val="20"/>
      <w:lang w:val="en-US"/>
    </w:rPr>
  </w:style>
  <w:style w:type="character" w:customStyle="1" w:styleId="CommentSubjectChar4">
    <w:name w:val="Comment Subject Char4"/>
    <w:uiPriority w:val="99"/>
    <w:semiHidden/>
    <w:rPr>
      <w:rFonts w:ascii="Calibri" w:eastAsia="Times New Roman" w:hAnsi="Calibri" w:cs="Times New Roman"/>
      <w:b/>
      <w:bCs/>
      <w:sz w:val="20"/>
      <w:szCs w:val="20"/>
      <w:lang w:val="en-US"/>
    </w:rPr>
  </w:style>
  <w:style w:type="table" w:customStyle="1" w:styleId="LightList-Accent114">
    <w:name w:val="Light List - Accent 114"/>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character" w:customStyle="1" w:styleId="PlainTextChar4">
    <w:name w:val="Plain Text Char4"/>
    <w:uiPriority w:val="99"/>
    <w:semiHidden/>
    <w:rPr>
      <w:rFonts w:ascii="Calibri" w:eastAsia="Calibri" w:hAnsi="Calibri" w:cs="Times New Roman"/>
      <w:lang w:val="nb-NO"/>
    </w:rPr>
  </w:style>
  <w:style w:type="paragraph" w:customStyle="1" w:styleId="TableParagraph5">
    <w:name w:val="Table Paragraph5"/>
    <w:basedOn w:val="Standard"/>
    <w:uiPriority w:val="1"/>
    <w:qFormat/>
    <w:pPr>
      <w:widowControl w:val="0"/>
    </w:pPr>
    <w:rPr>
      <w:rFonts w:eastAsia="Calibri"/>
    </w:rPr>
  </w:style>
  <w:style w:type="character" w:customStyle="1" w:styleId="BodyTextChar4">
    <w:name w:val="Body Text Char4"/>
    <w:uiPriority w:val="99"/>
    <w:rPr>
      <w:rFonts w:ascii="Arial" w:eastAsia="Times New Roman" w:hAnsi="Arial" w:cs="Times New Roman"/>
      <w:sz w:val="20"/>
      <w:szCs w:val="20"/>
      <w:lang w:eastAsia="nl-NL"/>
    </w:rPr>
  </w:style>
  <w:style w:type="paragraph" w:customStyle="1" w:styleId="NoSpacing12">
    <w:name w:val="No Spacing12"/>
    <w:basedOn w:val="Standard"/>
    <w:uiPriority w:val="1"/>
    <w:qFormat/>
    <w:rPr>
      <w:rFonts w:ascii="Arial" w:hAnsi="Arial"/>
      <w:sz w:val="20"/>
      <w:szCs w:val="20"/>
      <w:lang w:val="en-GB" w:eastAsia="nl-NL"/>
    </w:rPr>
  </w:style>
  <w:style w:type="table" w:customStyle="1" w:styleId="TableGrid34">
    <w:name w:val="Table Grid34"/>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2">
    <w:name w:val="GS1_Table_Text2"/>
    <w:basedOn w:val="Standard"/>
    <w:pPr>
      <w:spacing w:before="60" w:after="60"/>
    </w:pPr>
    <w:rPr>
      <w:rFonts w:ascii="Arial" w:hAnsi="Arial"/>
      <w:sz w:val="18"/>
      <w:szCs w:val="24"/>
      <w:lang w:val="en-GB"/>
    </w:rPr>
  </w:style>
  <w:style w:type="paragraph" w:customStyle="1" w:styleId="GS1TableHeading2">
    <w:name w:val="GS1_Table_Heading2"/>
    <w:basedOn w:val="Standard"/>
    <w:pPr>
      <w:keepNext/>
      <w:spacing w:before="60" w:after="60"/>
    </w:pPr>
    <w:rPr>
      <w:rFonts w:ascii="Arial" w:hAnsi="Arial"/>
      <w:b/>
      <w:bCs/>
      <w:color w:val="FFFFFF"/>
      <w:sz w:val="18"/>
      <w:szCs w:val="24"/>
      <w:lang w:val="en-GB"/>
    </w:rPr>
  </w:style>
  <w:style w:type="character" w:customStyle="1" w:styleId="CommentSubjectChar13">
    <w:name w:val="Comment Subject Char13"/>
    <w:uiPriority w:val="99"/>
    <w:semiHidden/>
    <w:rPr>
      <w:rFonts w:ascii="Calibri" w:eastAsia="Times New Roman" w:hAnsi="Calibri" w:cs="Times New Roman"/>
      <w:b/>
      <w:bCs/>
      <w:sz w:val="20"/>
      <w:szCs w:val="20"/>
      <w:lang w:val="en-US"/>
    </w:rPr>
  </w:style>
  <w:style w:type="table" w:customStyle="1" w:styleId="LightList-Accent1114">
    <w:name w:val="Light List - Accent 1114"/>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4">
    <w:name w:val="Table Paragraph14"/>
    <w:basedOn w:val="Standard"/>
    <w:uiPriority w:val="1"/>
    <w:qFormat/>
    <w:pPr>
      <w:widowControl w:val="0"/>
    </w:pPr>
    <w:rPr>
      <w:rFonts w:eastAsia="Calibri"/>
    </w:rPr>
  </w:style>
  <w:style w:type="table" w:customStyle="1" w:styleId="TableGrid314">
    <w:name w:val="Table Grid314"/>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3">
    <w:name w:val="Table Paragraph23"/>
    <w:basedOn w:val="Standard"/>
    <w:uiPriority w:val="1"/>
    <w:qFormat/>
    <w:pPr>
      <w:widowControl w:val="0"/>
    </w:pPr>
    <w:rPr>
      <w:rFonts w:eastAsia="Calibri"/>
    </w:rPr>
  </w:style>
  <w:style w:type="character" w:customStyle="1" w:styleId="CommentSubjectChar111">
    <w:name w:val="Comment Subject Char111"/>
    <w:uiPriority w:val="99"/>
    <w:semiHidden/>
    <w:rPr>
      <w:rFonts w:ascii="Calibri" w:eastAsia="Times New Roman" w:hAnsi="Calibri" w:cs="Times New Roman"/>
      <w:b/>
      <w:bCs/>
      <w:sz w:val="20"/>
      <w:szCs w:val="20"/>
      <w:lang w:val="en-US"/>
    </w:rPr>
  </w:style>
  <w:style w:type="table" w:customStyle="1" w:styleId="LightList-Accent11111">
    <w:name w:val="Light List - Accent 1111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11">
    <w:name w:val="Table Paragraph111"/>
    <w:basedOn w:val="Standard"/>
    <w:uiPriority w:val="1"/>
    <w:qFormat/>
    <w:pPr>
      <w:widowControl w:val="0"/>
    </w:pPr>
    <w:rPr>
      <w:rFonts w:eastAsia="Calibri"/>
    </w:rPr>
  </w:style>
  <w:style w:type="table" w:customStyle="1" w:styleId="TableGrid3111">
    <w:name w:val="Table Grid311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ommentSubjectChar21">
    <w:name w:val="Comment Subject Char21"/>
    <w:uiPriority w:val="99"/>
    <w:semiHidden/>
    <w:rPr>
      <w:rFonts w:ascii="Calibri" w:eastAsia="Times New Roman" w:hAnsi="Calibri" w:cs="Times New Roman"/>
      <w:b/>
      <w:bCs/>
      <w:sz w:val="20"/>
      <w:szCs w:val="20"/>
      <w:lang w:val="en-US"/>
    </w:rPr>
  </w:style>
  <w:style w:type="table" w:customStyle="1" w:styleId="LightList-Accent1121">
    <w:name w:val="Light List - Accent 112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31">
    <w:name w:val="Table Paragraph31"/>
    <w:basedOn w:val="Standard"/>
    <w:uiPriority w:val="1"/>
    <w:qFormat/>
    <w:pPr>
      <w:widowControl w:val="0"/>
    </w:pPr>
    <w:rPr>
      <w:rFonts w:eastAsia="Calibri"/>
    </w:rPr>
  </w:style>
  <w:style w:type="paragraph" w:customStyle="1" w:styleId="NoSpacing111">
    <w:name w:val="No Spacing111"/>
    <w:basedOn w:val="Standard"/>
    <w:uiPriority w:val="1"/>
    <w:qFormat/>
    <w:rPr>
      <w:rFonts w:ascii="Arial" w:hAnsi="Arial"/>
      <w:sz w:val="20"/>
      <w:szCs w:val="20"/>
      <w:lang w:val="en-GB" w:eastAsia="nl-NL"/>
    </w:rPr>
  </w:style>
  <w:style w:type="table" w:customStyle="1" w:styleId="TableGrid321">
    <w:name w:val="Table Grid32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11">
    <w:name w:val="GS1_Table_Text11"/>
    <w:basedOn w:val="Standard"/>
    <w:pPr>
      <w:spacing w:before="60" w:after="60"/>
    </w:pPr>
    <w:rPr>
      <w:rFonts w:ascii="Arial" w:hAnsi="Arial"/>
      <w:sz w:val="18"/>
      <w:szCs w:val="24"/>
      <w:lang w:val="en-GB"/>
    </w:rPr>
  </w:style>
  <w:style w:type="paragraph" w:customStyle="1" w:styleId="GS1TableHeading11">
    <w:name w:val="GS1_Table_Heading11"/>
    <w:basedOn w:val="Standard"/>
    <w:pPr>
      <w:keepNext/>
      <w:spacing w:before="60" w:after="60"/>
    </w:pPr>
    <w:rPr>
      <w:rFonts w:ascii="Arial" w:hAnsi="Arial"/>
      <w:b/>
      <w:bCs/>
      <w:color w:val="FFFFFF"/>
      <w:sz w:val="18"/>
      <w:szCs w:val="24"/>
      <w:lang w:val="en-GB"/>
    </w:rPr>
  </w:style>
  <w:style w:type="character" w:customStyle="1" w:styleId="CommentSubjectChar121">
    <w:name w:val="Comment Subject Char121"/>
    <w:uiPriority w:val="99"/>
    <w:semiHidden/>
    <w:rPr>
      <w:rFonts w:ascii="Calibri" w:eastAsia="Times New Roman" w:hAnsi="Calibri" w:cs="Times New Roman"/>
      <w:b/>
      <w:bCs/>
      <w:sz w:val="20"/>
      <w:szCs w:val="20"/>
      <w:lang w:val="en-US"/>
    </w:rPr>
  </w:style>
  <w:style w:type="table" w:customStyle="1" w:styleId="LightList-Accent11121">
    <w:name w:val="Light List - Accent 1112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21">
    <w:name w:val="Table Paragraph121"/>
    <w:basedOn w:val="Standard"/>
    <w:uiPriority w:val="1"/>
    <w:qFormat/>
    <w:pPr>
      <w:widowControl w:val="0"/>
    </w:pPr>
    <w:rPr>
      <w:rFonts w:eastAsia="Calibri"/>
    </w:rPr>
  </w:style>
  <w:style w:type="table" w:customStyle="1" w:styleId="TableGrid3121">
    <w:name w:val="Table Grid312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11">
    <w:name w:val="Table Paragraph211"/>
    <w:basedOn w:val="Standard"/>
    <w:uiPriority w:val="1"/>
    <w:qFormat/>
    <w:pPr>
      <w:widowControl w:val="0"/>
    </w:pPr>
    <w:rPr>
      <w:rFonts w:eastAsia="Calibri"/>
    </w:rPr>
  </w:style>
  <w:style w:type="character" w:customStyle="1" w:styleId="Heading1Char19">
    <w:name w:val="Heading 1 Char19"/>
    <w:uiPriority w:val="9"/>
    <w:rPr>
      <w:rFonts w:ascii="Cambria" w:eastAsia="Times New Roman" w:hAnsi="Cambria" w:cs="Times New Roman"/>
      <w:b/>
      <w:bCs/>
      <w:sz w:val="28"/>
      <w:szCs w:val="28"/>
      <w:lang w:val="en-US"/>
    </w:rPr>
  </w:style>
  <w:style w:type="character" w:customStyle="1" w:styleId="Heading2Char13">
    <w:name w:val="Heading 2 Char13"/>
    <w:uiPriority w:val="9"/>
    <w:rPr>
      <w:rFonts w:ascii="Cambria" w:eastAsia="Times New Roman" w:hAnsi="Cambria" w:cs="Times New Roman"/>
      <w:sz w:val="26"/>
      <w:szCs w:val="26"/>
      <w:lang w:val="en-US"/>
    </w:rPr>
  </w:style>
  <w:style w:type="character" w:customStyle="1" w:styleId="FootnoteTextChar7">
    <w:name w:val="Footnote Text Char7"/>
    <w:uiPriority w:val="99"/>
    <w:rPr>
      <w:sz w:val="20"/>
      <w:szCs w:val="20"/>
    </w:rPr>
  </w:style>
  <w:style w:type="character" w:customStyle="1" w:styleId="Heading1Char20">
    <w:name w:val="Heading 1 Char20"/>
    <w:uiPriority w:val="9"/>
    <w:rPr>
      <w:rFonts w:ascii="Cambria" w:eastAsia="Times New Roman" w:hAnsi="Cambria" w:cs="Times New Roman"/>
      <w:b/>
      <w:bCs/>
      <w:sz w:val="28"/>
      <w:szCs w:val="28"/>
      <w:lang w:val="en-US"/>
    </w:rPr>
  </w:style>
  <w:style w:type="character" w:customStyle="1" w:styleId="Heading1Char21">
    <w:name w:val="Heading 1 Char21"/>
    <w:uiPriority w:val="9"/>
    <w:rPr>
      <w:rFonts w:ascii="Cambria" w:eastAsia="Times New Roman" w:hAnsi="Cambria" w:cs="Times New Roman"/>
      <w:b/>
      <w:bCs/>
      <w:sz w:val="28"/>
      <w:szCs w:val="28"/>
      <w:lang w:val="en-US"/>
    </w:rPr>
  </w:style>
  <w:style w:type="character" w:customStyle="1" w:styleId="Heading1Char22">
    <w:name w:val="Heading 1 Char22"/>
    <w:uiPriority w:val="9"/>
    <w:rPr>
      <w:rFonts w:ascii="Cambria" w:eastAsia="Times New Roman" w:hAnsi="Cambria" w:cs="Times New Roman"/>
      <w:b/>
      <w:bCs/>
      <w:sz w:val="28"/>
      <w:szCs w:val="28"/>
      <w:lang w:val="en-US"/>
    </w:rPr>
  </w:style>
  <w:style w:type="character" w:customStyle="1" w:styleId="Heading2Char14">
    <w:name w:val="Heading 2 Char14"/>
    <w:uiPriority w:val="9"/>
    <w:rPr>
      <w:rFonts w:ascii="Cambria" w:eastAsia="Times New Roman" w:hAnsi="Cambria" w:cs="Times New Roman"/>
      <w:sz w:val="26"/>
      <w:szCs w:val="26"/>
      <w:lang w:val="en-US"/>
    </w:rPr>
  </w:style>
  <w:style w:type="character" w:customStyle="1" w:styleId="Heading3Char9">
    <w:name w:val="Heading 3 Char9"/>
    <w:uiPriority w:val="9"/>
    <w:rPr>
      <w:rFonts w:ascii="Cambria" w:eastAsia="Times New Roman" w:hAnsi="Cambria" w:cs="Times New Roman"/>
      <w:b/>
      <w:bCs/>
      <w:lang w:val="en-US"/>
    </w:rPr>
  </w:style>
  <w:style w:type="character" w:customStyle="1" w:styleId="Heading1Char23">
    <w:name w:val="Heading 1 Char23"/>
    <w:uiPriority w:val="9"/>
    <w:rPr>
      <w:rFonts w:ascii="Cambria" w:eastAsia="Times New Roman" w:hAnsi="Cambria" w:cs="Times New Roman"/>
      <w:b/>
      <w:bCs/>
      <w:sz w:val="28"/>
      <w:szCs w:val="28"/>
      <w:lang w:val="en-US"/>
    </w:rPr>
  </w:style>
  <w:style w:type="character" w:customStyle="1" w:styleId="Heading2Char15">
    <w:name w:val="Heading 2 Char15"/>
    <w:uiPriority w:val="9"/>
    <w:rPr>
      <w:rFonts w:ascii="Cambria" w:eastAsia="Times New Roman" w:hAnsi="Cambria" w:cs="Times New Roman"/>
      <w:sz w:val="26"/>
      <w:szCs w:val="26"/>
      <w:lang w:val="en-US"/>
    </w:rPr>
  </w:style>
  <w:style w:type="character" w:customStyle="1" w:styleId="Heading3Char10">
    <w:name w:val="Heading 3 Char10"/>
    <w:uiPriority w:val="9"/>
    <w:rPr>
      <w:rFonts w:ascii="Cambria" w:eastAsia="Times New Roman" w:hAnsi="Cambria" w:cs="Times New Roman"/>
      <w:b/>
      <w:bCs/>
      <w:lang w:val="en-US"/>
    </w:rPr>
  </w:style>
  <w:style w:type="character" w:customStyle="1" w:styleId="CommentTextChar6">
    <w:name w:val="Comment Text Char6"/>
    <w:uiPriority w:val="99"/>
    <w:semiHidden/>
    <w:rPr>
      <w:rFonts w:ascii="Calibri" w:eastAsia="Times New Roman" w:hAnsi="Calibri" w:cs="Times New Roman"/>
      <w:sz w:val="20"/>
      <w:szCs w:val="20"/>
      <w:lang w:val="en-US"/>
    </w:rPr>
  </w:style>
  <w:style w:type="paragraph" w:customStyle="1" w:styleId="TableParagraph6">
    <w:name w:val="Table Paragraph6"/>
    <w:basedOn w:val="Standard"/>
    <w:uiPriority w:val="1"/>
    <w:qFormat/>
    <w:pPr>
      <w:widowControl w:val="0"/>
    </w:pPr>
    <w:rPr>
      <w:rFonts w:eastAsia="Calibri"/>
    </w:rPr>
  </w:style>
  <w:style w:type="character" w:customStyle="1" w:styleId="Heading1Char24">
    <w:name w:val="Heading 1 Char24"/>
    <w:uiPriority w:val="9"/>
    <w:rPr>
      <w:rFonts w:ascii="Cambria" w:eastAsia="Times New Roman" w:hAnsi="Cambria" w:cs="Times New Roman"/>
      <w:b/>
      <w:bCs/>
      <w:sz w:val="28"/>
      <w:szCs w:val="28"/>
      <w:lang w:val="en-US" w:eastAsia="en-US"/>
    </w:rPr>
  </w:style>
  <w:style w:type="character" w:customStyle="1" w:styleId="Heading2Char16">
    <w:name w:val="Heading 2 Char16"/>
    <w:uiPriority w:val="9"/>
    <w:rPr>
      <w:rFonts w:ascii="Cambria" w:eastAsia="Times New Roman" w:hAnsi="Cambria" w:cs="Times New Roman"/>
      <w:sz w:val="26"/>
      <w:szCs w:val="26"/>
      <w:lang w:val="en-US" w:eastAsia="en-US"/>
    </w:rPr>
  </w:style>
  <w:style w:type="character" w:customStyle="1" w:styleId="Heading3Char11">
    <w:name w:val="Heading 3 Char11"/>
    <w:uiPriority w:val="9"/>
    <w:rPr>
      <w:rFonts w:ascii="Cambria" w:eastAsia="Times New Roman" w:hAnsi="Cambria" w:cs="Times New Roman"/>
      <w:b/>
      <w:bCs/>
      <w:lang w:val="en-US" w:eastAsia="en-US"/>
    </w:rPr>
  </w:style>
  <w:style w:type="character" w:customStyle="1" w:styleId="Heading4Char8">
    <w:name w:val="Heading 4 Char8"/>
    <w:uiPriority w:val="9"/>
    <w:semiHidden/>
    <w:rPr>
      <w:rFonts w:ascii="Cambria" w:eastAsia="Times New Roman" w:hAnsi="Cambria" w:cs="Times New Roman"/>
      <w:b/>
      <w:bCs/>
      <w:i/>
      <w:iCs/>
      <w:lang w:val="en-US" w:eastAsia="en-US"/>
    </w:rPr>
  </w:style>
  <w:style w:type="character" w:customStyle="1" w:styleId="Heading5Char8">
    <w:name w:val="Heading 5 Char8"/>
    <w:uiPriority w:val="9"/>
    <w:semiHidden/>
    <w:rPr>
      <w:rFonts w:ascii="Cambria" w:eastAsia="Times New Roman" w:hAnsi="Cambria" w:cs="Times New Roman"/>
      <w:b/>
      <w:bCs/>
      <w:color w:val="7F7F7F"/>
      <w:lang w:val="en-US" w:eastAsia="en-US"/>
    </w:rPr>
  </w:style>
  <w:style w:type="character" w:customStyle="1" w:styleId="Heading6Char8">
    <w:name w:val="Heading 6 Char8"/>
    <w:uiPriority w:val="9"/>
    <w:semiHidden/>
    <w:rPr>
      <w:rFonts w:ascii="Cambria" w:eastAsia="Times New Roman" w:hAnsi="Cambria" w:cs="Times New Roman"/>
      <w:b/>
      <w:bCs/>
      <w:i/>
      <w:iCs/>
      <w:color w:val="7F7F7F"/>
      <w:lang w:val="en-US" w:eastAsia="en-US"/>
    </w:rPr>
  </w:style>
  <w:style w:type="character" w:customStyle="1" w:styleId="Heading7Char8">
    <w:name w:val="Heading 7 Char8"/>
    <w:uiPriority w:val="9"/>
    <w:semiHidden/>
    <w:rPr>
      <w:rFonts w:ascii="Cambria" w:eastAsia="Times New Roman" w:hAnsi="Cambria" w:cs="Times New Roman"/>
      <w:i/>
      <w:iCs/>
      <w:lang w:val="en-US" w:eastAsia="en-US"/>
    </w:rPr>
  </w:style>
  <w:style w:type="character" w:customStyle="1" w:styleId="Heading8Char8">
    <w:name w:val="Heading 8 Char8"/>
    <w:uiPriority w:val="9"/>
    <w:semiHidden/>
    <w:rPr>
      <w:rFonts w:ascii="Cambria" w:eastAsia="Times New Roman" w:hAnsi="Cambria" w:cs="Times New Roman"/>
      <w:sz w:val="20"/>
      <w:szCs w:val="20"/>
      <w:lang w:val="en-US" w:eastAsia="en-US"/>
    </w:rPr>
  </w:style>
  <w:style w:type="character" w:customStyle="1" w:styleId="Heading9Char8">
    <w:name w:val="Heading 9 Char8"/>
    <w:uiPriority w:val="9"/>
    <w:semiHidden/>
    <w:rPr>
      <w:rFonts w:ascii="Cambria" w:eastAsia="Times New Roman" w:hAnsi="Cambria" w:cs="Times New Roman"/>
      <w:i/>
      <w:iCs/>
      <w:spacing w:val="5"/>
      <w:sz w:val="20"/>
      <w:szCs w:val="20"/>
      <w:lang w:val="en-US" w:eastAsia="en-US"/>
    </w:rPr>
  </w:style>
  <w:style w:type="character" w:customStyle="1" w:styleId="CommentTextChar7">
    <w:name w:val="Comment Text Char7"/>
    <w:uiPriority w:val="99"/>
    <w:semiHidden/>
    <w:rPr>
      <w:rFonts w:ascii="Calibri" w:eastAsia="Times New Roman" w:hAnsi="Calibri" w:cs="Times New Roman"/>
      <w:sz w:val="20"/>
      <w:szCs w:val="20"/>
      <w:lang w:val="en-US" w:eastAsia="en-US"/>
    </w:rPr>
  </w:style>
  <w:style w:type="paragraph" w:customStyle="1" w:styleId="TableParagraph7">
    <w:name w:val="Table Paragraph7"/>
    <w:basedOn w:val="Standard"/>
    <w:uiPriority w:val="1"/>
    <w:qFormat/>
    <w:pPr>
      <w:widowControl w:val="0"/>
    </w:pPr>
    <w:rPr>
      <w:rFonts w:eastAsia="Calibri"/>
    </w:rPr>
  </w:style>
  <w:style w:type="character" w:customStyle="1" w:styleId="BalloonTextChar6">
    <w:name w:val="Balloon Text Char6"/>
    <w:uiPriority w:val="99"/>
    <w:semiHidden/>
    <w:rPr>
      <w:rFonts w:ascii="Segoe UI" w:eastAsia="Times New Roman" w:hAnsi="Segoe UI" w:cs="Segoe UI"/>
      <w:sz w:val="18"/>
      <w:szCs w:val="18"/>
      <w:lang w:val="en-US" w:eastAsia="en-US"/>
    </w:rPr>
  </w:style>
  <w:style w:type="character" w:customStyle="1" w:styleId="HeaderChar6">
    <w:name w:val="Header Char6"/>
    <w:uiPriority w:val="99"/>
    <w:rPr>
      <w:rFonts w:ascii="Calibri" w:eastAsia="Times New Roman" w:hAnsi="Calibri" w:cs="Times New Roman"/>
      <w:lang w:val="en-US" w:eastAsia="en-US"/>
    </w:rPr>
  </w:style>
  <w:style w:type="character" w:customStyle="1" w:styleId="FooterChar6">
    <w:name w:val="Footer Char6"/>
    <w:uiPriority w:val="99"/>
    <w:rPr>
      <w:rFonts w:ascii="Calibri" w:eastAsia="Times New Roman" w:hAnsi="Calibri" w:cs="Times New Roman"/>
      <w:lang w:val="en-US" w:eastAsia="en-US"/>
    </w:rPr>
  </w:style>
  <w:style w:type="character" w:customStyle="1" w:styleId="TitleChar5">
    <w:name w:val="Title Char5"/>
    <w:uiPriority w:val="10"/>
    <w:rPr>
      <w:rFonts w:ascii="Cambria" w:eastAsia="Times New Roman" w:hAnsi="Cambria" w:cs="Times New Roman"/>
      <w:spacing w:val="5"/>
      <w:sz w:val="52"/>
      <w:szCs w:val="52"/>
      <w:lang w:val="en-US" w:eastAsia="en-US"/>
    </w:rPr>
  </w:style>
  <w:style w:type="character" w:customStyle="1" w:styleId="SubtitleChar5">
    <w:name w:val="Subtitle Char5"/>
    <w:uiPriority w:val="11"/>
    <w:rPr>
      <w:rFonts w:ascii="Cambria" w:eastAsia="Times New Roman" w:hAnsi="Cambria" w:cs="Times New Roman"/>
      <w:i/>
      <w:iCs/>
      <w:spacing w:val="13"/>
      <w:sz w:val="24"/>
      <w:szCs w:val="24"/>
      <w:lang w:val="en-US" w:eastAsia="en-US"/>
    </w:rPr>
  </w:style>
  <w:style w:type="character" w:customStyle="1" w:styleId="QuoteChar5">
    <w:name w:val="Quote Char5"/>
    <w:uiPriority w:val="29"/>
    <w:rPr>
      <w:rFonts w:ascii="Calibri" w:eastAsia="Times New Roman" w:hAnsi="Calibri" w:cs="Times New Roman"/>
      <w:i/>
      <w:iCs/>
      <w:lang w:val="en-US" w:eastAsia="en-US"/>
    </w:rPr>
  </w:style>
  <w:style w:type="character" w:customStyle="1" w:styleId="IntenseQuoteChar5">
    <w:name w:val="Intense Quote Char5"/>
    <w:uiPriority w:val="30"/>
    <w:rPr>
      <w:rFonts w:ascii="Calibri" w:eastAsia="Times New Roman" w:hAnsi="Calibri" w:cs="Times New Roman"/>
      <w:b/>
      <w:bCs/>
      <w:i/>
      <w:iCs/>
      <w:lang w:val="en-US" w:eastAsia="en-US"/>
    </w:rPr>
  </w:style>
  <w:style w:type="character" w:customStyle="1" w:styleId="NoSpacingChar5">
    <w:name w:val="No Spacing Char5"/>
    <w:uiPriority w:val="1"/>
    <w:rPr>
      <w:rFonts w:ascii="Calibri" w:eastAsia="Times New Roman" w:hAnsi="Calibri" w:cs="Times New Roman"/>
      <w:lang w:val="en-US" w:eastAsia="en-US"/>
    </w:rPr>
  </w:style>
  <w:style w:type="character" w:customStyle="1" w:styleId="EndnoteTextChar5">
    <w:name w:val="Endnote Text Char5"/>
    <w:uiPriority w:val="99"/>
    <w:semiHidden/>
    <w:rPr>
      <w:rFonts w:ascii="Calibri" w:eastAsia="Times New Roman" w:hAnsi="Calibri" w:cs="Times New Roman"/>
      <w:sz w:val="20"/>
      <w:szCs w:val="20"/>
      <w:lang w:val="en-US" w:eastAsia="en-US"/>
    </w:rPr>
  </w:style>
  <w:style w:type="character" w:customStyle="1" w:styleId="FootnoteTextChar8">
    <w:name w:val="Footnote Text Char8"/>
    <w:uiPriority w:val="99"/>
    <w:rPr>
      <w:rFonts w:ascii="Calibri" w:eastAsia="Times New Roman" w:hAnsi="Calibri" w:cs="Times New Roman"/>
      <w:sz w:val="20"/>
      <w:szCs w:val="20"/>
      <w:lang w:val="en-US" w:eastAsia="en-US"/>
    </w:rPr>
  </w:style>
  <w:style w:type="character" w:customStyle="1" w:styleId="CommentSubjectChar5">
    <w:name w:val="Comment Subject Char5"/>
    <w:uiPriority w:val="99"/>
    <w:semiHidden/>
    <w:rPr>
      <w:rFonts w:ascii="Calibri" w:eastAsia="Times New Roman" w:hAnsi="Calibri" w:cs="Times New Roman"/>
      <w:b/>
      <w:bCs/>
      <w:sz w:val="20"/>
      <w:szCs w:val="20"/>
      <w:lang w:val="en-US" w:eastAsia="en-US"/>
    </w:rPr>
  </w:style>
  <w:style w:type="table" w:customStyle="1" w:styleId="LightList-Accent115">
    <w:name w:val="Light List - Accent 115"/>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character" w:customStyle="1" w:styleId="PlainTextChar5">
    <w:name w:val="Plain Text Char5"/>
    <w:uiPriority w:val="99"/>
    <w:semiHidden/>
    <w:rPr>
      <w:rFonts w:ascii="Calibri" w:eastAsia="Calibri" w:hAnsi="Calibri" w:cs="Times New Roman"/>
      <w:lang w:val="nb-NO" w:eastAsia="en-US"/>
    </w:rPr>
  </w:style>
  <w:style w:type="character" w:customStyle="1" w:styleId="BodyTextChar5">
    <w:name w:val="Body Text Char5"/>
    <w:uiPriority w:val="99"/>
    <w:rPr>
      <w:rFonts w:ascii="Arial" w:eastAsia="Times New Roman" w:hAnsi="Arial" w:cs="Times New Roman"/>
      <w:sz w:val="20"/>
      <w:szCs w:val="20"/>
      <w:lang w:eastAsia="nl-NL"/>
    </w:rPr>
  </w:style>
  <w:style w:type="paragraph" w:customStyle="1" w:styleId="NoSpacing13">
    <w:name w:val="No Spacing13"/>
    <w:basedOn w:val="Standard"/>
    <w:uiPriority w:val="1"/>
    <w:qFormat/>
    <w:rPr>
      <w:rFonts w:ascii="Arial" w:hAnsi="Arial"/>
      <w:sz w:val="20"/>
      <w:szCs w:val="20"/>
      <w:lang w:val="en-GB" w:eastAsia="nl-NL"/>
    </w:rPr>
  </w:style>
  <w:style w:type="table" w:customStyle="1" w:styleId="TableGrid35">
    <w:name w:val="Table Grid35"/>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3">
    <w:name w:val="GS1_Table_Text3"/>
    <w:basedOn w:val="Standard"/>
    <w:pPr>
      <w:spacing w:before="60" w:after="60"/>
    </w:pPr>
    <w:rPr>
      <w:rFonts w:ascii="Arial" w:hAnsi="Arial"/>
      <w:sz w:val="18"/>
      <w:szCs w:val="24"/>
      <w:lang w:val="en-GB"/>
    </w:rPr>
  </w:style>
  <w:style w:type="paragraph" w:customStyle="1" w:styleId="GS1TableHeading3">
    <w:name w:val="GS1_Table_Heading3"/>
    <w:basedOn w:val="Standard"/>
    <w:pPr>
      <w:keepNext/>
      <w:spacing w:before="60" w:after="60"/>
    </w:pPr>
    <w:rPr>
      <w:rFonts w:ascii="Arial" w:hAnsi="Arial"/>
      <w:b/>
      <w:bCs/>
      <w:color w:val="FFFFFF"/>
      <w:sz w:val="18"/>
      <w:szCs w:val="24"/>
      <w:lang w:val="en-GB"/>
    </w:rPr>
  </w:style>
  <w:style w:type="character" w:customStyle="1" w:styleId="CommentSubjectChar14">
    <w:name w:val="Comment Subject Char14"/>
    <w:uiPriority w:val="99"/>
    <w:semiHidden/>
    <w:rPr>
      <w:rFonts w:ascii="Calibri" w:eastAsia="Times New Roman" w:hAnsi="Calibri" w:cs="Times New Roman"/>
      <w:b/>
      <w:bCs/>
      <w:sz w:val="20"/>
      <w:szCs w:val="20"/>
      <w:lang w:val="en-US" w:eastAsia="en-US"/>
    </w:rPr>
  </w:style>
  <w:style w:type="table" w:customStyle="1" w:styleId="LightList-Accent1115">
    <w:name w:val="Light List - Accent 1115"/>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5">
    <w:name w:val="Table Paragraph15"/>
    <w:basedOn w:val="Standard"/>
    <w:uiPriority w:val="1"/>
    <w:qFormat/>
    <w:pPr>
      <w:widowControl w:val="0"/>
    </w:pPr>
    <w:rPr>
      <w:rFonts w:eastAsia="Calibri"/>
    </w:rPr>
  </w:style>
  <w:style w:type="table" w:customStyle="1" w:styleId="TableGrid315">
    <w:name w:val="Table Grid315"/>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4">
    <w:name w:val="Table Paragraph24"/>
    <w:basedOn w:val="Standard"/>
    <w:uiPriority w:val="1"/>
    <w:qFormat/>
    <w:pPr>
      <w:widowControl w:val="0"/>
    </w:pPr>
    <w:rPr>
      <w:rFonts w:eastAsia="Calibri"/>
    </w:rPr>
  </w:style>
  <w:style w:type="character" w:customStyle="1" w:styleId="Heading1Char25">
    <w:name w:val="Heading 1 Char25"/>
    <w:uiPriority w:val="9"/>
    <w:rPr>
      <w:rFonts w:ascii="Cambria" w:eastAsia="Times New Roman" w:hAnsi="Cambria" w:cs="Times New Roman"/>
      <w:b/>
      <w:bCs/>
      <w:sz w:val="28"/>
      <w:szCs w:val="28"/>
      <w:lang w:val="en-US" w:eastAsia="en-US"/>
    </w:rPr>
  </w:style>
  <w:style w:type="character" w:customStyle="1" w:styleId="Heading2Char17">
    <w:name w:val="Heading 2 Char17"/>
    <w:uiPriority w:val="9"/>
    <w:rPr>
      <w:rFonts w:ascii="Cambria" w:eastAsia="Times New Roman" w:hAnsi="Cambria" w:cs="Times New Roman"/>
      <w:sz w:val="26"/>
      <w:szCs w:val="26"/>
      <w:lang w:val="en-US" w:eastAsia="en-US"/>
    </w:rPr>
  </w:style>
  <w:style w:type="character" w:customStyle="1" w:styleId="Heading3Char12">
    <w:name w:val="Heading 3 Char12"/>
    <w:uiPriority w:val="9"/>
    <w:rPr>
      <w:rFonts w:ascii="Cambria" w:eastAsia="Times New Roman" w:hAnsi="Cambria" w:cs="Times New Roman"/>
      <w:b/>
      <w:bCs/>
      <w:lang w:val="en-US" w:eastAsia="en-US"/>
    </w:rPr>
  </w:style>
  <w:style w:type="character" w:customStyle="1" w:styleId="Heading4Char9">
    <w:name w:val="Heading 4 Char9"/>
    <w:uiPriority w:val="9"/>
    <w:semiHidden/>
    <w:rPr>
      <w:rFonts w:ascii="Cambria" w:eastAsia="Times New Roman" w:hAnsi="Cambria" w:cs="Times New Roman"/>
      <w:b/>
      <w:bCs/>
      <w:i/>
      <w:iCs/>
      <w:lang w:val="en-US" w:eastAsia="en-US"/>
    </w:rPr>
  </w:style>
  <w:style w:type="character" w:customStyle="1" w:styleId="Heading5Char9">
    <w:name w:val="Heading 5 Char9"/>
    <w:uiPriority w:val="9"/>
    <w:semiHidden/>
    <w:rPr>
      <w:rFonts w:ascii="Cambria" w:eastAsia="Times New Roman" w:hAnsi="Cambria" w:cs="Times New Roman"/>
      <w:b/>
      <w:bCs/>
      <w:color w:val="7F7F7F"/>
      <w:lang w:val="en-US" w:eastAsia="en-US"/>
    </w:rPr>
  </w:style>
  <w:style w:type="character" w:customStyle="1" w:styleId="Heading6Char9">
    <w:name w:val="Heading 6 Char9"/>
    <w:uiPriority w:val="9"/>
    <w:semiHidden/>
    <w:rPr>
      <w:rFonts w:ascii="Cambria" w:eastAsia="Times New Roman" w:hAnsi="Cambria" w:cs="Times New Roman"/>
      <w:b/>
      <w:bCs/>
      <w:i/>
      <w:iCs/>
      <w:color w:val="7F7F7F"/>
      <w:lang w:val="en-US" w:eastAsia="en-US"/>
    </w:rPr>
  </w:style>
  <w:style w:type="character" w:customStyle="1" w:styleId="Heading7Char9">
    <w:name w:val="Heading 7 Char9"/>
    <w:uiPriority w:val="9"/>
    <w:semiHidden/>
    <w:rPr>
      <w:rFonts w:ascii="Cambria" w:eastAsia="Times New Roman" w:hAnsi="Cambria" w:cs="Times New Roman"/>
      <w:i/>
      <w:iCs/>
      <w:lang w:val="en-US" w:eastAsia="en-US"/>
    </w:rPr>
  </w:style>
  <w:style w:type="character" w:customStyle="1" w:styleId="Heading8Char9">
    <w:name w:val="Heading 8 Char9"/>
    <w:uiPriority w:val="9"/>
    <w:semiHidden/>
    <w:rPr>
      <w:rFonts w:ascii="Cambria" w:eastAsia="Times New Roman" w:hAnsi="Cambria" w:cs="Times New Roman"/>
      <w:sz w:val="20"/>
      <w:szCs w:val="20"/>
      <w:lang w:val="en-US" w:eastAsia="en-US"/>
    </w:rPr>
  </w:style>
  <w:style w:type="character" w:customStyle="1" w:styleId="Heading9Char9">
    <w:name w:val="Heading 9 Char9"/>
    <w:uiPriority w:val="9"/>
    <w:semiHidden/>
    <w:rPr>
      <w:rFonts w:ascii="Cambria" w:eastAsia="Times New Roman" w:hAnsi="Cambria" w:cs="Times New Roman"/>
      <w:i/>
      <w:iCs/>
      <w:spacing w:val="5"/>
      <w:sz w:val="20"/>
      <w:szCs w:val="20"/>
      <w:lang w:val="en-US" w:eastAsia="en-US"/>
    </w:rPr>
  </w:style>
  <w:style w:type="character" w:customStyle="1" w:styleId="CommentTextChar8">
    <w:name w:val="Comment Text Char8"/>
    <w:uiPriority w:val="99"/>
    <w:semiHidden/>
    <w:rPr>
      <w:rFonts w:ascii="Calibri" w:eastAsia="Times New Roman" w:hAnsi="Calibri" w:cs="Times New Roman"/>
      <w:sz w:val="20"/>
      <w:szCs w:val="20"/>
      <w:lang w:val="en-US" w:eastAsia="en-US"/>
    </w:rPr>
  </w:style>
  <w:style w:type="paragraph" w:customStyle="1" w:styleId="TableParagraph8">
    <w:name w:val="Table Paragraph8"/>
    <w:basedOn w:val="Standard"/>
    <w:uiPriority w:val="1"/>
    <w:qFormat/>
    <w:pPr>
      <w:widowControl w:val="0"/>
    </w:pPr>
    <w:rPr>
      <w:rFonts w:eastAsia="Calibri"/>
    </w:rPr>
  </w:style>
  <w:style w:type="character" w:customStyle="1" w:styleId="BalloonTextChar7">
    <w:name w:val="Balloon Text Char7"/>
    <w:uiPriority w:val="99"/>
    <w:semiHidden/>
    <w:rPr>
      <w:rFonts w:ascii="Segoe UI" w:eastAsia="Times New Roman" w:hAnsi="Segoe UI" w:cs="Segoe UI"/>
      <w:sz w:val="18"/>
      <w:szCs w:val="18"/>
      <w:lang w:val="en-US" w:eastAsia="en-US"/>
    </w:rPr>
  </w:style>
  <w:style w:type="character" w:customStyle="1" w:styleId="HeaderChar7">
    <w:name w:val="Header Char7"/>
    <w:uiPriority w:val="99"/>
    <w:rPr>
      <w:rFonts w:ascii="Calibri" w:eastAsia="Times New Roman" w:hAnsi="Calibri" w:cs="Times New Roman"/>
      <w:lang w:val="en-US" w:eastAsia="en-US"/>
    </w:rPr>
  </w:style>
  <w:style w:type="character" w:customStyle="1" w:styleId="FooterChar7">
    <w:name w:val="Footer Char7"/>
    <w:uiPriority w:val="99"/>
    <w:rPr>
      <w:rFonts w:ascii="Calibri" w:eastAsia="Times New Roman" w:hAnsi="Calibri" w:cs="Times New Roman"/>
      <w:lang w:val="en-US" w:eastAsia="en-US"/>
    </w:rPr>
  </w:style>
  <w:style w:type="character" w:customStyle="1" w:styleId="TitleChar6">
    <w:name w:val="Title Char6"/>
    <w:uiPriority w:val="10"/>
    <w:rPr>
      <w:rFonts w:ascii="Cambria" w:eastAsia="Times New Roman" w:hAnsi="Cambria" w:cs="Times New Roman"/>
      <w:spacing w:val="5"/>
      <w:sz w:val="52"/>
      <w:szCs w:val="52"/>
      <w:lang w:val="en-US" w:eastAsia="en-US"/>
    </w:rPr>
  </w:style>
  <w:style w:type="character" w:customStyle="1" w:styleId="SubtitleChar6">
    <w:name w:val="Subtitle Char6"/>
    <w:uiPriority w:val="11"/>
    <w:rPr>
      <w:rFonts w:ascii="Cambria" w:eastAsia="Times New Roman" w:hAnsi="Cambria" w:cs="Times New Roman"/>
      <w:i/>
      <w:iCs/>
      <w:spacing w:val="13"/>
      <w:sz w:val="24"/>
      <w:szCs w:val="24"/>
      <w:lang w:val="en-US" w:eastAsia="en-US"/>
    </w:rPr>
  </w:style>
  <w:style w:type="character" w:customStyle="1" w:styleId="QuoteChar6">
    <w:name w:val="Quote Char6"/>
    <w:uiPriority w:val="29"/>
    <w:rPr>
      <w:rFonts w:ascii="Calibri" w:eastAsia="Times New Roman" w:hAnsi="Calibri" w:cs="Times New Roman"/>
      <w:i/>
      <w:iCs/>
      <w:lang w:val="en-US" w:eastAsia="en-US"/>
    </w:rPr>
  </w:style>
  <w:style w:type="character" w:customStyle="1" w:styleId="IntenseQuoteChar6">
    <w:name w:val="Intense Quote Char6"/>
    <w:uiPriority w:val="30"/>
    <w:rPr>
      <w:rFonts w:ascii="Calibri" w:eastAsia="Times New Roman" w:hAnsi="Calibri" w:cs="Times New Roman"/>
      <w:b/>
      <w:bCs/>
      <w:i/>
      <w:iCs/>
      <w:lang w:val="en-US" w:eastAsia="en-US"/>
    </w:rPr>
  </w:style>
  <w:style w:type="character" w:customStyle="1" w:styleId="NoSpacingChar6">
    <w:name w:val="No Spacing Char6"/>
    <w:uiPriority w:val="1"/>
    <w:rPr>
      <w:rFonts w:ascii="Calibri" w:eastAsia="Times New Roman" w:hAnsi="Calibri" w:cs="Times New Roman"/>
      <w:lang w:val="en-US" w:eastAsia="en-US"/>
    </w:rPr>
  </w:style>
  <w:style w:type="character" w:customStyle="1" w:styleId="EndnoteTextChar6">
    <w:name w:val="Endnote Text Char6"/>
    <w:uiPriority w:val="99"/>
    <w:semiHidden/>
    <w:rPr>
      <w:rFonts w:ascii="Calibri" w:eastAsia="Times New Roman" w:hAnsi="Calibri" w:cs="Times New Roman"/>
      <w:sz w:val="20"/>
      <w:szCs w:val="20"/>
      <w:lang w:val="en-US" w:eastAsia="en-US"/>
    </w:rPr>
  </w:style>
  <w:style w:type="character" w:customStyle="1" w:styleId="FootnoteTextChar9">
    <w:name w:val="Footnote Text Char9"/>
    <w:uiPriority w:val="99"/>
    <w:rPr>
      <w:rFonts w:ascii="Calibri" w:eastAsia="Times New Roman" w:hAnsi="Calibri" w:cs="Times New Roman"/>
      <w:sz w:val="20"/>
      <w:szCs w:val="20"/>
      <w:lang w:val="en-US" w:eastAsia="en-US"/>
    </w:rPr>
  </w:style>
  <w:style w:type="character" w:customStyle="1" w:styleId="CommentSubjectChar6">
    <w:name w:val="Comment Subject Char6"/>
    <w:uiPriority w:val="99"/>
    <w:semiHidden/>
    <w:rPr>
      <w:rFonts w:ascii="Calibri" w:eastAsia="Times New Roman" w:hAnsi="Calibri" w:cs="Times New Roman"/>
      <w:b/>
      <w:bCs/>
      <w:sz w:val="20"/>
      <w:szCs w:val="20"/>
      <w:lang w:val="en-US" w:eastAsia="en-US"/>
    </w:rPr>
  </w:style>
  <w:style w:type="table" w:customStyle="1" w:styleId="LightList-Accent116">
    <w:name w:val="Light List - Accent 116"/>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character" w:customStyle="1" w:styleId="PlainTextChar6">
    <w:name w:val="Plain Text Char6"/>
    <w:uiPriority w:val="99"/>
    <w:semiHidden/>
    <w:rPr>
      <w:rFonts w:ascii="Calibri" w:eastAsia="Calibri" w:hAnsi="Calibri" w:cs="Times New Roman"/>
      <w:lang w:val="nb-NO" w:eastAsia="en-US"/>
    </w:rPr>
  </w:style>
  <w:style w:type="character" w:customStyle="1" w:styleId="BodyTextChar6">
    <w:name w:val="Body Text Char6"/>
    <w:uiPriority w:val="99"/>
    <w:rPr>
      <w:rFonts w:ascii="Arial" w:eastAsia="Times New Roman" w:hAnsi="Arial" w:cs="Times New Roman"/>
      <w:sz w:val="20"/>
      <w:szCs w:val="20"/>
      <w:lang w:eastAsia="nl-NL"/>
    </w:rPr>
  </w:style>
  <w:style w:type="paragraph" w:customStyle="1" w:styleId="NoSpacing14">
    <w:name w:val="No Spacing14"/>
    <w:basedOn w:val="Standard"/>
    <w:uiPriority w:val="1"/>
    <w:qFormat/>
    <w:rPr>
      <w:rFonts w:ascii="Arial" w:hAnsi="Arial"/>
      <w:sz w:val="20"/>
      <w:szCs w:val="20"/>
      <w:lang w:val="en-GB" w:eastAsia="nl-NL"/>
    </w:rPr>
  </w:style>
  <w:style w:type="table" w:customStyle="1" w:styleId="TableGrid36">
    <w:name w:val="Table Grid36"/>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4">
    <w:name w:val="GS1_Table_Text4"/>
    <w:basedOn w:val="Standard"/>
    <w:pPr>
      <w:spacing w:before="60" w:after="60"/>
    </w:pPr>
    <w:rPr>
      <w:rFonts w:ascii="Arial" w:hAnsi="Arial"/>
      <w:sz w:val="18"/>
      <w:szCs w:val="24"/>
      <w:lang w:val="en-GB"/>
    </w:rPr>
  </w:style>
  <w:style w:type="paragraph" w:customStyle="1" w:styleId="GS1TableHeading4">
    <w:name w:val="GS1_Table_Heading4"/>
    <w:basedOn w:val="Standard"/>
    <w:pPr>
      <w:keepNext/>
      <w:spacing w:before="60" w:after="60"/>
    </w:pPr>
    <w:rPr>
      <w:rFonts w:ascii="Arial" w:hAnsi="Arial"/>
      <w:b/>
      <w:bCs/>
      <w:color w:val="FFFFFF"/>
      <w:sz w:val="18"/>
      <w:szCs w:val="24"/>
      <w:lang w:val="en-GB"/>
    </w:rPr>
  </w:style>
  <w:style w:type="character" w:customStyle="1" w:styleId="CommentSubjectChar15">
    <w:name w:val="Comment Subject Char15"/>
    <w:uiPriority w:val="99"/>
    <w:semiHidden/>
    <w:rPr>
      <w:rFonts w:ascii="Calibri" w:eastAsia="Times New Roman" w:hAnsi="Calibri" w:cs="Times New Roman"/>
      <w:b/>
      <w:bCs/>
      <w:sz w:val="20"/>
      <w:szCs w:val="20"/>
      <w:lang w:val="en-US" w:eastAsia="en-US"/>
    </w:rPr>
  </w:style>
  <w:style w:type="table" w:customStyle="1" w:styleId="LightList-Accent1116">
    <w:name w:val="Light List - Accent 1116"/>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6">
    <w:name w:val="Table Paragraph16"/>
    <w:basedOn w:val="Standard"/>
    <w:uiPriority w:val="1"/>
    <w:qFormat/>
    <w:pPr>
      <w:widowControl w:val="0"/>
    </w:pPr>
    <w:rPr>
      <w:rFonts w:eastAsia="Calibri"/>
    </w:rPr>
  </w:style>
  <w:style w:type="table" w:customStyle="1" w:styleId="TableGrid316">
    <w:name w:val="Table Grid316"/>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5">
    <w:name w:val="Table Paragraph25"/>
    <w:basedOn w:val="Standard"/>
    <w:uiPriority w:val="1"/>
    <w:qFormat/>
    <w:pPr>
      <w:widowControl w:val="0"/>
    </w:pPr>
    <w:rPr>
      <w:rFonts w:eastAsia="Calibri"/>
    </w:rPr>
  </w:style>
  <w:style w:type="character" w:customStyle="1" w:styleId="Heading1Char26">
    <w:name w:val="Heading 1 Char26"/>
    <w:uiPriority w:val="9"/>
    <w:rPr>
      <w:rFonts w:ascii="Cambria" w:eastAsia="Times New Roman" w:hAnsi="Cambria" w:cs="Times New Roman"/>
      <w:b/>
      <w:bCs/>
      <w:sz w:val="28"/>
      <w:szCs w:val="28"/>
      <w:lang w:val="en-US"/>
    </w:rPr>
  </w:style>
  <w:style w:type="character" w:customStyle="1" w:styleId="Heading2Char18">
    <w:name w:val="Heading 2 Char18"/>
    <w:uiPriority w:val="9"/>
    <w:rPr>
      <w:rFonts w:ascii="Cambria" w:eastAsia="Times New Roman" w:hAnsi="Cambria" w:cs="Times New Roman"/>
      <w:sz w:val="26"/>
      <w:szCs w:val="26"/>
      <w:lang w:val="en-US"/>
    </w:rPr>
  </w:style>
  <w:style w:type="character" w:customStyle="1" w:styleId="Heading3Char13">
    <w:name w:val="Heading 3 Char13"/>
    <w:uiPriority w:val="9"/>
    <w:rPr>
      <w:rFonts w:ascii="Cambria" w:eastAsia="Times New Roman" w:hAnsi="Cambria" w:cs="Times New Roman"/>
      <w:b/>
      <w:bCs/>
      <w:lang w:val="en-US"/>
    </w:rPr>
  </w:style>
  <w:style w:type="character" w:customStyle="1" w:styleId="Heading4Char10">
    <w:name w:val="Heading 4 Char10"/>
    <w:uiPriority w:val="9"/>
    <w:semiHidden/>
    <w:rPr>
      <w:rFonts w:ascii="Cambria" w:eastAsia="Times New Roman" w:hAnsi="Cambria" w:cs="Times New Roman"/>
      <w:b/>
      <w:bCs/>
      <w:i/>
      <w:iCs/>
      <w:lang w:val="en-US"/>
    </w:rPr>
  </w:style>
  <w:style w:type="character" w:customStyle="1" w:styleId="Heading5Char10">
    <w:name w:val="Heading 5 Char10"/>
    <w:uiPriority w:val="9"/>
    <w:semiHidden/>
    <w:rPr>
      <w:rFonts w:ascii="Cambria" w:eastAsia="Times New Roman" w:hAnsi="Cambria" w:cs="Times New Roman"/>
      <w:b/>
      <w:bCs/>
      <w:color w:val="7F7F7F"/>
      <w:lang w:val="en-US"/>
    </w:rPr>
  </w:style>
  <w:style w:type="character" w:customStyle="1" w:styleId="Heading6Char10">
    <w:name w:val="Heading 6 Char10"/>
    <w:uiPriority w:val="9"/>
    <w:semiHidden/>
    <w:rPr>
      <w:rFonts w:ascii="Cambria" w:eastAsia="Times New Roman" w:hAnsi="Cambria" w:cs="Times New Roman"/>
      <w:b/>
      <w:bCs/>
      <w:i/>
      <w:iCs/>
      <w:color w:val="7F7F7F"/>
      <w:lang w:val="en-US"/>
    </w:rPr>
  </w:style>
  <w:style w:type="character" w:customStyle="1" w:styleId="Heading7Char10">
    <w:name w:val="Heading 7 Char10"/>
    <w:uiPriority w:val="9"/>
    <w:semiHidden/>
    <w:rPr>
      <w:rFonts w:ascii="Cambria" w:eastAsia="Times New Roman" w:hAnsi="Cambria" w:cs="Times New Roman"/>
      <w:i/>
      <w:iCs/>
      <w:lang w:val="en-US"/>
    </w:rPr>
  </w:style>
  <w:style w:type="character" w:customStyle="1" w:styleId="Heading8Char10">
    <w:name w:val="Heading 8 Char10"/>
    <w:uiPriority w:val="9"/>
    <w:semiHidden/>
    <w:rPr>
      <w:rFonts w:ascii="Cambria" w:eastAsia="Times New Roman" w:hAnsi="Cambria" w:cs="Times New Roman"/>
      <w:sz w:val="20"/>
      <w:szCs w:val="20"/>
      <w:lang w:val="en-US"/>
    </w:rPr>
  </w:style>
  <w:style w:type="character" w:customStyle="1" w:styleId="Heading9Char10">
    <w:name w:val="Heading 9 Char10"/>
    <w:uiPriority w:val="9"/>
    <w:semiHidden/>
    <w:rPr>
      <w:rFonts w:ascii="Cambria" w:eastAsia="Times New Roman" w:hAnsi="Cambria" w:cs="Times New Roman"/>
      <w:i/>
      <w:iCs/>
      <w:spacing w:val="5"/>
      <w:sz w:val="20"/>
      <w:szCs w:val="20"/>
      <w:lang w:val="en-US"/>
    </w:rPr>
  </w:style>
  <w:style w:type="character" w:customStyle="1" w:styleId="HeaderChar8">
    <w:name w:val="Header Char8"/>
    <w:uiPriority w:val="99"/>
    <w:rPr>
      <w:rFonts w:ascii="Calibri" w:eastAsia="Times New Roman" w:hAnsi="Calibri" w:cs="Times New Roman"/>
      <w:lang w:val="en-US"/>
    </w:rPr>
  </w:style>
  <w:style w:type="character" w:customStyle="1" w:styleId="FooterChar8">
    <w:name w:val="Footer Char8"/>
    <w:uiPriority w:val="99"/>
    <w:rPr>
      <w:rFonts w:ascii="Calibri" w:eastAsia="Times New Roman" w:hAnsi="Calibri" w:cs="Times New Roman"/>
      <w:lang w:val="en-US"/>
    </w:rPr>
  </w:style>
  <w:style w:type="character" w:customStyle="1" w:styleId="BalloonTextChar8">
    <w:name w:val="Balloon Text Char8"/>
    <w:uiPriority w:val="99"/>
    <w:semiHidden/>
    <w:rPr>
      <w:rFonts w:ascii="Tahoma" w:eastAsia="Times New Roman" w:hAnsi="Tahoma" w:cs="Tahoma"/>
      <w:sz w:val="16"/>
      <w:szCs w:val="16"/>
      <w:lang w:val="en-US"/>
    </w:rPr>
  </w:style>
  <w:style w:type="character" w:customStyle="1" w:styleId="TitleChar7">
    <w:name w:val="Title Char7"/>
    <w:uiPriority w:val="10"/>
    <w:rPr>
      <w:rFonts w:ascii="Cambria" w:eastAsia="Times New Roman" w:hAnsi="Cambria" w:cs="Times New Roman"/>
      <w:spacing w:val="5"/>
      <w:sz w:val="52"/>
      <w:szCs w:val="52"/>
      <w:lang w:val="en-US"/>
    </w:rPr>
  </w:style>
  <w:style w:type="character" w:customStyle="1" w:styleId="SubtitleChar7">
    <w:name w:val="Subtitle Char7"/>
    <w:uiPriority w:val="11"/>
    <w:rPr>
      <w:rFonts w:ascii="Cambria" w:eastAsia="Times New Roman" w:hAnsi="Cambria" w:cs="Times New Roman"/>
      <w:i/>
      <w:iCs/>
      <w:spacing w:val="13"/>
      <w:sz w:val="24"/>
      <w:szCs w:val="24"/>
      <w:lang w:val="en-US"/>
    </w:rPr>
  </w:style>
  <w:style w:type="character" w:customStyle="1" w:styleId="QuoteChar7">
    <w:name w:val="Quote Char7"/>
    <w:uiPriority w:val="29"/>
    <w:rPr>
      <w:rFonts w:ascii="Calibri" w:eastAsia="Times New Roman" w:hAnsi="Calibri" w:cs="Times New Roman"/>
      <w:i/>
      <w:iCs/>
      <w:lang w:val="en-US"/>
    </w:rPr>
  </w:style>
  <w:style w:type="character" w:customStyle="1" w:styleId="IntenseQuoteChar7">
    <w:name w:val="Intense Quote Char7"/>
    <w:uiPriority w:val="30"/>
    <w:rPr>
      <w:rFonts w:ascii="Calibri" w:eastAsia="Times New Roman" w:hAnsi="Calibri" w:cs="Times New Roman"/>
      <w:b/>
      <w:bCs/>
      <w:i/>
      <w:iCs/>
      <w:lang w:val="en-US"/>
    </w:rPr>
  </w:style>
  <w:style w:type="character" w:customStyle="1" w:styleId="NoSpacingChar7">
    <w:name w:val="No Spacing Char7"/>
    <w:uiPriority w:val="1"/>
    <w:rPr>
      <w:rFonts w:ascii="Calibri" w:eastAsia="Times New Roman" w:hAnsi="Calibri" w:cs="Times New Roman"/>
      <w:lang w:val="en-US"/>
    </w:rPr>
  </w:style>
  <w:style w:type="character" w:customStyle="1" w:styleId="EndnoteTextChar7">
    <w:name w:val="Endnote Text Char7"/>
    <w:uiPriority w:val="99"/>
    <w:semiHidden/>
    <w:rPr>
      <w:rFonts w:ascii="Calibri" w:eastAsia="Times New Roman" w:hAnsi="Calibri" w:cs="Times New Roman"/>
      <w:sz w:val="20"/>
      <w:szCs w:val="20"/>
      <w:lang w:val="en-US"/>
    </w:rPr>
  </w:style>
  <w:style w:type="character" w:customStyle="1" w:styleId="FootnoteTextChar10">
    <w:name w:val="Footnote Text Char10"/>
    <w:uiPriority w:val="99"/>
    <w:rPr>
      <w:rFonts w:ascii="Calibri" w:eastAsia="Times New Roman" w:hAnsi="Calibri" w:cs="Times New Roman"/>
      <w:sz w:val="20"/>
      <w:szCs w:val="20"/>
      <w:lang w:val="en-US"/>
    </w:rPr>
  </w:style>
  <w:style w:type="character" w:customStyle="1" w:styleId="CommentTextChar9">
    <w:name w:val="Comment Text Char9"/>
    <w:uiPriority w:val="99"/>
    <w:semiHidden/>
    <w:rPr>
      <w:rFonts w:ascii="Calibri" w:eastAsia="Times New Roman" w:hAnsi="Calibri" w:cs="Times New Roman"/>
      <w:sz w:val="20"/>
      <w:szCs w:val="20"/>
      <w:lang w:val="en-US"/>
    </w:rPr>
  </w:style>
  <w:style w:type="character" w:customStyle="1" w:styleId="CommentSubjectChar7">
    <w:name w:val="Comment Subject Char7"/>
    <w:uiPriority w:val="99"/>
    <w:semiHidden/>
    <w:rPr>
      <w:rFonts w:ascii="Calibri" w:eastAsia="Times New Roman" w:hAnsi="Calibri" w:cs="Times New Roman"/>
      <w:b/>
      <w:bCs/>
      <w:sz w:val="20"/>
      <w:szCs w:val="20"/>
      <w:lang w:val="en-US"/>
    </w:rPr>
  </w:style>
  <w:style w:type="table" w:customStyle="1" w:styleId="LightList-Accent117">
    <w:name w:val="Light List - Accent 117"/>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character" w:customStyle="1" w:styleId="PlainTextChar7">
    <w:name w:val="Plain Text Char7"/>
    <w:uiPriority w:val="99"/>
    <w:semiHidden/>
    <w:rPr>
      <w:rFonts w:ascii="Calibri" w:eastAsia="Calibri" w:hAnsi="Calibri" w:cs="Times New Roman"/>
      <w:lang w:val="nb-NO"/>
    </w:rPr>
  </w:style>
  <w:style w:type="paragraph" w:customStyle="1" w:styleId="TableParagraph9">
    <w:name w:val="Table Paragraph9"/>
    <w:basedOn w:val="Standard"/>
    <w:uiPriority w:val="1"/>
    <w:qFormat/>
    <w:pPr>
      <w:widowControl w:val="0"/>
    </w:pPr>
    <w:rPr>
      <w:rFonts w:eastAsia="Calibri"/>
    </w:rPr>
  </w:style>
  <w:style w:type="character" w:customStyle="1" w:styleId="BodyTextChar7">
    <w:name w:val="Body Text Char7"/>
    <w:uiPriority w:val="99"/>
    <w:rPr>
      <w:rFonts w:ascii="Arial" w:eastAsia="Times New Roman" w:hAnsi="Arial" w:cs="Times New Roman"/>
      <w:sz w:val="20"/>
      <w:szCs w:val="20"/>
      <w:lang w:eastAsia="nl-NL"/>
    </w:rPr>
  </w:style>
  <w:style w:type="table" w:customStyle="1" w:styleId="TableGrid37">
    <w:name w:val="Table Grid37"/>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7">
    <w:name w:val="Light List - Accent 1117"/>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7">
    <w:name w:val="Table Paragraph17"/>
    <w:basedOn w:val="Standard"/>
    <w:uiPriority w:val="1"/>
    <w:qFormat/>
    <w:pPr>
      <w:widowControl w:val="0"/>
    </w:pPr>
    <w:rPr>
      <w:rFonts w:eastAsia="Calibri"/>
    </w:rPr>
  </w:style>
  <w:style w:type="table" w:customStyle="1" w:styleId="TableGrid317">
    <w:name w:val="Table Grid317"/>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6">
    <w:name w:val="Table Paragraph26"/>
    <w:basedOn w:val="Standard"/>
    <w:uiPriority w:val="1"/>
    <w:qFormat/>
    <w:pPr>
      <w:widowControl w:val="0"/>
    </w:pPr>
    <w:rPr>
      <w:rFonts w:eastAsia="Calibri"/>
    </w:rPr>
  </w:style>
  <w:style w:type="table" w:customStyle="1" w:styleId="LightList-Accent11112">
    <w:name w:val="Light List - Accent 1111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12">
    <w:name w:val="Table Paragraph112"/>
    <w:basedOn w:val="Standard"/>
    <w:uiPriority w:val="1"/>
    <w:qFormat/>
    <w:pPr>
      <w:widowControl w:val="0"/>
    </w:pPr>
    <w:rPr>
      <w:rFonts w:eastAsia="Calibri"/>
    </w:rPr>
  </w:style>
  <w:style w:type="table" w:customStyle="1" w:styleId="TableGrid3112">
    <w:name w:val="Table Grid311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2">
    <w:name w:val="Light List - Accent 112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32">
    <w:name w:val="Table Paragraph32"/>
    <w:basedOn w:val="Standard"/>
    <w:uiPriority w:val="1"/>
    <w:qFormat/>
    <w:pPr>
      <w:widowControl w:val="0"/>
    </w:pPr>
    <w:rPr>
      <w:rFonts w:eastAsia="Calibri"/>
    </w:rPr>
  </w:style>
  <w:style w:type="table" w:customStyle="1" w:styleId="TableGrid322">
    <w:name w:val="Table Grid32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2">
    <w:name w:val="Light List - Accent 1112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22">
    <w:name w:val="Table Paragraph122"/>
    <w:basedOn w:val="Standard"/>
    <w:uiPriority w:val="1"/>
    <w:qFormat/>
    <w:pPr>
      <w:widowControl w:val="0"/>
    </w:pPr>
    <w:rPr>
      <w:rFonts w:eastAsia="Calibri"/>
    </w:rPr>
  </w:style>
  <w:style w:type="table" w:customStyle="1" w:styleId="TableGrid3122">
    <w:name w:val="Table Grid312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12">
    <w:name w:val="Table Paragraph212"/>
    <w:basedOn w:val="Standard"/>
    <w:uiPriority w:val="1"/>
    <w:qFormat/>
    <w:pPr>
      <w:widowControl w:val="0"/>
    </w:pPr>
    <w:rPr>
      <w:rFonts w:eastAsia="Calibri"/>
    </w:rPr>
  </w:style>
  <w:style w:type="table" w:customStyle="1" w:styleId="LightList-Accent1131">
    <w:name w:val="Light List - Accent 113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41">
    <w:name w:val="Table Paragraph41"/>
    <w:basedOn w:val="Standard"/>
    <w:uiPriority w:val="1"/>
    <w:qFormat/>
    <w:pPr>
      <w:widowControl w:val="0"/>
    </w:pPr>
    <w:rPr>
      <w:rFonts w:eastAsia="Calibri"/>
    </w:rPr>
  </w:style>
  <w:style w:type="table" w:customStyle="1" w:styleId="TableGrid331">
    <w:name w:val="Table Grid33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31">
    <w:name w:val="Light List - Accent 1113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31">
    <w:name w:val="Table Paragraph131"/>
    <w:basedOn w:val="Standard"/>
    <w:uiPriority w:val="1"/>
    <w:qFormat/>
    <w:pPr>
      <w:widowControl w:val="0"/>
    </w:pPr>
    <w:rPr>
      <w:rFonts w:eastAsia="Calibri"/>
    </w:rPr>
  </w:style>
  <w:style w:type="table" w:customStyle="1" w:styleId="TableGrid3131">
    <w:name w:val="Table Grid313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21">
    <w:name w:val="Table Paragraph221"/>
    <w:basedOn w:val="Standard"/>
    <w:uiPriority w:val="1"/>
    <w:qFormat/>
    <w:pPr>
      <w:widowControl w:val="0"/>
    </w:pPr>
    <w:rPr>
      <w:rFonts w:eastAsia="Calibri"/>
    </w:rPr>
  </w:style>
  <w:style w:type="table" w:customStyle="1" w:styleId="LightList-Accent1141">
    <w:name w:val="Light List - Accent 114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51">
    <w:name w:val="Table Paragraph51"/>
    <w:basedOn w:val="Standard"/>
    <w:uiPriority w:val="1"/>
    <w:qFormat/>
    <w:pPr>
      <w:widowControl w:val="0"/>
    </w:pPr>
    <w:rPr>
      <w:rFonts w:eastAsia="Calibri"/>
    </w:rPr>
  </w:style>
  <w:style w:type="table" w:customStyle="1" w:styleId="TableGrid341">
    <w:name w:val="Table Grid34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41">
    <w:name w:val="Light List - Accent 1114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41">
    <w:name w:val="Table Paragraph141"/>
    <w:basedOn w:val="Standard"/>
    <w:uiPriority w:val="1"/>
    <w:qFormat/>
    <w:pPr>
      <w:widowControl w:val="0"/>
    </w:pPr>
    <w:rPr>
      <w:rFonts w:eastAsia="Calibri"/>
    </w:rPr>
  </w:style>
  <w:style w:type="table" w:customStyle="1" w:styleId="TableGrid3141">
    <w:name w:val="Table Grid314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31">
    <w:name w:val="Table Paragraph231"/>
    <w:basedOn w:val="Standard"/>
    <w:uiPriority w:val="1"/>
    <w:qFormat/>
    <w:pPr>
      <w:widowControl w:val="0"/>
    </w:pPr>
    <w:rPr>
      <w:rFonts w:eastAsia="Calibri"/>
    </w:rPr>
  </w:style>
  <w:style w:type="table" w:customStyle="1" w:styleId="LightList-Accent111111">
    <w:name w:val="Light List - Accent 11111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111">
    <w:name w:val="Table Paragraph1111"/>
    <w:basedOn w:val="Standard"/>
    <w:uiPriority w:val="1"/>
    <w:qFormat/>
    <w:pPr>
      <w:widowControl w:val="0"/>
    </w:pPr>
    <w:rPr>
      <w:rFonts w:eastAsia="Calibri"/>
    </w:rPr>
  </w:style>
  <w:style w:type="table" w:customStyle="1" w:styleId="TableGrid31111">
    <w:name w:val="Table Grid3111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11">
    <w:name w:val="Light List - Accent 1121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311">
    <w:name w:val="Table Paragraph311"/>
    <w:basedOn w:val="Standard"/>
    <w:uiPriority w:val="1"/>
    <w:qFormat/>
    <w:pPr>
      <w:widowControl w:val="0"/>
    </w:pPr>
    <w:rPr>
      <w:rFonts w:eastAsia="Calibri"/>
    </w:rPr>
  </w:style>
  <w:style w:type="table" w:customStyle="1" w:styleId="TableGrid3211">
    <w:name w:val="Table Grid321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11">
    <w:name w:val="Light List - Accent 11121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211">
    <w:name w:val="Table Paragraph1211"/>
    <w:basedOn w:val="Standard"/>
    <w:uiPriority w:val="1"/>
    <w:qFormat/>
    <w:pPr>
      <w:widowControl w:val="0"/>
    </w:pPr>
    <w:rPr>
      <w:rFonts w:eastAsia="Calibri"/>
    </w:rPr>
  </w:style>
  <w:style w:type="table" w:customStyle="1" w:styleId="TableGrid31211">
    <w:name w:val="Table Grid3121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111">
    <w:name w:val="Table Paragraph2111"/>
    <w:basedOn w:val="Standard"/>
    <w:uiPriority w:val="1"/>
    <w:qFormat/>
    <w:pPr>
      <w:widowControl w:val="0"/>
    </w:pPr>
    <w:rPr>
      <w:rFonts w:eastAsia="Calibri"/>
    </w:rPr>
  </w:style>
  <w:style w:type="paragraph" w:customStyle="1" w:styleId="TableParagraph61">
    <w:name w:val="Table Paragraph61"/>
    <w:basedOn w:val="Standard"/>
    <w:uiPriority w:val="1"/>
    <w:qFormat/>
    <w:pPr>
      <w:widowControl w:val="0"/>
    </w:pPr>
    <w:rPr>
      <w:rFonts w:eastAsia="Calibri"/>
    </w:rPr>
  </w:style>
  <w:style w:type="paragraph" w:customStyle="1" w:styleId="TableParagraph71">
    <w:name w:val="Table Paragraph71"/>
    <w:basedOn w:val="Standard"/>
    <w:uiPriority w:val="1"/>
    <w:qFormat/>
    <w:pPr>
      <w:widowControl w:val="0"/>
    </w:pPr>
    <w:rPr>
      <w:rFonts w:eastAsia="Calibri"/>
    </w:rPr>
  </w:style>
  <w:style w:type="table" w:customStyle="1" w:styleId="LightList-Accent1151">
    <w:name w:val="Light List - Accent 115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51">
    <w:name w:val="Table Grid35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51">
    <w:name w:val="Light List - Accent 1115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51">
    <w:name w:val="Table Paragraph151"/>
    <w:basedOn w:val="Standard"/>
    <w:uiPriority w:val="1"/>
    <w:qFormat/>
    <w:pPr>
      <w:widowControl w:val="0"/>
    </w:pPr>
    <w:rPr>
      <w:rFonts w:eastAsia="Calibri"/>
    </w:rPr>
  </w:style>
  <w:style w:type="table" w:customStyle="1" w:styleId="TableGrid3151">
    <w:name w:val="Table Grid315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41">
    <w:name w:val="Table Paragraph241"/>
    <w:basedOn w:val="Standard"/>
    <w:uiPriority w:val="1"/>
    <w:qFormat/>
    <w:pPr>
      <w:widowControl w:val="0"/>
    </w:pPr>
    <w:rPr>
      <w:rFonts w:eastAsia="Calibri"/>
    </w:rPr>
  </w:style>
  <w:style w:type="paragraph" w:customStyle="1" w:styleId="TableParagraph81">
    <w:name w:val="Table Paragraph81"/>
    <w:basedOn w:val="Standard"/>
    <w:uiPriority w:val="1"/>
    <w:qFormat/>
    <w:pPr>
      <w:widowControl w:val="0"/>
    </w:pPr>
    <w:rPr>
      <w:rFonts w:eastAsia="Calibri"/>
    </w:rPr>
  </w:style>
  <w:style w:type="table" w:customStyle="1" w:styleId="LightList-Accent1161">
    <w:name w:val="Light List - Accent 116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61">
    <w:name w:val="Table Grid36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61">
    <w:name w:val="Light List - Accent 1116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61">
    <w:name w:val="Table Paragraph161"/>
    <w:basedOn w:val="Standard"/>
    <w:uiPriority w:val="1"/>
    <w:qFormat/>
    <w:pPr>
      <w:widowControl w:val="0"/>
    </w:pPr>
    <w:rPr>
      <w:rFonts w:eastAsia="Calibri"/>
    </w:rPr>
  </w:style>
  <w:style w:type="table" w:customStyle="1" w:styleId="TableGrid3161">
    <w:name w:val="Table Grid316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51">
    <w:name w:val="Table Paragraph251"/>
    <w:basedOn w:val="Standard"/>
    <w:uiPriority w:val="1"/>
    <w:qFormat/>
    <w:pPr>
      <w:widowControl w:val="0"/>
    </w:pPr>
    <w:rPr>
      <w:rFonts w:eastAsia="Calibri"/>
    </w:rPr>
  </w:style>
  <w:style w:type="character" w:customStyle="1" w:styleId="Heading1Char27">
    <w:name w:val="Heading 1 Char27"/>
    <w:uiPriority w:val="9"/>
    <w:rPr>
      <w:rFonts w:ascii="Cambria" w:eastAsia="Times New Roman" w:hAnsi="Cambria" w:cs="Times New Roman"/>
      <w:b/>
      <w:bCs/>
      <w:sz w:val="28"/>
      <w:szCs w:val="28"/>
      <w:lang w:val="en-US"/>
    </w:rPr>
  </w:style>
  <w:style w:type="character" w:customStyle="1" w:styleId="Heading1Char28">
    <w:name w:val="Heading 1 Char28"/>
    <w:uiPriority w:val="9"/>
    <w:rPr>
      <w:rFonts w:ascii="Cambria" w:eastAsia="Times New Roman" w:hAnsi="Cambria" w:cs="Times New Roman"/>
      <w:b/>
      <w:bCs/>
      <w:sz w:val="28"/>
      <w:szCs w:val="28"/>
      <w:lang w:val="en-US"/>
    </w:rPr>
  </w:style>
  <w:style w:type="character" w:customStyle="1" w:styleId="Heading2Char19">
    <w:name w:val="Heading 2 Char19"/>
    <w:uiPriority w:val="9"/>
    <w:rPr>
      <w:rFonts w:ascii="Cambria" w:eastAsia="Times New Roman" w:hAnsi="Cambria" w:cs="Times New Roman"/>
      <w:sz w:val="26"/>
      <w:szCs w:val="26"/>
      <w:lang w:val="en-US"/>
    </w:rPr>
  </w:style>
  <w:style w:type="character" w:customStyle="1" w:styleId="Heading1Char29">
    <w:name w:val="Heading 1 Char29"/>
    <w:uiPriority w:val="9"/>
    <w:rPr>
      <w:rFonts w:ascii="Cambria" w:eastAsia="Times New Roman" w:hAnsi="Cambria" w:cs="Times New Roman"/>
      <w:b/>
      <w:bCs/>
      <w:sz w:val="28"/>
      <w:szCs w:val="28"/>
      <w:lang w:val="en-US"/>
    </w:rPr>
  </w:style>
  <w:style w:type="character" w:customStyle="1" w:styleId="Heading2Char20">
    <w:name w:val="Heading 2 Char20"/>
    <w:uiPriority w:val="9"/>
    <w:rPr>
      <w:rFonts w:ascii="Cambria" w:eastAsia="Times New Roman" w:hAnsi="Cambria" w:cs="Times New Roman"/>
      <w:sz w:val="26"/>
      <w:szCs w:val="26"/>
      <w:lang w:val="en-US"/>
    </w:rPr>
  </w:style>
  <w:style w:type="character" w:customStyle="1" w:styleId="Heading3Char14">
    <w:name w:val="Heading 3 Char14"/>
    <w:uiPriority w:val="9"/>
    <w:rPr>
      <w:rFonts w:ascii="Cambria" w:eastAsia="Times New Roman" w:hAnsi="Cambria" w:cs="Times New Roman"/>
      <w:b/>
      <w:bCs/>
      <w:lang w:val="en-US"/>
    </w:rPr>
  </w:style>
  <w:style w:type="character" w:customStyle="1" w:styleId="Heading4Char11">
    <w:name w:val="Heading 4 Char11"/>
    <w:uiPriority w:val="9"/>
    <w:semiHidden/>
    <w:rPr>
      <w:rFonts w:ascii="Cambria" w:eastAsia="Times New Roman" w:hAnsi="Cambria" w:cs="Times New Roman"/>
      <w:b/>
      <w:bCs/>
      <w:i/>
      <w:iCs/>
      <w:lang w:val="en-US"/>
    </w:rPr>
  </w:style>
  <w:style w:type="character" w:customStyle="1" w:styleId="Heading5Char11">
    <w:name w:val="Heading 5 Char11"/>
    <w:uiPriority w:val="9"/>
    <w:semiHidden/>
    <w:rPr>
      <w:rFonts w:ascii="Cambria" w:eastAsia="Times New Roman" w:hAnsi="Cambria" w:cs="Times New Roman"/>
      <w:b/>
      <w:bCs/>
      <w:color w:val="7F7F7F"/>
      <w:lang w:val="en-US"/>
    </w:rPr>
  </w:style>
  <w:style w:type="character" w:customStyle="1" w:styleId="Heading6Char11">
    <w:name w:val="Heading 6 Char11"/>
    <w:uiPriority w:val="9"/>
    <w:semiHidden/>
    <w:rPr>
      <w:rFonts w:ascii="Cambria" w:eastAsia="Times New Roman" w:hAnsi="Cambria" w:cs="Times New Roman"/>
      <w:b/>
      <w:bCs/>
      <w:i/>
      <w:iCs/>
      <w:color w:val="7F7F7F"/>
      <w:lang w:val="en-US"/>
    </w:rPr>
  </w:style>
  <w:style w:type="character" w:customStyle="1" w:styleId="Heading7Char11">
    <w:name w:val="Heading 7 Char11"/>
    <w:uiPriority w:val="9"/>
    <w:semiHidden/>
    <w:rPr>
      <w:rFonts w:ascii="Cambria" w:eastAsia="Times New Roman" w:hAnsi="Cambria" w:cs="Times New Roman"/>
      <w:i/>
      <w:iCs/>
      <w:lang w:val="en-US"/>
    </w:rPr>
  </w:style>
  <w:style w:type="character" w:customStyle="1" w:styleId="Heading8Char11">
    <w:name w:val="Heading 8 Char11"/>
    <w:uiPriority w:val="9"/>
    <w:semiHidden/>
    <w:rPr>
      <w:rFonts w:ascii="Cambria" w:eastAsia="Times New Roman" w:hAnsi="Cambria" w:cs="Times New Roman"/>
      <w:sz w:val="20"/>
      <w:szCs w:val="20"/>
      <w:lang w:val="en-US"/>
    </w:rPr>
  </w:style>
  <w:style w:type="character" w:customStyle="1" w:styleId="Heading9Char11">
    <w:name w:val="Heading 9 Char11"/>
    <w:uiPriority w:val="9"/>
    <w:semiHidden/>
    <w:rPr>
      <w:rFonts w:ascii="Cambria" w:eastAsia="Times New Roman" w:hAnsi="Cambria" w:cs="Times New Roman"/>
      <w:i/>
      <w:iCs/>
      <w:spacing w:val="5"/>
      <w:sz w:val="20"/>
      <w:szCs w:val="20"/>
      <w:lang w:val="en-US"/>
    </w:rPr>
  </w:style>
  <w:style w:type="character" w:customStyle="1" w:styleId="HeaderChar9">
    <w:name w:val="Header Char9"/>
    <w:basedOn w:val="Absatz-Standardschriftart"/>
    <w:uiPriority w:val="99"/>
  </w:style>
  <w:style w:type="character" w:customStyle="1" w:styleId="FooterChar9">
    <w:name w:val="Footer Char9"/>
    <w:basedOn w:val="Absatz-Standardschriftart"/>
    <w:uiPriority w:val="99"/>
  </w:style>
  <w:style w:type="character" w:customStyle="1" w:styleId="apple-converted-space4">
    <w:name w:val="apple-converted-space4"/>
    <w:basedOn w:val="Absatz-Standardschriftart"/>
  </w:style>
  <w:style w:type="character" w:customStyle="1" w:styleId="BalloonTextChar9">
    <w:name w:val="Balloon Text Char9"/>
    <w:uiPriority w:val="99"/>
    <w:semiHidden/>
    <w:rPr>
      <w:rFonts w:ascii="Tahoma" w:eastAsia="Times New Roman" w:hAnsi="Tahoma" w:cs="Tahoma"/>
      <w:sz w:val="16"/>
      <w:szCs w:val="16"/>
      <w:lang w:val="en-US"/>
    </w:rPr>
  </w:style>
  <w:style w:type="character" w:customStyle="1" w:styleId="TitleChar8">
    <w:name w:val="Title Char8"/>
    <w:uiPriority w:val="10"/>
    <w:rPr>
      <w:rFonts w:ascii="Cambria" w:eastAsia="Times New Roman" w:hAnsi="Cambria" w:cs="Times New Roman"/>
      <w:spacing w:val="5"/>
      <w:sz w:val="52"/>
      <w:szCs w:val="52"/>
      <w:lang w:val="en-US"/>
    </w:rPr>
  </w:style>
  <w:style w:type="character" w:customStyle="1" w:styleId="SubtitleChar8">
    <w:name w:val="Subtitle Char8"/>
    <w:uiPriority w:val="11"/>
    <w:rPr>
      <w:rFonts w:ascii="Cambria" w:eastAsia="Times New Roman" w:hAnsi="Cambria" w:cs="Times New Roman"/>
      <w:i/>
      <w:iCs/>
      <w:spacing w:val="13"/>
      <w:sz w:val="24"/>
      <w:szCs w:val="24"/>
      <w:lang w:val="en-US"/>
    </w:rPr>
  </w:style>
  <w:style w:type="character" w:customStyle="1" w:styleId="QuoteChar8">
    <w:name w:val="Quote Char8"/>
    <w:uiPriority w:val="29"/>
    <w:rPr>
      <w:rFonts w:ascii="Calibri" w:eastAsia="Times New Roman" w:hAnsi="Calibri" w:cs="Times New Roman"/>
      <w:i/>
      <w:iCs/>
      <w:lang w:val="en-US"/>
    </w:rPr>
  </w:style>
  <w:style w:type="character" w:customStyle="1" w:styleId="IntenseQuoteChar8">
    <w:name w:val="Intense Quote Char8"/>
    <w:uiPriority w:val="30"/>
    <w:rPr>
      <w:rFonts w:ascii="Calibri" w:eastAsia="Times New Roman" w:hAnsi="Calibri" w:cs="Times New Roman"/>
      <w:b/>
      <w:bCs/>
      <w:i/>
      <w:iCs/>
      <w:lang w:val="en-US"/>
    </w:rPr>
  </w:style>
  <w:style w:type="character" w:customStyle="1" w:styleId="NoSpacingChar8">
    <w:name w:val="No Spacing Char8"/>
    <w:uiPriority w:val="1"/>
    <w:rPr>
      <w:rFonts w:ascii="Calibri" w:eastAsia="Times New Roman" w:hAnsi="Calibri" w:cs="Times New Roman"/>
      <w:lang w:val="en-US"/>
    </w:rPr>
  </w:style>
  <w:style w:type="character" w:customStyle="1" w:styleId="EndnoteTextChar8">
    <w:name w:val="Endnote Text Char8"/>
    <w:uiPriority w:val="99"/>
    <w:semiHidden/>
    <w:rPr>
      <w:rFonts w:ascii="Calibri" w:eastAsia="Times New Roman" w:hAnsi="Calibri" w:cs="Times New Roman"/>
      <w:sz w:val="20"/>
      <w:szCs w:val="20"/>
      <w:lang w:val="en-US"/>
    </w:rPr>
  </w:style>
  <w:style w:type="character" w:customStyle="1" w:styleId="FootnoteTextChar13">
    <w:name w:val="Footnote Text Char13"/>
    <w:uiPriority w:val="99"/>
    <w:rPr>
      <w:rFonts w:ascii="Calibri" w:eastAsia="Times New Roman" w:hAnsi="Calibri" w:cs="Times New Roman"/>
      <w:sz w:val="20"/>
      <w:szCs w:val="20"/>
      <w:lang w:val="en-US"/>
    </w:rPr>
  </w:style>
  <w:style w:type="character" w:customStyle="1" w:styleId="CommentTextChar10">
    <w:name w:val="Comment Text Char10"/>
    <w:uiPriority w:val="99"/>
    <w:semiHidden/>
    <w:rPr>
      <w:rFonts w:ascii="Calibri" w:eastAsia="Times New Roman" w:hAnsi="Calibri" w:cs="Times New Roman"/>
      <w:sz w:val="20"/>
      <w:szCs w:val="20"/>
      <w:lang w:val="en-US"/>
    </w:rPr>
  </w:style>
  <w:style w:type="character" w:customStyle="1" w:styleId="CommentSubjectChar8">
    <w:name w:val="Comment Subject Char8"/>
    <w:uiPriority w:val="99"/>
    <w:semiHidden/>
    <w:rPr>
      <w:rFonts w:ascii="Calibri" w:eastAsia="Times New Roman" w:hAnsi="Calibri" w:cs="Times New Roman"/>
      <w:b/>
      <w:bCs/>
      <w:sz w:val="20"/>
      <w:szCs w:val="20"/>
      <w:lang w:val="en-US"/>
    </w:rPr>
  </w:style>
  <w:style w:type="table" w:customStyle="1" w:styleId="LightList-Accent118">
    <w:name w:val="Light List - Accent 118"/>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character" w:customStyle="1" w:styleId="PlainTextChar8">
    <w:name w:val="Plain Text Char8"/>
    <w:uiPriority w:val="99"/>
    <w:semiHidden/>
    <w:rPr>
      <w:rFonts w:ascii="Calibri" w:eastAsia="Calibri" w:hAnsi="Calibri" w:cs="Times New Roman"/>
      <w:lang w:val="nb-NO"/>
    </w:rPr>
  </w:style>
  <w:style w:type="paragraph" w:customStyle="1" w:styleId="TableParagraph10">
    <w:name w:val="Table Paragraph10"/>
    <w:basedOn w:val="Standard"/>
    <w:uiPriority w:val="1"/>
    <w:qFormat/>
    <w:pPr>
      <w:widowControl w:val="0"/>
    </w:pPr>
    <w:rPr>
      <w:rFonts w:eastAsia="Calibri"/>
    </w:rPr>
  </w:style>
  <w:style w:type="character" w:customStyle="1" w:styleId="BodyTextChar8">
    <w:name w:val="Body Text Char8"/>
    <w:uiPriority w:val="99"/>
    <w:rPr>
      <w:rFonts w:ascii="Arial" w:eastAsia="Times New Roman" w:hAnsi="Arial" w:cs="Times New Roman"/>
      <w:sz w:val="20"/>
      <w:szCs w:val="20"/>
      <w:lang w:eastAsia="nl-NL"/>
    </w:rPr>
  </w:style>
  <w:style w:type="paragraph" w:customStyle="1" w:styleId="NoSpacing15">
    <w:name w:val="No Spacing15"/>
    <w:basedOn w:val="Standard"/>
    <w:uiPriority w:val="1"/>
    <w:qFormat/>
    <w:rPr>
      <w:rFonts w:ascii="Arial" w:hAnsi="Arial"/>
      <w:sz w:val="20"/>
      <w:szCs w:val="20"/>
      <w:lang w:val="en-GB" w:eastAsia="nl-NL"/>
    </w:rPr>
  </w:style>
  <w:style w:type="table" w:customStyle="1" w:styleId="TableGrid38">
    <w:name w:val="Table Grid38"/>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5">
    <w:name w:val="GS1_Table_Text5"/>
    <w:basedOn w:val="Standard"/>
    <w:pPr>
      <w:spacing w:before="60" w:after="60"/>
    </w:pPr>
    <w:rPr>
      <w:rFonts w:ascii="Arial" w:hAnsi="Arial"/>
      <w:sz w:val="18"/>
      <w:szCs w:val="24"/>
      <w:lang w:val="en-GB"/>
    </w:rPr>
  </w:style>
  <w:style w:type="paragraph" w:customStyle="1" w:styleId="GS1TableHeading5">
    <w:name w:val="GS1_Table_Heading5"/>
    <w:basedOn w:val="Standard"/>
    <w:pPr>
      <w:keepNext/>
      <w:spacing w:before="60" w:after="60"/>
    </w:pPr>
    <w:rPr>
      <w:rFonts w:ascii="Arial" w:hAnsi="Arial"/>
      <w:b/>
      <w:bCs/>
      <w:color w:val="FFFFFF"/>
      <w:sz w:val="18"/>
      <w:szCs w:val="24"/>
      <w:lang w:val="en-GB"/>
    </w:rPr>
  </w:style>
  <w:style w:type="character" w:customStyle="1" w:styleId="CommentSubjectChar16">
    <w:name w:val="Comment Subject Char16"/>
    <w:uiPriority w:val="99"/>
    <w:semiHidden/>
    <w:rPr>
      <w:rFonts w:ascii="Calibri" w:eastAsia="Times New Roman" w:hAnsi="Calibri" w:cs="Times New Roman"/>
      <w:b/>
      <w:bCs/>
      <w:sz w:val="20"/>
      <w:szCs w:val="20"/>
      <w:lang w:val="en-US"/>
    </w:rPr>
  </w:style>
  <w:style w:type="table" w:customStyle="1" w:styleId="LightList-Accent1118">
    <w:name w:val="Light List - Accent 1118"/>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8">
    <w:name w:val="Table Paragraph18"/>
    <w:basedOn w:val="Standard"/>
    <w:uiPriority w:val="1"/>
    <w:qFormat/>
    <w:pPr>
      <w:widowControl w:val="0"/>
    </w:pPr>
    <w:rPr>
      <w:rFonts w:eastAsia="Calibri"/>
    </w:rPr>
  </w:style>
  <w:style w:type="table" w:customStyle="1" w:styleId="TableGrid318">
    <w:name w:val="Table Grid318"/>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7">
    <w:name w:val="Table Paragraph27"/>
    <w:basedOn w:val="Standard"/>
    <w:uiPriority w:val="1"/>
    <w:qFormat/>
    <w:pPr>
      <w:widowControl w:val="0"/>
    </w:pPr>
    <w:rPr>
      <w:rFonts w:eastAsia="Calibri"/>
    </w:rPr>
  </w:style>
  <w:style w:type="character" w:customStyle="1" w:styleId="CommentSubjectChar112">
    <w:name w:val="Comment Subject Char112"/>
    <w:uiPriority w:val="99"/>
    <w:semiHidden/>
    <w:rPr>
      <w:rFonts w:ascii="Calibri" w:eastAsia="Times New Roman" w:hAnsi="Calibri" w:cs="Times New Roman"/>
      <w:b/>
      <w:bCs/>
      <w:sz w:val="20"/>
      <w:szCs w:val="20"/>
      <w:lang w:val="en-US"/>
    </w:rPr>
  </w:style>
  <w:style w:type="table" w:customStyle="1" w:styleId="LightList-Accent11113">
    <w:name w:val="Light List - Accent 1111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13">
    <w:name w:val="Table Paragraph113"/>
    <w:basedOn w:val="Standard"/>
    <w:uiPriority w:val="1"/>
    <w:qFormat/>
    <w:pPr>
      <w:widowControl w:val="0"/>
    </w:pPr>
    <w:rPr>
      <w:rFonts w:eastAsia="Calibri"/>
    </w:rPr>
  </w:style>
  <w:style w:type="table" w:customStyle="1" w:styleId="TableGrid3113">
    <w:name w:val="Table Grid311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ommentSubjectChar22">
    <w:name w:val="Comment Subject Char22"/>
    <w:uiPriority w:val="99"/>
    <w:semiHidden/>
    <w:rPr>
      <w:rFonts w:ascii="Calibri" w:eastAsia="Times New Roman" w:hAnsi="Calibri" w:cs="Times New Roman"/>
      <w:b/>
      <w:bCs/>
      <w:sz w:val="20"/>
      <w:szCs w:val="20"/>
      <w:lang w:val="en-US"/>
    </w:rPr>
  </w:style>
  <w:style w:type="table" w:customStyle="1" w:styleId="LightList-Accent1123">
    <w:name w:val="Light List - Accent 112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33">
    <w:name w:val="Table Paragraph33"/>
    <w:basedOn w:val="Standard"/>
    <w:uiPriority w:val="1"/>
    <w:qFormat/>
    <w:pPr>
      <w:widowControl w:val="0"/>
    </w:pPr>
    <w:rPr>
      <w:rFonts w:eastAsia="Calibri"/>
    </w:rPr>
  </w:style>
  <w:style w:type="paragraph" w:customStyle="1" w:styleId="NoSpacing112">
    <w:name w:val="No Spacing112"/>
    <w:basedOn w:val="Standard"/>
    <w:uiPriority w:val="1"/>
    <w:qFormat/>
    <w:rPr>
      <w:rFonts w:ascii="Arial" w:hAnsi="Arial"/>
      <w:sz w:val="20"/>
      <w:szCs w:val="20"/>
      <w:lang w:val="en-GB" w:eastAsia="nl-NL"/>
    </w:rPr>
  </w:style>
  <w:style w:type="table" w:customStyle="1" w:styleId="TableGrid323">
    <w:name w:val="Table Grid32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12">
    <w:name w:val="GS1_Table_Text12"/>
    <w:basedOn w:val="Standard"/>
    <w:pPr>
      <w:spacing w:before="60" w:after="60"/>
    </w:pPr>
    <w:rPr>
      <w:rFonts w:ascii="Arial" w:hAnsi="Arial"/>
      <w:sz w:val="18"/>
      <w:szCs w:val="24"/>
      <w:lang w:val="en-GB"/>
    </w:rPr>
  </w:style>
  <w:style w:type="paragraph" w:customStyle="1" w:styleId="GS1TableHeading12">
    <w:name w:val="GS1_Table_Heading12"/>
    <w:basedOn w:val="Standard"/>
    <w:pPr>
      <w:keepNext/>
      <w:spacing w:before="60" w:after="60"/>
    </w:pPr>
    <w:rPr>
      <w:rFonts w:ascii="Arial" w:hAnsi="Arial"/>
      <w:b/>
      <w:bCs/>
      <w:color w:val="FFFFFF"/>
      <w:sz w:val="18"/>
      <w:szCs w:val="24"/>
      <w:lang w:val="en-GB"/>
    </w:rPr>
  </w:style>
  <w:style w:type="character" w:customStyle="1" w:styleId="CommentSubjectChar122">
    <w:name w:val="Comment Subject Char122"/>
    <w:uiPriority w:val="99"/>
    <w:semiHidden/>
    <w:rPr>
      <w:rFonts w:ascii="Calibri" w:eastAsia="Times New Roman" w:hAnsi="Calibri" w:cs="Times New Roman"/>
      <w:b/>
      <w:bCs/>
      <w:sz w:val="20"/>
      <w:szCs w:val="20"/>
      <w:lang w:val="en-US"/>
    </w:rPr>
  </w:style>
  <w:style w:type="table" w:customStyle="1" w:styleId="LightList-Accent11123">
    <w:name w:val="Light List - Accent 1112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23">
    <w:name w:val="Table Paragraph123"/>
    <w:basedOn w:val="Standard"/>
    <w:uiPriority w:val="1"/>
    <w:qFormat/>
    <w:pPr>
      <w:widowControl w:val="0"/>
    </w:pPr>
    <w:rPr>
      <w:rFonts w:eastAsia="Calibri"/>
    </w:rPr>
  </w:style>
  <w:style w:type="table" w:customStyle="1" w:styleId="TableGrid3123">
    <w:name w:val="Table Grid312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13">
    <w:name w:val="Table Paragraph213"/>
    <w:basedOn w:val="Standard"/>
    <w:uiPriority w:val="1"/>
    <w:qFormat/>
    <w:pPr>
      <w:widowControl w:val="0"/>
    </w:pPr>
    <w:rPr>
      <w:rFonts w:eastAsia="Calibri"/>
    </w:rPr>
  </w:style>
  <w:style w:type="character" w:customStyle="1" w:styleId="CommentSubjectChar31">
    <w:name w:val="Comment Subject Char31"/>
    <w:uiPriority w:val="99"/>
    <w:semiHidden/>
    <w:rPr>
      <w:rFonts w:ascii="Calibri" w:eastAsia="Times New Roman" w:hAnsi="Calibri" w:cs="Times New Roman"/>
      <w:b/>
      <w:bCs/>
      <w:sz w:val="20"/>
      <w:szCs w:val="20"/>
      <w:lang w:val="en-US"/>
    </w:rPr>
  </w:style>
  <w:style w:type="table" w:customStyle="1" w:styleId="LightList-Accent1132">
    <w:name w:val="Light List - Accent 113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42">
    <w:name w:val="Table Paragraph42"/>
    <w:basedOn w:val="Standard"/>
    <w:uiPriority w:val="1"/>
    <w:qFormat/>
    <w:pPr>
      <w:widowControl w:val="0"/>
    </w:pPr>
    <w:rPr>
      <w:rFonts w:eastAsia="Calibri"/>
    </w:rPr>
  </w:style>
  <w:style w:type="table" w:customStyle="1" w:styleId="TableGrid332">
    <w:name w:val="Table Grid33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32">
    <w:name w:val="Light List - Accent 1113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32">
    <w:name w:val="Table Paragraph132"/>
    <w:basedOn w:val="Standard"/>
    <w:uiPriority w:val="1"/>
    <w:qFormat/>
    <w:pPr>
      <w:widowControl w:val="0"/>
    </w:pPr>
    <w:rPr>
      <w:rFonts w:eastAsia="Calibri"/>
    </w:rPr>
  </w:style>
  <w:style w:type="table" w:customStyle="1" w:styleId="TableGrid3132">
    <w:name w:val="Table Grid313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22">
    <w:name w:val="Table Paragraph222"/>
    <w:basedOn w:val="Standard"/>
    <w:uiPriority w:val="1"/>
    <w:qFormat/>
    <w:pPr>
      <w:widowControl w:val="0"/>
    </w:pPr>
    <w:rPr>
      <w:rFonts w:eastAsia="Calibri"/>
    </w:rPr>
  </w:style>
  <w:style w:type="character" w:customStyle="1" w:styleId="CommentSubjectChar41">
    <w:name w:val="Comment Subject Char41"/>
    <w:uiPriority w:val="99"/>
    <w:semiHidden/>
    <w:rPr>
      <w:rFonts w:ascii="Calibri" w:eastAsia="Times New Roman" w:hAnsi="Calibri" w:cs="Times New Roman"/>
      <w:b/>
      <w:bCs/>
      <w:sz w:val="20"/>
      <w:szCs w:val="20"/>
      <w:lang w:val="en-US"/>
    </w:rPr>
  </w:style>
  <w:style w:type="table" w:customStyle="1" w:styleId="LightList-Accent1142">
    <w:name w:val="Light List - Accent 114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52">
    <w:name w:val="Table Paragraph52"/>
    <w:basedOn w:val="Standard"/>
    <w:uiPriority w:val="1"/>
    <w:qFormat/>
    <w:pPr>
      <w:widowControl w:val="0"/>
    </w:pPr>
    <w:rPr>
      <w:rFonts w:eastAsia="Calibri"/>
    </w:rPr>
  </w:style>
  <w:style w:type="paragraph" w:customStyle="1" w:styleId="NoSpacing121">
    <w:name w:val="No Spacing121"/>
    <w:basedOn w:val="Standard"/>
    <w:uiPriority w:val="1"/>
    <w:qFormat/>
    <w:rPr>
      <w:rFonts w:ascii="Arial" w:hAnsi="Arial"/>
      <w:sz w:val="20"/>
      <w:szCs w:val="20"/>
      <w:lang w:val="en-GB" w:eastAsia="nl-NL"/>
    </w:rPr>
  </w:style>
  <w:style w:type="table" w:customStyle="1" w:styleId="TableGrid342">
    <w:name w:val="Table Grid34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21">
    <w:name w:val="GS1_Table_Text21"/>
    <w:basedOn w:val="Standard"/>
    <w:pPr>
      <w:spacing w:before="60" w:after="60"/>
    </w:pPr>
    <w:rPr>
      <w:rFonts w:ascii="Arial" w:hAnsi="Arial"/>
      <w:sz w:val="18"/>
      <w:szCs w:val="24"/>
      <w:lang w:val="en-GB"/>
    </w:rPr>
  </w:style>
  <w:style w:type="paragraph" w:customStyle="1" w:styleId="GS1TableHeading21">
    <w:name w:val="GS1_Table_Heading21"/>
    <w:basedOn w:val="Standard"/>
    <w:pPr>
      <w:keepNext/>
      <w:spacing w:before="60" w:after="60"/>
    </w:pPr>
    <w:rPr>
      <w:rFonts w:ascii="Arial" w:hAnsi="Arial"/>
      <w:b/>
      <w:bCs/>
      <w:color w:val="FFFFFF"/>
      <w:sz w:val="18"/>
      <w:szCs w:val="24"/>
      <w:lang w:val="en-GB"/>
    </w:rPr>
  </w:style>
  <w:style w:type="character" w:customStyle="1" w:styleId="CommentSubjectChar131">
    <w:name w:val="Comment Subject Char131"/>
    <w:uiPriority w:val="99"/>
    <w:semiHidden/>
    <w:rPr>
      <w:rFonts w:ascii="Calibri" w:eastAsia="Times New Roman" w:hAnsi="Calibri" w:cs="Times New Roman"/>
      <w:b/>
      <w:bCs/>
      <w:sz w:val="20"/>
      <w:szCs w:val="20"/>
      <w:lang w:val="en-US"/>
    </w:rPr>
  </w:style>
  <w:style w:type="table" w:customStyle="1" w:styleId="LightList-Accent11142">
    <w:name w:val="Light List - Accent 1114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42">
    <w:name w:val="Table Paragraph142"/>
    <w:basedOn w:val="Standard"/>
    <w:uiPriority w:val="1"/>
    <w:qFormat/>
    <w:pPr>
      <w:widowControl w:val="0"/>
    </w:pPr>
    <w:rPr>
      <w:rFonts w:eastAsia="Calibri"/>
    </w:rPr>
  </w:style>
  <w:style w:type="table" w:customStyle="1" w:styleId="TableGrid3142">
    <w:name w:val="Table Grid314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32">
    <w:name w:val="Table Paragraph232"/>
    <w:basedOn w:val="Standard"/>
    <w:uiPriority w:val="1"/>
    <w:qFormat/>
    <w:pPr>
      <w:widowControl w:val="0"/>
    </w:pPr>
    <w:rPr>
      <w:rFonts w:eastAsia="Calibri"/>
    </w:rPr>
  </w:style>
  <w:style w:type="character" w:customStyle="1" w:styleId="CommentSubjectChar1111">
    <w:name w:val="Comment Subject Char1111"/>
    <w:uiPriority w:val="99"/>
    <w:semiHidden/>
    <w:rPr>
      <w:rFonts w:ascii="Calibri" w:eastAsia="Times New Roman" w:hAnsi="Calibri" w:cs="Times New Roman"/>
      <w:b/>
      <w:bCs/>
      <w:sz w:val="20"/>
      <w:szCs w:val="20"/>
      <w:lang w:val="en-US"/>
    </w:rPr>
  </w:style>
  <w:style w:type="table" w:customStyle="1" w:styleId="LightList-Accent111112">
    <w:name w:val="Light List - Accent 11111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112">
    <w:name w:val="Table Paragraph1112"/>
    <w:basedOn w:val="Standard"/>
    <w:uiPriority w:val="1"/>
    <w:qFormat/>
    <w:pPr>
      <w:widowControl w:val="0"/>
    </w:pPr>
    <w:rPr>
      <w:rFonts w:eastAsia="Calibri"/>
    </w:rPr>
  </w:style>
  <w:style w:type="table" w:customStyle="1" w:styleId="TableGrid31112">
    <w:name w:val="Table Grid3111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ommentSubjectChar211">
    <w:name w:val="Comment Subject Char211"/>
    <w:uiPriority w:val="99"/>
    <w:semiHidden/>
    <w:rPr>
      <w:rFonts w:ascii="Calibri" w:eastAsia="Times New Roman" w:hAnsi="Calibri" w:cs="Times New Roman"/>
      <w:b/>
      <w:bCs/>
      <w:sz w:val="20"/>
      <w:szCs w:val="20"/>
      <w:lang w:val="en-US"/>
    </w:rPr>
  </w:style>
  <w:style w:type="table" w:customStyle="1" w:styleId="LightList-Accent11212">
    <w:name w:val="Light List - Accent 1121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312">
    <w:name w:val="Table Paragraph312"/>
    <w:basedOn w:val="Standard"/>
    <w:uiPriority w:val="1"/>
    <w:qFormat/>
    <w:pPr>
      <w:widowControl w:val="0"/>
    </w:pPr>
    <w:rPr>
      <w:rFonts w:eastAsia="Calibri"/>
    </w:rPr>
  </w:style>
  <w:style w:type="paragraph" w:customStyle="1" w:styleId="NoSpacing1111">
    <w:name w:val="No Spacing1111"/>
    <w:basedOn w:val="Standard"/>
    <w:uiPriority w:val="1"/>
    <w:qFormat/>
    <w:rPr>
      <w:rFonts w:ascii="Arial" w:hAnsi="Arial"/>
      <w:sz w:val="20"/>
      <w:szCs w:val="20"/>
      <w:lang w:val="en-GB" w:eastAsia="nl-NL"/>
    </w:rPr>
  </w:style>
  <w:style w:type="table" w:customStyle="1" w:styleId="TableGrid3212">
    <w:name w:val="Table Grid321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111">
    <w:name w:val="GS1_Table_Text111"/>
    <w:basedOn w:val="Standard"/>
    <w:pPr>
      <w:spacing w:before="60" w:after="60"/>
    </w:pPr>
    <w:rPr>
      <w:rFonts w:ascii="Arial" w:hAnsi="Arial"/>
      <w:sz w:val="18"/>
      <w:szCs w:val="24"/>
      <w:lang w:val="en-GB"/>
    </w:rPr>
  </w:style>
  <w:style w:type="paragraph" w:customStyle="1" w:styleId="GS1TableHeading111">
    <w:name w:val="GS1_Table_Heading111"/>
    <w:basedOn w:val="Standard"/>
    <w:pPr>
      <w:keepNext/>
      <w:spacing w:before="60" w:after="60"/>
    </w:pPr>
    <w:rPr>
      <w:rFonts w:ascii="Arial" w:hAnsi="Arial"/>
      <w:b/>
      <w:bCs/>
      <w:color w:val="FFFFFF"/>
      <w:sz w:val="18"/>
      <w:szCs w:val="24"/>
      <w:lang w:val="en-GB"/>
    </w:rPr>
  </w:style>
  <w:style w:type="character" w:customStyle="1" w:styleId="CommentSubjectChar1211">
    <w:name w:val="Comment Subject Char1211"/>
    <w:uiPriority w:val="99"/>
    <w:semiHidden/>
    <w:rPr>
      <w:rFonts w:ascii="Calibri" w:eastAsia="Times New Roman" w:hAnsi="Calibri" w:cs="Times New Roman"/>
      <w:b/>
      <w:bCs/>
      <w:sz w:val="20"/>
      <w:szCs w:val="20"/>
      <w:lang w:val="en-US"/>
    </w:rPr>
  </w:style>
  <w:style w:type="table" w:customStyle="1" w:styleId="LightList-Accent111212">
    <w:name w:val="Light List - Accent 11121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212">
    <w:name w:val="Table Paragraph1212"/>
    <w:basedOn w:val="Standard"/>
    <w:uiPriority w:val="1"/>
    <w:qFormat/>
    <w:pPr>
      <w:widowControl w:val="0"/>
    </w:pPr>
    <w:rPr>
      <w:rFonts w:eastAsia="Calibri"/>
    </w:rPr>
  </w:style>
  <w:style w:type="table" w:customStyle="1" w:styleId="TableGrid31212">
    <w:name w:val="Table Grid3121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112">
    <w:name w:val="Table Paragraph2112"/>
    <w:basedOn w:val="Standard"/>
    <w:uiPriority w:val="1"/>
    <w:qFormat/>
    <w:pPr>
      <w:widowControl w:val="0"/>
    </w:pPr>
    <w:rPr>
      <w:rFonts w:eastAsia="Calibri"/>
    </w:rPr>
  </w:style>
  <w:style w:type="paragraph" w:customStyle="1" w:styleId="TableParagraph62">
    <w:name w:val="Table Paragraph62"/>
    <w:basedOn w:val="Standard"/>
    <w:uiPriority w:val="1"/>
    <w:qFormat/>
    <w:pPr>
      <w:widowControl w:val="0"/>
    </w:pPr>
    <w:rPr>
      <w:rFonts w:eastAsia="Calibri"/>
    </w:rPr>
  </w:style>
  <w:style w:type="paragraph" w:customStyle="1" w:styleId="TableParagraph72">
    <w:name w:val="Table Paragraph72"/>
    <w:basedOn w:val="Standard"/>
    <w:uiPriority w:val="1"/>
    <w:qFormat/>
    <w:pPr>
      <w:widowControl w:val="0"/>
    </w:pPr>
    <w:rPr>
      <w:rFonts w:eastAsia="Calibri"/>
    </w:rPr>
  </w:style>
  <w:style w:type="character" w:customStyle="1" w:styleId="CommentSubjectChar51">
    <w:name w:val="Comment Subject Char51"/>
    <w:uiPriority w:val="99"/>
    <w:semiHidden/>
    <w:rPr>
      <w:rFonts w:ascii="Calibri" w:eastAsia="Times New Roman" w:hAnsi="Calibri" w:cs="Times New Roman"/>
      <w:b/>
      <w:bCs/>
      <w:sz w:val="20"/>
      <w:szCs w:val="20"/>
      <w:lang w:val="en-US" w:eastAsia="en-US"/>
    </w:rPr>
  </w:style>
  <w:style w:type="table" w:customStyle="1" w:styleId="LightList-Accent1152">
    <w:name w:val="Light List - Accent 115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NoSpacing131">
    <w:name w:val="No Spacing131"/>
    <w:basedOn w:val="Standard"/>
    <w:uiPriority w:val="1"/>
    <w:qFormat/>
    <w:rPr>
      <w:rFonts w:ascii="Arial" w:hAnsi="Arial"/>
      <w:sz w:val="20"/>
      <w:szCs w:val="20"/>
      <w:lang w:val="en-GB" w:eastAsia="nl-NL"/>
    </w:rPr>
  </w:style>
  <w:style w:type="table" w:customStyle="1" w:styleId="TableGrid352">
    <w:name w:val="Table Grid35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31">
    <w:name w:val="GS1_Table_Text31"/>
    <w:basedOn w:val="Standard"/>
    <w:pPr>
      <w:spacing w:before="60" w:after="60"/>
    </w:pPr>
    <w:rPr>
      <w:rFonts w:ascii="Arial" w:hAnsi="Arial"/>
      <w:sz w:val="18"/>
      <w:szCs w:val="24"/>
      <w:lang w:val="en-GB"/>
    </w:rPr>
  </w:style>
  <w:style w:type="paragraph" w:customStyle="1" w:styleId="GS1TableHeading31">
    <w:name w:val="GS1_Table_Heading31"/>
    <w:basedOn w:val="Standard"/>
    <w:pPr>
      <w:keepNext/>
      <w:spacing w:before="60" w:after="60"/>
    </w:pPr>
    <w:rPr>
      <w:rFonts w:ascii="Arial" w:hAnsi="Arial"/>
      <w:b/>
      <w:bCs/>
      <w:color w:val="FFFFFF"/>
      <w:sz w:val="18"/>
      <w:szCs w:val="24"/>
      <w:lang w:val="en-GB"/>
    </w:rPr>
  </w:style>
  <w:style w:type="character" w:customStyle="1" w:styleId="CommentSubjectChar141">
    <w:name w:val="Comment Subject Char141"/>
    <w:uiPriority w:val="99"/>
    <w:semiHidden/>
    <w:rPr>
      <w:rFonts w:ascii="Calibri" w:eastAsia="Times New Roman" w:hAnsi="Calibri" w:cs="Times New Roman"/>
      <w:b/>
      <w:bCs/>
      <w:sz w:val="20"/>
      <w:szCs w:val="20"/>
      <w:lang w:val="en-US" w:eastAsia="en-US"/>
    </w:rPr>
  </w:style>
  <w:style w:type="table" w:customStyle="1" w:styleId="LightList-Accent11152">
    <w:name w:val="Light List - Accent 1115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52">
    <w:name w:val="Table Paragraph152"/>
    <w:basedOn w:val="Standard"/>
    <w:uiPriority w:val="1"/>
    <w:qFormat/>
    <w:pPr>
      <w:widowControl w:val="0"/>
    </w:pPr>
    <w:rPr>
      <w:rFonts w:eastAsia="Calibri"/>
    </w:rPr>
  </w:style>
  <w:style w:type="table" w:customStyle="1" w:styleId="TableGrid3152">
    <w:name w:val="Table Grid315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42">
    <w:name w:val="Table Paragraph242"/>
    <w:basedOn w:val="Standard"/>
    <w:uiPriority w:val="1"/>
    <w:qFormat/>
    <w:pPr>
      <w:widowControl w:val="0"/>
    </w:pPr>
    <w:rPr>
      <w:rFonts w:eastAsia="Calibri"/>
    </w:rPr>
  </w:style>
  <w:style w:type="paragraph" w:customStyle="1" w:styleId="TableParagraph82">
    <w:name w:val="Table Paragraph82"/>
    <w:basedOn w:val="Standard"/>
    <w:uiPriority w:val="1"/>
    <w:qFormat/>
    <w:pPr>
      <w:widowControl w:val="0"/>
    </w:pPr>
    <w:rPr>
      <w:rFonts w:eastAsia="Calibri"/>
    </w:rPr>
  </w:style>
  <w:style w:type="character" w:customStyle="1" w:styleId="CommentSubjectChar61">
    <w:name w:val="Comment Subject Char61"/>
    <w:uiPriority w:val="99"/>
    <w:semiHidden/>
    <w:rPr>
      <w:rFonts w:ascii="Calibri" w:eastAsia="Times New Roman" w:hAnsi="Calibri" w:cs="Times New Roman"/>
      <w:b/>
      <w:bCs/>
      <w:sz w:val="20"/>
      <w:szCs w:val="20"/>
      <w:lang w:val="en-US" w:eastAsia="en-US"/>
    </w:rPr>
  </w:style>
  <w:style w:type="table" w:customStyle="1" w:styleId="LightList-Accent1162">
    <w:name w:val="Light List - Accent 116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NoSpacing141">
    <w:name w:val="No Spacing141"/>
    <w:basedOn w:val="Standard"/>
    <w:uiPriority w:val="1"/>
    <w:qFormat/>
    <w:rPr>
      <w:rFonts w:ascii="Arial" w:hAnsi="Arial"/>
      <w:sz w:val="20"/>
      <w:szCs w:val="20"/>
      <w:lang w:val="en-GB" w:eastAsia="nl-NL"/>
    </w:rPr>
  </w:style>
  <w:style w:type="table" w:customStyle="1" w:styleId="TableGrid362">
    <w:name w:val="Table Grid36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41">
    <w:name w:val="GS1_Table_Text41"/>
    <w:basedOn w:val="Standard"/>
    <w:pPr>
      <w:spacing w:before="60" w:after="60"/>
    </w:pPr>
    <w:rPr>
      <w:rFonts w:ascii="Arial" w:hAnsi="Arial"/>
      <w:sz w:val="18"/>
      <w:szCs w:val="24"/>
      <w:lang w:val="en-GB"/>
    </w:rPr>
  </w:style>
  <w:style w:type="paragraph" w:customStyle="1" w:styleId="GS1TableHeading41">
    <w:name w:val="GS1_Table_Heading41"/>
    <w:basedOn w:val="Standard"/>
    <w:pPr>
      <w:keepNext/>
      <w:spacing w:before="60" w:after="60"/>
    </w:pPr>
    <w:rPr>
      <w:rFonts w:ascii="Arial" w:hAnsi="Arial"/>
      <w:b/>
      <w:bCs/>
      <w:color w:val="FFFFFF"/>
      <w:sz w:val="18"/>
      <w:szCs w:val="24"/>
      <w:lang w:val="en-GB"/>
    </w:rPr>
  </w:style>
  <w:style w:type="character" w:customStyle="1" w:styleId="CommentSubjectChar151">
    <w:name w:val="Comment Subject Char151"/>
    <w:uiPriority w:val="99"/>
    <w:semiHidden/>
    <w:rPr>
      <w:rFonts w:ascii="Calibri" w:eastAsia="Times New Roman" w:hAnsi="Calibri" w:cs="Times New Roman"/>
      <w:b/>
      <w:bCs/>
      <w:sz w:val="20"/>
      <w:szCs w:val="20"/>
      <w:lang w:val="en-US" w:eastAsia="en-US"/>
    </w:rPr>
  </w:style>
  <w:style w:type="table" w:customStyle="1" w:styleId="LightList-Accent11162">
    <w:name w:val="Light List - Accent 1116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62">
    <w:name w:val="Table Paragraph162"/>
    <w:basedOn w:val="Standard"/>
    <w:uiPriority w:val="1"/>
    <w:qFormat/>
    <w:pPr>
      <w:widowControl w:val="0"/>
    </w:pPr>
    <w:rPr>
      <w:rFonts w:eastAsia="Calibri"/>
    </w:rPr>
  </w:style>
  <w:style w:type="table" w:customStyle="1" w:styleId="TableGrid3162">
    <w:name w:val="Table Grid316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52">
    <w:name w:val="Table Paragraph252"/>
    <w:basedOn w:val="Standard"/>
    <w:uiPriority w:val="1"/>
    <w:qFormat/>
    <w:pPr>
      <w:widowControl w:val="0"/>
    </w:pPr>
    <w:rPr>
      <w:rFonts w:eastAsia="Calibri"/>
    </w:rPr>
  </w:style>
  <w:style w:type="character" w:customStyle="1" w:styleId="Heading1Char30">
    <w:name w:val="Heading 1 Char30"/>
    <w:uiPriority w:val="9"/>
    <w:rPr>
      <w:rFonts w:ascii="Cambria" w:eastAsia="Times New Roman" w:hAnsi="Cambria" w:cs="Times New Roman"/>
      <w:b/>
      <w:bCs/>
      <w:sz w:val="28"/>
      <w:szCs w:val="28"/>
      <w:lang w:val="en-US"/>
    </w:rPr>
  </w:style>
  <w:style w:type="character" w:customStyle="1" w:styleId="Heading2Char21">
    <w:name w:val="Heading 2 Char21"/>
    <w:uiPriority w:val="9"/>
    <w:rPr>
      <w:rFonts w:ascii="Cambria" w:eastAsia="Times New Roman" w:hAnsi="Cambria" w:cs="Times New Roman"/>
      <w:sz w:val="26"/>
      <w:szCs w:val="26"/>
      <w:lang w:val="en-US"/>
    </w:rPr>
  </w:style>
  <w:style w:type="character" w:customStyle="1" w:styleId="FootnoteTextChar14">
    <w:name w:val="Footnote Text Char14"/>
    <w:uiPriority w:val="99"/>
    <w:rPr>
      <w:sz w:val="20"/>
      <w:szCs w:val="20"/>
    </w:rPr>
  </w:style>
  <w:style w:type="character" w:customStyle="1" w:styleId="Heading1Char31">
    <w:name w:val="Heading 1 Char31"/>
    <w:uiPriority w:val="9"/>
    <w:rPr>
      <w:rFonts w:ascii="Cambria" w:eastAsia="Times New Roman" w:hAnsi="Cambria" w:cs="Times New Roman"/>
      <w:b/>
      <w:bCs/>
      <w:sz w:val="28"/>
      <w:szCs w:val="28"/>
      <w:lang w:val="en-US"/>
    </w:rPr>
  </w:style>
  <w:style w:type="character" w:customStyle="1" w:styleId="Heading1Char32">
    <w:name w:val="Heading 1 Char32"/>
    <w:uiPriority w:val="9"/>
    <w:rPr>
      <w:rFonts w:ascii="Cambria" w:eastAsia="Times New Roman" w:hAnsi="Cambria" w:cs="Times New Roman"/>
      <w:b/>
      <w:bCs/>
      <w:sz w:val="28"/>
      <w:szCs w:val="28"/>
      <w:lang w:val="en-US"/>
    </w:rPr>
  </w:style>
  <w:style w:type="character" w:customStyle="1" w:styleId="Heading2Char22">
    <w:name w:val="Heading 2 Char22"/>
    <w:uiPriority w:val="9"/>
    <w:rPr>
      <w:rFonts w:ascii="Cambria" w:eastAsia="Times New Roman" w:hAnsi="Cambria" w:cs="Times New Roman"/>
      <w:sz w:val="26"/>
      <w:szCs w:val="26"/>
      <w:lang w:val="en-US"/>
    </w:rPr>
  </w:style>
  <w:style w:type="character" w:customStyle="1" w:styleId="Heading3Char15">
    <w:name w:val="Heading 3 Char15"/>
    <w:uiPriority w:val="9"/>
    <w:rPr>
      <w:rFonts w:ascii="Cambria" w:eastAsia="Times New Roman" w:hAnsi="Cambria" w:cs="Times New Roman"/>
      <w:b/>
      <w:bCs/>
      <w:lang w:val="en-US"/>
    </w:rPr>
  </w:style>
  <w:style w:type="character" w:customStyle="1" w:styleId="Heading1Char33">
    <w:name w:val="Heading 1 Char33"/>
    <w:uiPriority w:val="9"/>
    <w:rPr>
      <w:rFonts w:ascii="Cambria" w:eastAsia="Times New Roman" w:hAnsi="Cambria" w:cs="Times New Roman"/>
      <w:b/>
      <w:bCs/>
      <w:sz w:val="28"/>
      <w:szCs w:val="28"/>
      <w:lang w:val="en-US"/>
    </w:rPr>
  </w:style>
  <w:style w:type="character" w:customStyle="1" w:styleId="Heading2Char23">
    <w:name w:val="Heading 2 Char23"/>
    <w:uiPriority w:val="9"/>
    <w:rPr>
      <w:rFonts w:ascii="Cambria" w:eastAsia="Times New Roman" w:hAnsi="Cambria" w:cs="Times New Roman"/>
      <w:sz w:val="26"/>
      <w:szCs w:val="26"/>
      <w:lang w:val="en-US"/>
    </w:rPr>
  </w:style>
  <w:style w:type="character" w:customStyle="1" w:styleId="Heading3Char16">
    <w:name w:val="Heading 3 Char16"/>
    <w:uiPriority w:val="9"/>
    <w:rPr>
      <w:rFonts w:ascii="Cambria" w:eastAsia="Times New Roman" w:hAnsi="Cambria" w:cs="Times New Roman"/>
      <w:b/>
      <w:bCs/>
      <w:lang w:val="en-US"/>
    </w:rPr>
  </w:style>
  <w:style w:type="character" w:customStyle="1" w:styleId="CommentTextChar13">
    <w:name w:val="Comment Text Char13"/>
    <w:uiPriority w:val="99"/>
    <w:semiHidden/>
    <w:rPr>
      <w:rFonts w:ascii="Calibri" w:eastAsia="Times New Roman" w:hAnsi="Calibri" w:cs="Times New Roman"/>
      <w:sz w:val="20"/>
      <w:szCs w:val="20"/>
      <w:lang w:val="en-US"/>
    </w:rPr>
  </w:style>
  <w:style w:type="paragraph" w:customStyle="1" w:styleId="TableParagraph63">
    <w:name w:val="Table Paragraph63"/>
    <w:basedOn w:val="Standard"/>
    <w:uiPriority w:val="1"/>
    <w:qFormat/>
    <w:pPr>
      <w:widowControl w:val="0"/>
    </w:pPr>
    <w:rPr>
      <w:rFonts w:eastAsia="Calibri"/>
    </w:rPr>
  </w:style>
  <w:style w:type="character" w:customStyle="1" w:styleId="Heading1Char34">
    <w:name w:val="Heading 1 Char34"/>
    <w:uiPriority w:val="9"/>
    <w:rPr>
      <w:rFonts w:ascii="Cambria" w:eastAsia="Times New Roman" w:hAnsi="Cambria" w:cs="Times New Roman"/>
      <w:b/>
      <w:bCs/>
      <w:sz w:val="28"/>
      <w:szCs w:val="28"/>
      <w:lang w:val="en-US" w:eastAsia="en-US"/>
    </w:rPr>
  </w:style>
  <w:style w:type="character" w:customStyle="1" w:styleId="Heading2Char24">
    <w:name w:val="Heading 2 Char24"/>
    <w:uiPriority w:val="9"/>
    <w:rPr>
      <w:rFonts w:ascii="Cambria" w:eastAsia="Times New Roman" w:hAnsi="Cambria" w:cs="Times New Roman"/>
      <w:sz w:val="26"/>
      <w:szCs w:val="26"/>
      <w:lang w:val="en-US" w:eastAsia="en-US"/>
    </w:rPr>
  </w:style>
  <w:style w:type="character" w:customStyle="1" w:styleId="Heading3Char17">
    <w:name w:val="Heading 3 Char17"/>
    <w:uiPriority w:val="9"/>
    <w:rPr>
      <w:rFonts w:ascii="Cambria" w:eastAsia="Times New Roman" w:hAnsi="Cambria" w:cs="Times New Roman"/>
      <w:b/>
      <w:bCs/>
      <w:lang w:val="en-US" w:eastAsia="en-US"/>
    </w:rPr>
  </w:style>
  <w:style w:type="character" w:customStyle="1" w:styleId="Heading4Char12">
    <w:name w:val="Heading 4 Char12"/>
    <w:uiPriority w:val="9"/>
    <w:semiHidden/>
    <w:rPr>
      <w:rFonts w:ascii="Cambria" w:eastAsia="Times New Roman" w:hAnsi="Cambria" w:cs="Times New Roman"/>
      <w:b/>
      <w:bCs/>
      <w:i/>
      <w:iCs/>
      <w:lang w:val="en-US" w:eastAsia="en-US"/>
    </w:rPr>
  </w:style>
  <w:style w:type="character" w:customStyle="1" w:styleId="Heading5Char12">
    <w:name w:val="Heading 5 Char12"/>
    <w:uiPriority w:val="9"/>
    <w:semiHidden/>
    <w:rPr>
      <w:rFonts w:ascii="Cambria" w:eastAsia="Times New Roman" w:hAnsi="Cambria" w:cs="Times New Roman"/>
      <w:b/>
      <w:bCs/>
      <w:color w:val="7F7F7F"/>
      <w:lang w:val="en-US" w:eastAsia="en-US"/>
    </w:rPr>
  </w:style>
  <w:style w:type="character" w:customStyle="1" w:styleId="Heading6Char12">
    <w:name w:val="Heading 6 Char12"/>
    <w:uiPriority w:val="9"/>
    <w:semiHidden/>
    <w:rPr>
      <w:rFonts w:ascii="Cambria" w:eastAsia="Times New Roman" w:hAnsi="Cambria" w:cs="Times New Roman"/>
      <w:b/>
      <w:bCs/>
      <w:i/>
      <w:iCs/>
      <w:color w:val="7F7F7F"/>
      <w:lang w:val="en-US" w:eastAsia="en-US"/>
    </w:rPr>
  </w:style>
  <w:style w:type="character" w:customStyle="1" w:styleId="Heading7Char12">
    <w:name w:val="Heading 7 Char12"/>
    <w:uiPriority w:val="9"/>
    <w:semiHidden/>
    <w:rPr>
      <w:rFonts w:ascii="Cambria" w:eastAsia="Times New Roman" w:hAnsi="Cambria" w:cs="Times New Roman"/>
      <w:i/>
      <w:iCs/>
      <w:lang w:val="en-US" w:eastAsia="en-US"/>
    </w:rPr>
  </w:style>
  <w:style w:type="character" w:customStyle="1" w:styleId="Heading8Char12">
    <w:name w:val="Heading 8 Char12"/>
    <w:uiPriority w:val="9"/>
    <w:semiHidden/>
    <w:rPr>
      <w:rFonts w:ascii="Cambria" w:eastAsia="Times New Roman" w:hAnsi="Cambria" w:cs="Times New Roman"/>
      <w:sz w:val="20"/>
      <w:szCs w:val="20"/>
      <w:lang w:val="en-US" w:eastAsia="en-US"/>
    </w:rPr>
  </w:style>
  <w:style w:type="character" w:customStyle="1" w:styleId="Heading9Char12">
    <w:name w:val="Heading 9 Char12"/>
    <w:uiPriority w:val="9"/>
    <w:semiHidden/>
    <w:rPr>
      <w:rFonts w:ascii="Cambria" w:eastAsia="Times New Roman" w:hAnsi="Cambria" w:cs="Times New Roman"/>
      <w:i/>
      <w:iCs/>
      <w:spacing w:val="5"/>
      <w:sz w:val="20"/>
      <w:szCs w:val="20"/>
      <w:lang w:val="en-US" w:eastAsia="en-US"/>
    </w:rPr>
  </w:style>
  <w:style w:type="character" w:customStyle="1" w:styleId="CommentTextChar14">
    <w:name w:val="Comment Text Char14"/>
    <w:uiPriority w:val="99"/>
    <w:semiHidden/>
    <w:rPr>
      <w:rFonts w:ascii="Calibri" w:eastAsia="Times New Roman" w:hAnsi="Calibri" w:cs="Times New Roman"/>
      <w:sz w:val="20"/>
      <w:szCs w:val="20"/>
      <w:lang w:val="en-US" w:eastAsia="en-US"/>
    </w:rPr>
  </w:style>
  <w:style w:type="paragraph" w:customStyle="1" w:styleId="TableParagraph19">
    <w:name w:val="Table Paragraph19"/>
    <w:basedOn w:val="Standard"/>
    <w:uiPriority w:val="1"/>
    <w:qFormat/>
    <w:pPr>
      <w:widowControl w:val="0"/>
    </w:pPr>
    <w:rPr>
      <w:rFonts w:eastAsia="Calibri"/>
    </w:rPr>
  </w:style>
  <w:style w:type="character" w:customStyle="1" w:styleId="BalloonTextChar10">
    <w:name w:val="Balloon Text Char10"/>
    <w:uiPriority w:val="99"/>
    <w:semiHidden/>
    <w:rPr>
      <w:rFonts w:ascii="Segoe UI" w:eastAsia="Times New Roman" w:hAnsi="Segoe UI" w:cs="Segoe UI"/>
      <w:sz w:val="18"/>
      <w:szCs w:val="18"/>
      <w:lang w:val="en-US" w:eastAsia="en-US"/>
    </w:rPr>
  </w:style>
  <w:style w:type="character" w:customStyle="1" w:styleId="HeaderChar10">
    <w:name w:val="Header Char10"/>
    <w:uiPriority w:val="99"/>
    <w:rPr>
      <w:rFonts w:ascii="Calibri" w:eastAsia="Times New Roman" w:hAnsi="Calibri" w:cs="Times New Roman"/>
      <w:lang w:val="en-US" w:eastAsia="en-US"/>
    </w:rPr>
  </w:style>
  <w:style w:type="character" w:customStyle="1" w:styleId="FooterChar10">
    <w:name w:val="Footer Char10"/>
    <w:uiPriority w:val="99"/>
    <w:rPr>
      <w:rFonts w:ascii="Calibri" w:eastAsia="Times New Roman" w:hAnsi="Calibri" w:cs="Times New Roman"/>
      <w:lang w:val="en-US" w:eastAsia="en-US"/>
    </w:rPr>
  </w:style>
  <w:style w:type="character" w:customStyle="1" w:styleId="TitleChar9">
    <w:name w:val="Title Char9"/>
    <w:uiPriority w:val="10"/>
    <w:rPr>
      <w:rFonts w:ascii="Cambria" w:eastAsia="Times New Roman" w:hAnsi="Cambria" w:cs="Times New Roman"/>
      <w:spacing w:val="5"/>
      <w:sz w:val="52"/>
      <w:szCs w:val="52"/>
      <w:lang w:val="en-US" w:eastAsia="en-US"/>
    </w:rPr>
  </w:style>
  <w:style w:type="character" w:customStyle="1" w:styleId="SubtitleChar9">
    <w:name w:val="Subtitle Char9"/>
    <w:uiPriority w:val="11"/>
    <w:rPr>
      <w:rFonts w:ascii="Cambria" w:eastAsia="Times New Roman" w:hAnsi="Cambria" w:cs="Times New Roman"/>
      <w:i/>
      <w:iCs/>
      <w:spacing w:val="13"/>
      <w:sz w:val="24"/>
      <w:szCs w:val="24"/>
      <w:lang w:val="en-US" w:eastAsia="en-US"/>
    </w:rPr>
  </w:style>
  <w:style w:type="character" w:customStyle="1" w:styleId="QuoteChar9">
    <w:name w:val="Quote Char9"/>
    <w:uiPriority w:val="29"/>
    <w:rPr>
      <w:rFonts w:ascii="Calibri" w:eastAsia="Times New Roman" w:hAnsi="Calibri" w:cs="Times New Roman"/>
      <w:i/>
      <w:iCs/>
      <w:lang w:val="en-US" w:eastAsia="en-US"/>
    </w:rPr>
  </w:style>
  <w:style w:type="character" w:customStyle="1" w:styleId="IntenseQuoteChar9">
    <w:name w:val="Intense Quote Char9"/>
    <w:uiPriority w:val="30"/>
    <w:rPr>
      <w:rFonts w:ascii="Calibri" w:eastAsia="Times New Roman" w:hAnsi="Calibri" w:cs="Times New Roman"/>
      <w:b/>
      <w:bCs/>
      <w:i/>
      <w:iCs/>
      <w:lang w:val="en-US" w:eastAsia="en-US"/>
    </w:rPr>
  </w:style>
  <w:style w:type="character" w:customStyle="1" w:styleId="NoSpacingChar9">
    <w:name w:val="No Spacing Char9"/>
    <w:uiPriority w:val="1"/>
    <w:rPr>
      <w:rFonts w:ascii="Calibri" w:eastAsia="Times New Roman" w:hAnsi="Calibri" w:cs="Times New Roman"/>
      <w:lang w:val="en-US" w:eastAsia="en-US"/>
    </w:rPr>
  </w:style>
  <w:style w:type="character" w:customStyle="1" w:styleId="EndnoteTextChar9">
    <w:name w:val="Endnote Text Char9"/>
    <w:uiPriority w:val="99"/>
    <w:semiHidden/>
    <w:rPr>
      <w:rFonts w:ascii="Calibri" w:eastAsia="Times New Roman" w:hAnsi="Calibri" w:cs="Times New Roman"/>
      <w:sz w:val="20"/>
      <w:szCs w:val="20"/>
      <w:lang w:val="en-US" w:eastAsia="en-US"/>
    </w:rPr>
  </w:style>
  <w:style w:type="character" w:customStyle="1" w:styleId="FootnoteTextChar15">
    <w:name w:val="Footnote Text Char15"/>
    <w:uiPriority w:val="99"/>
    <w:rPr>
      <w:rFonts w:ascii="Calibri" w:eastAsia="Times New Roman" w:hAnsi="Calibri" w:cs="Times New Roman"/>
      <w:sz w:val="20"/>
      <w:szCs w:val="20"/>
      <w:lang w:val="en-US" w:eastAsia="en-US"/>
    </w:rPr>
  </w:style>
  <w:style w:type="character" w:customStyle="1" w:styleId="CommentSubjectChar9">
    <w:name w:val="Comment Subject Char9"/>
    <w:uiPriority w:val="99"/>
    <w:semiHidden/>
    <w:rPr>
      <w:rFonts w:ascii="Calibri" w:eastAsia="Times New Roman" w:hAnsi="Calibri" w:cs="Times New Roman"/>
      <w:b/>
      <w:bCs/>
      <w:sz w:val="20"/>
      <w:szCs w:val="20"/>
      <w:lang w:val="en-US" w:eastAsia="en-US"/>
    </w:rPr>
  </w:style>
  <w:style w:type="table" w:customStyle="1" w:styleId="LightList-Accent119">
    <w:name w:val="Light List - Accent 119"/>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character" w:customStyle="1" w:styleId="PlainTextChar9">
    <w:name w:val="Plain Text Char9"/>
    <w:uiPriority w:val="99"/>
    <w:semiHidden/>
    <w:rPr>
      <w:rFonts w:ascii="Calibri" w:eastAsia="Calibri" w:hAnsi="Calibri" w:cs="Times New Roman"/>
      <w:lang w:val="nb-NO" w:eastAsia="en-US"/>
    </w:rPr>
  </w:style>
  <w:style w:type="character" w:customStyle="1" w:styleId="BodyTextChar9">
    <w:name w:val="Body Text Char9"/>
    <w:uiPriority w:val="99"/>
    <w:rPr>
      <w:rFonts w:ascii="Arial" w:eastAsia="Times New Roman" w:hAnsi="Arial" w:cs="Times New Roman"/>
      <w:sz w:val="20"/>
      <w:szCs w:val="20"/>
      <w:lang w:eastAsia="nl-NL"/>
    </w:rPr>
  </w:style>
  <w:style w:type="paragraph" w:customStyle="1" w:styleId="NoSpacing16">
    <w:name w:val="No Spacing16"/>
    <w:basedOn w:val="Standard"/>
    <w:uiPriority w:val="1"/>
    <w:qFormat/>
    <w:rPr>
      <w:rFonts w:ascii="Arial" w:hAnsi="Arial"/>
      <w:sz w:val="20"/>
      <w:szCs w:val="20"/>
      <w:lang w:val="en-GB" w:eastAsia="nl-NL"/>
    </w:rPr>
  </w:style>
  <w:style w:type="table" w:customStyle="1" w:styleId="TableGrid39">
    <w:name w:val="Table Grid39"/>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6">
    <w:name w:val="GS1_Table_Text6"/>
    <w:basedOn w:val="Standard"/>
    <w:pPr>
      <w:spacing w:before="60" w:after="60"/>
    </w:pPr>
    <w:rPr>
      <w:rFonts w:ascii="Arial" w:hAnsi="Arial"/>
      <w:sz w:val="18"/>
      <w:szCs w:val="24"/>
      <w:lang w:val="en-GB"/>
    </w:rPr>
  </w:style>
  <w:style w:type="paragraph" w:customStyle="1" w:styleId="GS1TableHeading6">
    <w:name w:val="GS1_Table_Heading6"/>
    <w:basedOn w:val="Standard"/>
    <w:pPr>
      <w:keepNext/>
      <w:spacing w:before="60" w:after="60"/>
    </w:pPr>
    <w:rPr>
      <w:rFonts w:ascii="Arial" w:hAnsi="Arial"/>
      <w:b/>
      <w:bCs/>
      <w:color w:val="FFFFFF"/>
      <w:sz w:val="18"/>
      <w:szCs w:val="24"/>
      <w:lang w:val="en-GB"/>
    </w:rPr>
  </w:style>
  <w:style w:type="character" w:customStyle="1" w:styleId="CommentSubjectChar17">
    <w:name w:val="Comment Subject Char17"/>
    <w:uiPriority w:val="99"/>
    <w:semiHidden/>
    <w:rPr>
      <w:rFonts w:ascii="Calibri" w:eastAsia="Times New Roman" w:hAnsi="Calibri" w:cs="Times New Roman"/>
      <w:b/>
      <w:bCs/>
      <w:sz w:val="20"/>
      <w:szCs w:val="20"/>
      <w:lang w:val="en-US" w:eastAsia="en-US"/>
    </w:rPr>
  </w:style>
  <w:style w:type="table" w:customStyle="1" w:styleId="LightList-Accent1119">
    <w:name w:val="Light List - Accent 1119"/>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10">
    <w:name w:val="Table Paragraph110"/>
    <w:basedOn w:val="Standard"/>
    <w:uiPriority w:val="1"/>
    <w:qFormat/>
    <w:pPr>
      <w:widowControl w:val="0"/>
    </w:pPr>
    <w:rPr>
      <w:rFonts w:eastAsia="Calibri"/>
    </w:rPr>
  </w:style>
  <w:style w:type="table" w:customStyle="1" w:styleId="TableGrid319">
    <w:name w:val="Table Grid319"/>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8">
    <w:name w:val="Table Paragraph28"/>
    <w:basedOn w:val="Standard"/>
    <w:uiPriority w:val="1"/>
    <w:qFormat/>
    <w:pPr>
      <w:widowControl w:val="0"/>
    </w:pPr>
    <w:rPr>
      <w:rFonts w:eastAsia="Calibri"/>
    </w:rPr>
  </w:style>
  <w:style w:type="character" w:customStyle="1" w:styleId="CommentSubjectChar113">
    <w:name w:val="Comment Subject Char113"/>
    <w:uiPriority w:val="99"/>
    <w:semiHidden/>
    <w:rPr>
      <w:rFonts w:ascii="Calibri" w:eastAsia="Times New Roman" w:hAnsi="Calibri" w:cs="Times New Roman"/>
      <w:b/>
      <w:bCs/>
      <w:sz w:val="20"/>
      <w:szCs w:val="20"/>
      <w:lang w:val="en-US" w:eastAsia="en-US"/>
    </w:rPr>
  </w:style>
  <w:style w:type="table" w:customStyle="1" w:styleId="LightList-Accent11114">
    <w:name w:val="Light List - Accent 11114"/>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14">
    <w:name w:val="Table Paragraph114"/>
    <w:basedOn w:val="Standard"/>
    <w:uiPriority w:val="1"/>
    <w:qFormat/>
    <w:pPr>
      <w:widowControl w:val="0"/>
    </w:pPr>
    <w:rPr>
      <w:rFonts w:eastAsia="Calibri"/>
    </w:rPr>
  </w:style>
  <w:style w:type="table" w:customStyle="1" w:styleId="TableGrid3114">
    <w:name w:val="Table Grid3114"/>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ommentSubjectChar23">
    <w:name w:val="Comment Subject Char23"/>
    <w:uiPriority w:val="99"/>
    <w:semiHidden/>
    <w:rPr>
      <w:rFonts w:ascii="Calibri" w:eastAsia="Times New Roman" w:hAnsi="Calibri" w:cs="Times New Roman"/>
      <w:b/>
      <w:bCs/>
      <w:sz w:val="20"/>
      <w:szCs w:val="20"/>
      <w:lang w:val="en-US" w:eastAsia="en-US"/>
    </w:rPr>
  </w:style>
  <w:style w:type="table" w:customStyle="1" w:styleId="LightList-Accent1124">
    <w:name w:val="Light List - Accent 1124"/>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34">
    <w:name w:val="Table Paragraph34"/>
    <w:basedOn w:val="Standard"/>
    <w:uiPriority w:val="1"/>
    <w:qFormat/>
    <w:pPr>
      <w:widowControl w:val="0"/>
    </w:pPr>
    <w:rPr>
      <w:rFonts w:eastAsia="Calibri"/>
    </w:rPr>
  </w:style>
  <w:style w:type="paragraph" w:customStyle="1" w:styleId="NoSpacing113">
    <w:name w:val="No Spacing113"/>
    <w:basedOn w:val="Standard"/>
    <w:uiPriority w:val="1"/>
    <w:qFormat/>
    <w:rPr>
      <w:rFonts w:ascii="Arial" w:hAnsi="Arial"/>
      <w:sz w:val="20"/>
      <w:szCs w:val="20"/>
      <w:lang w:val="en-GB" w:eastAsia="nl-NL"/>
    </w:rPr>
  </w:style>
  <w:style w:type="table" w:customStyle="1" w:styleId="TableGrid324">
    <w:name w:val="Table Grid324"/>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13">
    <w:name w:val="GS1_Table_Text13"/>
    <w:basedOn w:val="Standard"/>
    <w:pPr>
      <w:spacing w:before="60" w:after="60"/>
    </w:pPr>
    <w:rPr>
      <w:rFonts w:ascii="Arial" w:hAnsi="Arial"/>
      <w:sz w:val="18"/>
      <w:szCs w:val="24"/>
      <w:lang w:val="en-GB"/>
    </w:rPr>
  </w:style>
  <w:style w:type="paragraph" w:customStyle="1" w:styleId="GS1TableHeading13">
    <w:name w:val="GS1_Table_Heading13"/>
    <w:basedOn w:val="Standard"/>
    <w:pPr>
      <w:keepNext/>
      <w:spacing w:before="60" w:after="60"/>
    </w:pPr>
    <w:rPr>
      <w:rFonts w:ascii="Arial" w:hAnsi="Arial"/>
      <w:b/>
      <w:bCs/>
      <w:color w:val="FFFFFF"/>
      <w:sz w:val="18"/>
      <w:szCs w:val="24"/>
      <w:lang w:val="en-GB"/>
    </w:rPr>
  </w:style>
  <w:style w:type="character" w:customStyle="1" w:styleId="CommentSubjectChar123">
    <w:name w:val="Comment Subject Char123"/>
    <w:uiPriority w:val="99"/>
    <w:semiHidden/>
    <w:rPr>
      <w:rFonts w:ascii="Calibri" w:eastAsia="Times New Roman" w:hAnsi="Calibri" w:cs="Times New Roman"/>
      <w:b/>
      <w:bCs/>
      <w:sz w:val="20"/>
      <w:szCs w:val="20"/>
      <w:lang w:val="en-US" w:eastAsia="en-US"/>
    </w:rPr>
  </w:style>
  <w:style w:type="table" w:customStyle="1" w:styleId="LightList-Accent11124">
    <w:name w:val="Light List - Accent 11124"/>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24">
    <w:name w:val="Table Paragraph124"/>
    <w:basedOn w:val="Standard"/>
    <w:uiPriority w:val="1"/>
    <w:qFormat/>
    <w:pPr>
      <w:widowControl w:val="0"/>
    </w:pPr>
    <w:rPr>
      <w:rFonts w:eastAsia="Calibri"/>
    </w:rPr>
  </w:style>
  <w:style w:type="table" w:customStyle="1" w:styleId="TableGrid3124">
    <w:name w:val="Table Grid3124"/>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14">
    <w:name w:val="Table Paragraph214"/>
    <w:basedOn w:val="Standard"/>
    <w:uiPriority w:val="1"/>
    <w:qFormat/>
    <w:pPr>
      <w:widowControl w:val="0"/>
    </w:pPr>
    <w:rPr>
      <w:rFonts w:eastAsia="Calibri"/>
    </w:rPr>
  </w:style>
  <w:style w:type="character" w:customStyle="1" w:styleId="CommentSubjectChar32">
    <w:name w:val="Comment Subject Char32"/>
    <w:uiPriority w:val="99"/>
    <w:semiHidden/>
    <w:rPr>
      <w:rFonts w:ascii="Calibri" w:eastAsia="Times New Roman" w:hAnsi="Calibri" w:cs="Times New Roman"/>
      <w:b/>
      <w:bCs/>
      <w:sz w:val="20"/>
      <w:szCs w:val="20"/>
      <w:lang w:val="en-US" w:eastAsia="en-US"/>
    </w:rPr>
  </w:style>
  <w:style w:type="table" w:customStyle="1" w:styleId="LightList-Accent1133">
    <w:name w:val="Light List - Accent 113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43">
    <w:name w:val="Table Paragraph43"/>
    <w:basedOn w:val="Standard"/>
    <w:uiPriority w:val="1"/>
    <w:qFormat/>
    <w:pPr>
      <w:widowControl w:val="0"/>
    </w:pPr>
    <w:rPr>
      <w:rFonts w:eastAsia="Calibri"/>
    </w:rPr>
  </w:style>
  <w:style w:type="table" w:customStyle="1" w:styleId="TableGrid333">
    <w:name w:val="Table Grid33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33">
    <w:name w:val="Light List - Accent 1113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33">
    <w:name w:val="Table Paragraph133"/>
    <w:basedOn w:val="Standard"/>
    <w:uiPriority w:val="1"/>
    <w:qFormat/>
    <w:pPr>
      <w:widowControl w:val="0"/>
    </w:pPr>
    <w:rPr>
      <w:rFonts w:eastAsia="Calibri"/>
    </w:rPr>
  </w:style>
  <w:style w:type="table" w:customStyle="1" w:styleId="TableGrid3133">
    <w:name w:val="Table Grid313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23">
    <w:name w:val="Table Paragraph223"/>
    <w:basedOn w:val="Standard"/>
    <w:uiPriority w:val="1"/>
    <w:qFormat/>
    <w:pPr>
      <w:widowControl w:val="0"/>
    </w:pPr>
    <w:rPr>
      <w:rFonts w:eastAsia="Calibri"/>
    </w:rPr>
  </w:style>
  <w:style w:type="character" w:customStyle="1" w:styleId="CommentSubjectChar42">
    <w:name w:val="Comment Subject Char42"/>
    <w:uiPriority w:val="99"/>
    <w:semiHidden/>
    <w:rPr>
      <w:rFonts w:ascii="Calibri" w:eastAsia="Times New Roman" w:hAnsi="Calibri" w:cs="Times New Roman"/>
      <w:b/>
      <w:bCs/>
      <w:sz w:val="20"/>
      <w:szCs w:val="20"/>
      <w:lang w:val="en-US" w:eastAsia="en-US"/>
    </w:rPr>
  </w:style>
  <w:style w:type="table" w:customStyle="1" w:styleId="LightList-Accent1143">
    <w:name w:val="Light List - Accent 114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53">
    <w:name w:val="Table Paragraph53"/>
    <w:basedOn w:val="Standard"/>
    <w:uiPriority w:val="1"/>
    <w:qFormat/>
    <w:pPr>
      <w:widowControl w:val="0"/>
    </w:pPr>
    <w:rPr>
      <w:rFonts w:eastAsia="Calibri"/>
    </w:rPr>
  </w:style>
  <w:style w:type="paragraph" w:customStyle="1" w:styleId="NoSpacing122">
    <w:name w:val="No Spacing122"/>
    <w:basedOn w:val="Standard"/>
    <w:uiPriority w:val="1"/>
    <w:qFormat/>
    <w:rPr>
      <w:rFonts w:ascii="Arial" w:hAnsi="Arial"/>
      <w:sz w:val="20"/>
      <w:szCs w:val="20"/>
      <w:lang w:val="en-GB" w:eastAsia="nl-NL"/>
    </w:rPr>
  </w:style>
  <w:style w:type="table" w:customStyle="1" w:styleId="TableGrid343">
    <w:name w:val="Table Grid34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22">
    <w:name w:val="GS1_Table_Text22"/>
    <w:basedOn w:val="Standard"/>
    <w:pPr>
      <w:spacing w:before="60" w:after="60"/>
    </w:pPr>
    <w:rPr>
      <w:rFonts w:ascii="Arial" w:hAnsi="Arial"/>
      <w:sz w:val="18"/>
      <w:szCs w:val="24"/>
      <w:lang w:val="en-GB"/>
    </w:rPr>
  </w:style>
  <w:style w:type="paragraph" w:customStyle="1" w:styleId="GS1TableHeading22">
    <w:name w:val="GS1_Table_Heading22"/>
    <w:basedOn w:val="Standard"/>
    <w:pPr>
      <w:keepNext/>
      <w:spacing w:before="60" w:after="60"/>
    </w:pPr>
    <w:rPr>
      <w:rFonts w:ascii="Arial" w:hAnsi="Arial"/>
      <w:b/>
      <w:bCs/>
      <w:color w:val="FFFFFF"/>
      <w:sz w:val="18"/>
      <w:szCs w:val="24"/>
      <w:lang w:val="en-GB"/>
    </w:rPr>
  </w:style>
  <w:style w:type="character" w:customStyle="1" w:styleId="CommentSubjectChar132">
    <w:name w:val="Comment Subject Char132"/>
    <w:uiPriority w:val="99"/>
    <w:semiHidden/>
    <w:rPr>
      <w:rFonts w:ascii="Calibri" w:eastAsia="Times New Roman" w:hAnsi="Calibri" w:cs="Times New Roman"/>
      <w:b/>
      <w:bCs/>
      <w:sz w:val="20"/>
      <w:szCs w:val="20"/>
      <w:lang w:val="en-US" w:eastAsia="en-US"/>
    </w:rPr>
  </w:style>
  <w:style w:type="table" w:customStyle="1" w:styleId="LightList-Accent11143">
    <w:name w:val="Light List - Accent 1114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43">
    <w:name w:val="Table Paragraph143"/>
    <w:basedOn w:val="Standard"/>
    <w:uiPriority w:val="1"/>
    <w:qFormat/>
    <w:pPr>
      <w:widowControl w:val="0"/>
    </w:pPr>
    <w:rPr>
      <w:rFonts w:eastAsia="Calibri"/>
    </w:rPr>
  </w:style>
  <w:style w:type="table" w:customStyle="1" w:styleId="TableGrid3143">
    <w:name w:val="Table Grid314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33">
    <w:name w:val="Table Paragraph233"/>
    <w:basedOn w:val="Standard"/>
    <w:uiPriority w:val="1"/>
    <w:qFormat/>
    <w:pPr>
      <w:widowControl w:val="0"/>
    </w:pPr>
    <w:rPr>
      <w:rFonts w:eastAsia="Calibri"/>
    </w:rPr>
  </w:style>
  <w:style w:type="character" w:customStyle="1" w:styleId="CommentSubjectChar1112">
    <w:name w:val="Comment Subject Char1112"/>
    <w:uiPriority w:val="99"/>
    <w:semiHidden/>
    <w:rPr>
      <w:rFonts w:ascii="Calibri" w:eastAsia="Times New Roman" w:hAnsi="Calibri" w:cs="Times New Roman"/>
      <w:b/>
      <w:bCs/>
      <w:sz w:val="20"/>
      <w:szCs w:val="20"/>
      <w:lang w:val="en-US" w:eastAsia="en-US"/>
    </w:rPr>
  </w:style>
  <w:style w:type="table" w:customStyle="1" w:styleId="LightList-Accent111113">
    <w:name w:val="Light List - Accent 11111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113">
    <w:name w:val="Table Paragraph1113"/>
    <w:basedOn w:val="Standard"/>
    <w:uiPriority w:val="1"/>
    <w:qFormat/>
    <w:pPr>
      <w:widowControl w:val="0"/>
    </w:pPr>
    <w:rPr>
      <w:rFonts w:eastAsia="Calibri"/>
    </w:rPr>
  </w:style>
  <w:style w:type="table" w:customStyle="1" w:styleId="TableGrid31113">
    <w:name w:val="Table Grid3111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ommentSubjectChar212">
    <w:name w:val="Comment Subject Char212"/>
    <w:uiPriority w:val="99"/>
    <w:semiHidden/>
    <w:rPr>
      <w:rFonts w:ascii="Calibri" w:eastAsia="Times New Roman" w:hAnsi="Calibri" w:cs="Times New Roman"/>
      <w:b/>
      <w:bCs/>
      <w:sz w:val="20"/>
      <w:szCs w:val="20"/>
      <w:lang w:val="en-US" w:eastAsia="en-US"/>
    </w:rPr>
  </w:style>
  <w:style w:type="table" w:customStyle="1" w:styleId="LightList-Accent11213">
    <w:name w:val="Light List - Accent 1121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313">
    <w:name w:val="Table Paragraph313"/>
    <w:basedOn w:val="Standard"/>
    <w:uiPriority w:val="1"/>
    <w:qFormat/>
    <w:pPr>
      <w:widowControl w:val="0"/>
    </w:pPr>
    <w:rPr>
      <w:rFonts w:eastAsia="Calibri"/>
    </w:rPr>
  </w:style>
  <w:style w:type="paragraph" w:customStyle="1" w:styleId="NoSpacing1112">
    <w:name w:val="No Spacing1112"/>
    <w:basedOn w:val="Standard"/>
    <w:uiPriority w:val="1"/>
    <w:qFormat/>
    <w:rPr>
      <w:rFonts w:ascii="Arial" w:hAnsi="Arial"/>
      <w:sz w:val="20"/>
      <w:szCs w:val="20"/>
      <w:lang w:val="en-GB" w:eastAsia="nl-NL"/>
    </w:rPr>
  </w:style>
  <w:style w:type="table" w:customStyle="1" w:styleId="TableGrid3213">
    <w:name w:val="Table Grid321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112">
    <w:name w:val="GS1_Table_Text112"/>
    <w:basedOn w:val="Standard"/>
    <w:pPr>
      <w:spacing w:before="60" w:after="60"/>
    </w:pPr>
    <w:rPr>
      <w:rFonts w:ascii="Arial" w:hAnsi="Arial"/>
      <w:sz w:val="18"/>
      <w:szCs w:val="24"/>
      <w:lang w:val="en-GB"/>
    </w:rPr>
  </w:style>
  <w:style w:type="paragraph" w:customStyle="1" w:styleId="GS1TableHeading112">
    <w:name w:val="GS1_Table_Heading112"/>
    <w:basedOn w:val="Standard"/>
    <w:pPr>
      <w:keepNext/>
      <w:spacing w:before="60" w:after="60"/>
    </w:pPr>
    <w:rPr>
      <w:rFonts w:ascii="Arial" w:hAnsi="Arial"/>
      <w:b/>
      <w:bCs/>
      <w:color w:val="FFFFFF"/>
      <w:sz w:val="18"/>
      <w:szCs w:val="24"/>
      <w:lang w:val="en-GB"/>
    </w:rPr>
  </w:style>
  <w:style w:type="character" w:customStyle="1" w:styleId="CommentSubjectChar1212">
    <w:name w:val="Comment Subject Char1212"/>
    <w:uiPriority w:val="99"/>
    <w:semiHidden/>
    <w:rPr>
      <w:rFonts w:ascii="Calibri" w:eastAsia="Times New Roman" w:hAnsi="Calibri" w:cs="Times New Roman"/>
      <w:b/>
      <w:bCs/>
      <w:sz w:val="20"/>
      <w:szCs w:val="20"/>
      <w:lang w:val="en-US" w:eastAsia="en-US"/>
    </w:rPr>
  </w:style>
  <w:style w:type="table" w:customStyle="1" w:styleId="LightList-Accent111213">
    <w:name w:val="Light List - Accent 11121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213">
    <w:name w:val="Table Paragraph1213"/>
    <w:basedOn w:val="Standard"/>
    <w:uiPriority w:val="1"/>
    <w:qFormat/>
    <w:pPr>
      <w:widowControl w:val="0"/>
    </w:pPr>
    <w:rPr>
      <w:rFonts w:eastAsia="Calibri"/>
    </w:rPr>
  </w:style>
  <w:style w:type="table" w:customStyle="1" w:styleId="TableGrid31213">
    <w:name w:val="Table Grid3121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113">
    <w:name w:val="Table Paragraph2113"/>
    <w:basedOn w:val="Standard"/>
    <w:uiPriority w:val="1"/>
    <w:qFormat/>
    <w:pPr>
      <w:widowControl w:val="0"/>
    </w:pPr>
    <w:rPr>
      <w:rFonts w:eastAsia="Calibri"/>
    </w:rPr>
  </w:style>
  <w:style w:type="paragraph" w:customStyle="1" w:styleId="TableParagraph64">
    <w:name w:val="Table Paragraph64"/>
    <w:basedOn w:val="Standard"/>
    <w:uiPriority w:val="1"/>
    <w:qFormat/>
    <w:pPr>
      <w:widowControl w:val="0"/>
    </w:pPr>
    <w:rPr>
      <w:rFonts w:eastAsia="Calibri"/>
    </w:rPr>
  </w:style>
  <w:style w:type="paragraph" w:customStyle="1" w:styleId="TableParagraph73">
    <w:name w:val="Table Paragraph73"/>
    <w:basedOn w:val="Standard"/>
    <w:uiPriority w:val="1"/>
    <w:qFormat/>
    <w:pPr>
      <w:widowControl w:val="0"/>
    </w:pPr>
    <w:rPr>
      <w:rFonts w:eastAsia="Calibri"/>
    </w:rPr>
  </w:style>
  <w:style w:type="character" w:customStyle="1" w:styleId="CommentSubjectChar52">
    <w:name w:val="Comment Subject Char52"/>
    <w:uiPriority w:val="99"/>
    <w:semiHidden/>
    <w:rPr>
      <w:rFonts w:ascii="Calibri" w:eastAsia="Times New Roman" w:hAnsi="Calibri" w:cs="Times New Roman"/>
      <w:b/>
      <w:bCs/>
      <w:sz w:val="20"/>
      <w:szCs w:val="20"/>
      <w:lang w:val="en-US" w:eastAsia="en-US"/>
    </w:rPr>
  </w:style>
  <w:style w:type="table" w:customStyle="1" w:styleId="LightList-Accent1153">
    <w:name w:val="Light List - Accent 115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NoSpacing132">
    <w:name w:val="No Spacing132"/>
    <w:basedOn w:val="Standard"/>
    <w:uiPriority w:val="1"/>
    <w:qFormat/>
    <w:rPr>
      <w:rFonts w:ascii="Arial" w:hAnsi="Arial"/>
      <w:sz w:val="20"/>
      <w:szCs w:val="20"/>
      <w:lang w:val="en-GB" w:eastAsia="nl-NL"/>
    </w:rPr>
  </w:style>
  <w:style w:type="table" w:customStyle="1" w:styleId="TableGrid353">
    <w:name w:val="Table Grid35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32">
    <w:name w:val="GS1_Table_Text32"/>
    <w:basedOn w:val="Standard"/>
    <w:pPr>
      <w:spacing w:before="60" w:after="60"/>
    </w:pPr>
    <w:rPr>
      <w:rFonts w:ascii="Arial" w:hAnsi="Arial"/>
      <w:sz w:val="18"/>
      <w:szCs w:val="24"/>
      <w:lang w:val="en-GB"/>
    </w:rPr>
  </w:style>
  <w:style w:type="paragraph" w:customStyle="1" w:styleId="GS1TableHeading32">
    <w:name w:val="GS1_Table_Heading32"/>
    <w:basedOn w:val="Standard"/>
    <w:pPr>
      <w:keepNext/>
      <w:spacing w:before="60" w:after="60"/>
    </w:pPr>
    <w:rPr>
      <w:rFonts w:ascii="Arial" w:hAnsi="Arial"/>
      <w:b/>
      <w:bCs/>
      <w:color w:val="FFFFFF"/>
      <w:sz w:val="18"/>
      <w:szCs w:val="24"/>
      <w:lang w:val="en-GB"/>
    </w:rPr>
  </w:style>
  <w:style w:type="character" w:customStyle="1" w:styleId="CommentSubjectChar142">
    <w:name w:val="Comment Subject Char142"/>
    <w:uiPriority w:val="99"/>
    <w:semiHidden/>
    <w:rPr>
      <w:rFonts w:ascii="Calibri" w:eastAsia="Times New Roman" w:hAnsi="Calibri" w:cs="Times New Roman"/>
      <w:b/>
      <w:bCs/>
      <w:sz w:val="20"/>
      <w:szCs w:val="20"/>
      <w:lang w:val="en-US" w:eastAsia="en-US"/>
    </w:rPr>
  </w:style>
  <w:style w:type="table" w:customStyle="1" w:styleId="LightList-Accent11153">
    <w:name w:val="Light List - Accent 1115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53">
    <w:name w:val="Table Paragraph153"/>
    <w:basedOn w:val="Standard"/>
    <w:uiPriority w:val="1"/>
    <w:qFormat/>
    <w:pPr>
      <w:widowControl w:val="0"/>
    </w:pPr>
    <w:rPr>
      <w:rFonts w:eastAsia="Calibri"/>
    </w:rPr>
  </w:style>
  <w:style w:type="table" w:customStyle="1" w:styleId="TableGrid3153">
    <w:name w:val="Table Grid315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43">
    <w:name w:val="Table Paragraph243"/>
    <w:basedOn w:val="Standard"/>
    <w:uiPriority w:val="1"/>
    <w:qFormat/>
    <w:pPr>
      <w:widowControl w:val="0"/>
    </w:pPr>
    <w:rPr>
      <w:rFonts w:eastAsia="Calibri"/>
    </w:rPr>
  </w:style>
  <w:style w:type="paragraph" w:customStyle="1" w:styleId="TableParagraph83">
    <w:name w:val="Table Paragraph83"/>
    <w:basedOn w:val="Standard"/>
    <w:uiPriority w:val="1"/>
    <w:qFormat/>
    <w:pPr>
      <w:widowControl w:val="0"/>
    </w:pPr>
    <w:rPr>
      <w:rFonts w:eastAsia="Calibri"/>
    </w:rPr>
  </w:style>
  <w:style w:type="character" w:customStyle="1" w:styleId="CommentSubjectChar62">
    <w:name w:val="Comment Subject Char62"/>
    <w:uiPriority w:val="99"/>
    <w:semiHidden/>
    <w:rPr>
      <w:rFonts w:ascii="Calibri" w:eastAsia="Times New Roman" w:hAnsi="Calibri" w:cs="Times New Roman"/>
      <w:b/>
      <w:bCs/>
      <w:sz w:val="20"/>
      <w:szCs w:val="20"/>
      <w:lang w:val="en-US" w:eastAsia="en-US"/>
    </w:rPr>
  </w:style>
  <w:style w:type="table" w:customStyle="1" w:styleId="LightList-Accent1163">
    <w:name w:val="Light List - Accent 116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NoSpacing142">
    <w:name w:val="No Spacing142"/>
    <w:basedOn w:val="Standard"/>
    <w:uiPriority w:val="1"/>
    <w:qFormat/>
    <w:rPr>
      <w:rFonts w:ascii="Arial" w:hAnsi="Arial"/>
      <w:sz w:val="20"/>
      <w:szCs w:val="20"/>
      <w:lang w:val="en-GB" w:eastAsia="nl-NL"/>
    </w:rPr>
  </w:style>
  <w:style w:type="table" w:customStyle="1" w:styleId="TableGrid363">
    <w:name w:val="Table Grid36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42">
    <w:name w:val="GS1_Table_Text42"/>
    <w:basedOn w:val="Standard"/>
    <w:pPr>
      <w:spacing w:before="60" w:after="60"/>
    </w:pPr>
    <w:rPr>
      <w:rFonts w:ascii="Arial" w:hAnsi="Arial"/>
      <w:sz w:val="18"/>
      <w:szCs w:val="24"/>
      <w:lang w:val="en-GB"/>
    </w:rPr>
  </w:style>
  <w:style w:type="paragraph" w:customStyle="1" w:styleId="GS1TableHeading42">
    <w:name w:val="GS1_Table_Heading42"/>
    <w:basedOn w:val="Standard"/>
    <w:pPr>
      <w:keepNext/>
      <w:spacing w:before="60" w:after="60"/>
    </w:pPr>
    <w:rPr>
      <w:rFonts w:ascii="Arial" w:hAnsi="Arial"/>
      <w:b/>
      <w:bCs/>
      <w:color w:val="FFFFFF"/>
      <w:sz w:val="18"/>
      <w:szCs w:val="24"/>
      <w:lang w:val="en-GB"/>
    </w:rPr>
  </w:style>
  <w:style w:type="character" w:customStyle="1" w:styleId="CommentSubjectChar152">
    <w:name w:val="Comment Subject Char152"/>
    <w:uiPriority w:val="99"/>
    <w:semiHidden/>
    <w:rPr>
      <w:rFonts w:ascii="Calibri" w:eastAsia="Times New Roman" w:hAnsi="Calibri" w:cs="Times New Roman"/>
      <w:b/>
      <w:bCs/>
      <w:sz w:val="20"/>
      <w:szCs w:val="20"/>
      <w:lang w:val="en-US" w:eastAsia="en-US"/>
    </w:rPr>
  </w:style>
  <w:style w:type="table" w:customStyle="1" w:styleId="LightList-Accent11163">
    <w:name w:val="Light List - Accent 1116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63">
    <w:name w:val="Table Paragraph163"/>
    <w:basedOn w:val="Standard"/>
    <w:uiPriority w:val="1"/>
    <w:qFormat/>
    <w:pPr>
      <w:widowControl w:val="0"/>
    </w:pPr>
    <w:rPr>
      <w:rFonts w:eastAsia="Calibri"/>
    </w:rPr>
  </w:style>
  <w:style w:type="table" w:customStyle="1" w:styleId="TableGrid3163">
    <w:name w:val="Table Grid316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53">
    <w:name w:val="Table Paragraph253"/>
    <w:basedOn w:val="Standard"/>
    <w:uiPriority w:val="1"/>
    <w:qFormat/>
    <w:pPr>
      <w:widowControl w:val="0"/>
    </w:pPr>
    <w:rPr>
      <w:rFonts w:eastAsia="Calibri"/>
    </w:rPr>
  </w:style>
  <w:style w:type="character" w:customStyle="1" w:styleId="Heading1Char35">
    <w:name w:val="Heading 1 Char35"/>
    <w:uiPriority w:val="9"/>
    <w:rPr>
      <w:rFonts w:ascii="Cambria" w:eastAsia="Times New Roman" w:hAnsi="Cambria" w:cs="Times New Roman"/>
      <w:b/>
      <w:bCs/>
      <w:sz w:val="28"/>
      <w:szCs w:val="28"/>
      <w:lang w:val="en-US" w:eastAsia="en-US"/>
    </w:rPr>
  </w:style>
  <w:style w:type="character" w:customStyle="1" w:styleId="Heading2Char25">
    <w:name w:val="Heading 2 Char25"/>
    <w:uiPriority w:val="9"/>
    <w:rPr>
      <w:rFonts w:ascii="Cambria" w:eastAsia="Times New Roman" w:hAnsi="Cambria" w:cs="Times New Roman"/>
      <w:sz w:val="26"/>
      <w:szCs w:val="26"/>
      <w:lang w:val="en-US" w:eastAsia="en-US"/>
    </w:rPr>
  </w:style>
  <w:style w:type="character" w:customStyle="1" w:styleId="Heading3Char18">
    <w:name w:val="Heading 3 Char18"/>
    <w:uiPriority w:val="9"/>
    <w:rPr>
      <w:rFonts w:ascii="Cambria" w:eastAsia="Times New Roman" w:hAnsi="Cambria" w:cs="Times New Roman"/>
      <w:b/>
      <w:bCs/>
      <w:lang w:val="en-US" w:eastAsia="en-US"/>
    </w:rPr>
  </w:style>
  <w:style w:type="character" w:customStyle="1" w:styleId="Heading4Char13">
    <w:name w:val="Heading 4 Char13"/>
    <w:uiPriority w:val="9"/>
    <w:semiHidden/>
    <w:rPr>
      <w:rFonts w:ascii="Cambria" w:eastAsia="Times New Roman" w:hAnsi="Cambria" w:cs="Times New Roman"/>
      <w:b/>
      <w:bCs/>
      <w:i/>
      <w:iCs/>
      <w:lang w:val="en-US" w:eastAsia="en-US"/>
    </w:rPr>
  </w:style>
  <w:style w:type="character" w:customStyle="1" w:styleId="Heading5Char13">
    <w:name w:val="Heading 5 Char13"/>
    <w:uiPriority w:val="9"/>
    <w:semiHidden/>
    <w:rPr>
      <w:rFonts w:ascii="Cambria" w:eastAsia="Times New Roman" w:hAnsi="Cambria" w:cs="Times New Roman"/>
      <w:b/>
      <w:bCs/>
      <w:color w:val="7F7F7F"/>
      <w:lang w:val="en-US" w:eastAsia="en-US"/>
    </w:rPr>
  </w:style>
  <w:style w:type="character" w:customStyle="1" w:styleId="Heading6Char13">
    <w:name w:val="Heading 6 Char13"/>
    <w:uiPriority w:val="9"/>
    <w:semiHidden/>
    <w:rPr>
      <w:rFonts w:ascii="Cambria" w:eastAsia="Times New Roman" w:hAnsi="Cambria" w:cs="Times New Roman"/>
      <w:b/>
      <w:bCs/>
      <w:i/>
      <w:iCs/>
      <w:color w:val="7F7F7F"/>
      <w:lang w:val="en-US" w:eastAsia="en-US"/>
    </w:rPr>
  </w:style>
  <w:style w:type="character" w:customStyle="1" w:styleId="Heading7Char13">
    <w:name w:val="Heading 7 Char13"/>
    <w:uiPriority w:val="9"/>
    <w:semiHidden/>
    <w:rPr>
      <w:rFonts w:ascii="Cambria" w:eastAsia="Times New Roman" w:hAnsi="Cambria" w:cs="Times New Roman"/>
      <w:i/>
      <w:iCs/>
      <w:lang w:val="en-US" w:eastAsia="en-US"/>
    </w:rPr>
  </w:style>
  <w:style w:type="character" w:customStyle="1" w:styleId="Heading8Char13">
    <w:name w:val="Heading 8 Char13"/>
    <w:uiPriority w:val="9"/>
    <w:semiHidden/>
    <w:rPr>
      <w:rFonts w:ascii="Cambria" w:eastAsia="Times New Roman" w:hAnsi="Cambria" w:cs="Times New Roman"/>
      <w:sz w:val="20"/>
      <w:szCs w:val="20"/>
      <w:lang w:val="en-US" w:eastAsia="en-US"/>
    </w:rPr>
  </w:style>
  <w:style w:type="character" w:customStyle="1" w:styleId="Heading9Char13">
    <w:name w:val="Heading 9 Char13"/>
    <w:uiPriority w:val="9"/>
    <w:semiHidden/>
    <w:rPr>
      <w:rFonts w:ascii="Cambria" w:eastAsia="Times New Roman" w:hAnsi="Cambria" w:cs="Times New Roman"/>
      <w:i/>
      <w:iCs/>
      <w:spacing w:val="5"/>
      <w:sz w:val="20"/>
      <w:szCs w:val="20"/>
      <w:lang w:val="en-US" w:eastAsia="en-US"/>
    </w:rPr>
  </w:style>
  <w:style w:type="character" w:customStyle="1" w:styleId="CommentTextChar15">
    <w:name w:val="Comment Text Char15"/>
    <w:uiPriority w:val="99"/>
    <w:semiHidden/>
    <w:rPr>
      <w:rFonts w:ascii="Calibri" w:eastAsia="Times New Roman" w:hAnsi="Calibri" w:cs="Times New Roman"/>
      <w:sz w:val="20"/>
      <w:szCs w:val="20"/>
      <w:lang w:val="en-US" w:eastAsia="en-US"/>
    </w:rPr>
  </w:style>
  <w:style w:type="paragraph" w:customStyle="1" w:styleId="TableParagraph20">
    <w:name w:val="Table Paragraph20"/>
    <w:basedOn w:val="Standard"/>
    <w:uiPriority w:val="1"/>
    <w:qFormat/>
    <w:pPr>
      <w:widowControl w:val="0"/>
    </w:pPr>
    <w:rPr>
      <w:rFonts w:eastAsia="Calibri"/>
    </w:rPr>
  </w:style>
  <w:style w:type="character" w:customStyle="1" w:styleId="BalloonTextChar13">
    <w:name w:val="Balloon Text Char13"/>
    <w:uiPriority w:val="99"/>
    <w:semiHidden/>
    <w:rPr>
      <w:rFonts w:ascii="Segoe UI" w:eastAsia="Times New Roman" w:hAnsi="Segoe UI" w:cs="Segoe UI"/>
      <w:sz w:val="18"/>
      <w:szCs w:val="18"/>
      <w:lang w:val="en-US" w:eastAsia="en-US"/>
    </w:rPr>
  </w:style>
  <w:style w:type="character" w:customStyle="1" w:styleId="HeaderChar13">
    <w:name w:val="Header Char13"/>
    <w:uiPriority w:val="99"/>
    <w:rPr>
      <w:rFonts w:ascii="Calibri" w:eastAsia="Times New Roman" w:hAnsi="Calibri" w:cs="Times New Roman"/>
      <w:lang w:val="en-US" w:eastAsia="en-US"/>
    </w:rPr>
  </w:style>
  <w:style w:type="character" w:customStyle="1" w:styleId="FooterChar13">
    <w:name w:val="Footer Char13"/>
    <w:uiPriority w:val="99"/>
    <w:rPr>
      <w:rFonts w:ascii="Calibri" w:eastAsia="Times New Roman" w:hAnsi="Calibri" w:cs="Times New Roman"/>
      <w:lang w:val="en-US" w:eastAsia="en-US"/>
    </w:rPr>
  </w:style>
  <w:style w:type="character" w:customStyle="1" w:styleId="TitleChar10">
    <w:name w:val="Title Char10"/>
    <w:uiPriority w:val="10"/>
    <w:rPr>
      <w:rFonts w:ascii="Cambria" w:eastAsia="Times New Roman" w:hAnsi="Cambria" w:cs="Times New Roman"/>
      <w:spacing w:val="5"/>
      <w:sz w:val="52"/>
      <w:szCs w:val="52"/>
      <w:lang w:val="en-US" w:eastAsia="en-US"/>
    </w:rPr>
  </w:style>
  <w:style w:type="character" w:customStyle="1" w:styleId="SubtitleChar10">
    <w:name w:val="Subtitle Char10"/>
    <w:uiPriority w:val="11"/>
    <w:rPr>
      <w:rFonts w:ascii="Cambria" w:eastAsia="Times New Roman" w:hAnsi="Cambria" w:cs="Times New Roman"/>
      <w:i/>
      <w:iCs/>
      <w:spacing w:val="13"/>
      <w:sz w:val="24"/>
      <w:szCs w:val="24"/>
      <w:lang w:val="en-US" w:eastAsia="en-US"/>
    </w:rPr>
  </w:style>
  <w:style w:type="character" w:customStyle="1" w:styleId="QuoteChar10">
    <w:name w:val="Quote Char10"/>
    <w:uiPriority w:val="29"/>
    <w:rPr>
      <w:rFonts w:ascii="Calibri" w:eastAsia="Times New Roman" w:hAnsi="Calibri" w:cs="Times New Roman"/>
      <w:i/>
      <w:iCs/>
      <w:lang w:val="en-US" w:eastAsia="en-US"/>
    </w:rPr>
  </w:style>
  <w:style w:type="character" w:customStyle="1" w:styleId="IntenseQuoteChar10">
    <w:name w:val="Intense Quote Char10"/>
    <w:uiPriority w:val="30"/>
    <w:rPr>
      <w:rFonts w:ascii="Calibri" w:eastAsia="Times New Roman" w:hAnsi="Calibri" w:cs="Times New Roman"/>
      <w:b/>
      <w:bCs/>
      <w:i/>
      <w:iCs/>
      <w:lang w:val="en-US" w:eastAsia="en-US"/>
    </w:rPr>
  </w:style>
  <w:style w:type="character" w:customStyle="1" w:styleId="NoSpacingChar10">
    <w:name w:val="No Spacing Char10"/>
    <w:uiPriority w:val="1"/>
    <w:rPr>
      <w:rFonts w:ascii="Calibri" w:eastAsia="Times New Roman" w:hAnsi="Calibri" w:cs="Times New Roman"/>
      <w:lang w:val="en-US" w:eastAsia="en-US"/>
    </w:rPr>
  </w:style>
  <w:style w:type="character" w:customStyle="1" w:styleId="EndnoteTextChar10">
    <w:name w:val="Endnote Text Char10"/>
    <w:uiPriority w:val="99"/>
    <w:semiHidden/>
    <w:rPr>
      <w:rFonts w:ascii="Calibri" w:eastAsia="Times New Roman" w:hAnsi="Calibri" w:cs="Times New Roman"/>
      <w:sz w:val="20"/>
      <w:szCs w:val="20"/>
      <w:lang w:val="en-US" w:eastAsia="en-US"/>
    </w:rPr>
  </w:style>
  <w:style w:type="character" w:customStyle="1" w:styleId="FootnoteTextChar16">
    <w:name w:val="Footnote Text Char16"/>
    <w:uiPriority w:val="99"/>
    <w:rPr>
      <w:rFonts w:ascii="Calibri" w:eastAsia="Times New Roman" w:hAnsi="Calibri" w:cs="Times New Roman"/>
      <w:sz w:val="20"/>
      <w:szCs w:val="20"/>
      <w:lang w:val="en-US" w:eastAsia="en-US"/>
    </w:rPr>
  </w:style>
  <w:style w:type="character" w:customStyle="1" w:styleId="CommentSubjectChar10">
    <w:name w:val="Comment Subject Char10"/>
    <w:uiPriority w:val="99"/>
    <w:semiHidden/>
    <w:rPr>
      <w:rFonts w:ascii="Calibri" w:eastAsia="Times New Roman" w:hAnsi="Calibri" w:cs="Times New Roman"/>
      <w:b/>
      <w:bCs/>
      <w:sz w:val="20"/>
      <w:szCs w:val="20"/>
      <w:lang w:val="en-US" w:eastAsia="en-US"/>
    </w:rPr>
  </w:style>
  <w:style w:type="table" w:customStyle="1" w:styleId="LightList-Accent1110">
    <w:name w:val="Light List - Accent 1110"/>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character" w:customStyle="1" w:styleId="PlainTextChar10">
    <w:name w:val="Plain Text Char10"/>
    <w:uiPriority w:val="99"/>
    <w:semiHidden/>
    <w:rPr>
      <w:rFonts w:ascii="Calibri" w:eastAsia="Calibri" w:hAnsi="Calibri" w:cs="Times New Roman"/>
      <w:lang w:val="nb-NO" w:eastAsia="en-US"/>
    </w:rPr>
  </w:style>
  <w:style w:type="character" w:customStyle="1" w:styleId="BodyTextChar10">
    <w:name w:val="Body Text Char10"/>
    <w:uiPriority w:val="99"/>
    <w:rPr>
      <w:rFonts w:ascii="Arial" w:eastAsia="Times New Roman" w:hAnsi="Arial" w:cs="Times New Roman"/>
      <w:sz w:val="20"/>
      <w:szCs w:val="20"/>
      <w:lang w:eastAsia="nl-NL"/>
    </w:rPr>
  </w:style>
  <w:style w:type="paragraph" w:customStyle="1" w:styleId="NoSpacing17">
    <w:name w:val="No Spacing17"/>
    <w:basedOn w:val="Standard"/>
    <w:uiPriority w:val="1"/>
    <w:qFormat/>
    <w:rPr>
      <w:rFonts w:ascii="Arial" w:hAnsi="Arial"/>
      <w:sz w:val="20"/>
      <w:szCs w:val="20"/>
      <w:lang w:val="en-GB" w:eastAsia="nl-NL"/>
    </w:rPr>
  </w:style>
  <w:style w:type="table" w:customStyle="1" w:styleId="TableGrid310">
    <w:name w:val="Table Grid310"/>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7">
    <w:name w:val="GS1_Table_Text7"/>
    <w:basedOn w:val="Standard"/>
    <w:pPr>
      <w:spacing w:before="60" w:after="60"/>
    </w:pPr>
    <w:rPr>
      <w:rFonts w:ascii="Arial" w:hAnsi="Arial"/>
      <w:sz w:val="18"/>
      <w:szCs w:val="24"/>
      <w:lang w:val="en-GB"/>
    </w:rPr>
  </w:style>
  <w:style w:type="paragraph" w:customStyle="1" w:styleId="GS1TableHeading7">
    <w:name w:val="GS1_Table_Heading7"/>
    <w:basedOn w:val="Standard"/>
    <w:pPr>
      <w:keepNext/>
      <w:spacing w:before="60" w:after="60"/>
    </w:pPr>
    <w:rPr>
      <w:rFonts w:ascii="Arial" w:hAnsi="Arial"/>
      <w:b/>
      <w:bCs/>
      <w:color w:val="FFFFFF"/>
      <w:sz w:val="18"/>
      <w:szCs w:val="24"/>
      <w:lang w:val="en-GB"/>
    </w:rPr>
  </w:style>
  <w:style w:type="character" w:customStyle="1" w:styleId="CommentSubjectChar18">
    <w:name w:val="Comment Subject Char18"/>
    <w:uiPriority w:val="99"/>
    <w:semiHidden/>
    <w:rPr>
      <w:rFonts w:ascii="Calibri" w:eastAsia="Times New Roman" w:hAnsi="Calibri" w:cs="Times New Roman"/>
      <w:b/>
      <w:bCs/>
      <w:sz w:val="20"/>
      <w:szCs w:val="20"/>
      <w:lang w:val="en-US" w:eastAsia="en-US"/>
    </w:rPr>
  </w:style>
  <w:style w:type="table" w:customStyle="1" w:styleId="LightList-Accent11110">
    <w:name w:val="Light List - Accent 11110"/>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15">
    <w:name w:val="Table Paragraph115"/>
    <w:basedOn w:val="Standard"/>
    <w:uiPriority w:val="1"/>
    <w:qFormat/>
    <w:pPr>
      <w:widowControl w:val="0"/>
    </w:pPr>
    <w:rPr>
      <w:rFonts w:eastAsia="Calibri"/>
    </w:rPr>
  </w:style>
  <w:style w:type="table" w:customStyle="1" w:styleId="TableGrid3110">
    <w:name w:val="Table Grid3110"/>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9">
    <w:name w:val="Table Paragraph29"/>
    <w:basedOn w:val="Standard"/>
    <w:uiPriority w:val="1"/>
    <w:qFormat/>
    <w:pPr>
      <w:widowControl w:val="0"/>
    </w:pPr>
    <w:rPr>
      <w:rFonts w:eastAsia="Calibri"/>
    </w:rPr>
  </w:style>
  <w:style w:type="character" w:customStyle="1" w:styleId="CommentSubjectChar114">
    <w:name w:val="Comment Subject Char114"/>
    <w:uiPriority w:val="99"/>
    <w:semiHidden/>
    <w:rPr>
      <w:rFonts w:ascii="Calibri" w:eastAsia="Times New Roman" w:hAnsi="Calibri" w:cs="Times New Roman"/>
      <w:b/>
      <w:bCs/>
      <w:sz w:val="20"/>
      <w:szCs w:val="20"/>
      <w:lang w:val="en-US" w:eastAsia="en-US"/>
    </w:rPr>
  </w:style>
  <w:style w:type="table" w:customStyle="1" w:styleId="LightList-Accent11115">
    <w:name w:val="Light List - Accent 11115"/>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16">
    <w:name w:val="Table Paragraph116"/>
    <w:basedOn w:val="Standard"/>
    <w:uiPriority w:val="1"/>
    <w:qFormat/>
    <w:pPr>
      <w:widowControl w:val="0"/>
    </w:pPr>
    <w:rPr>
      <w:rFonts w:eastAsia="Calibri"/>
    </w:rPr>
  </w:style>
  <w:style w:type="table" w:customStyle="1" w:styleId="TableGrid3115">
    <w:name w:val="Table Grid3115"/>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ommentSubjectChar24">
    <w:name w:val="Comment Subject Char24"/>
    <w:uiPriority w:val="99"/>
    <w:semiHidden/>
    <w:rPr>
      <w:rFonts w:ascii="Calibri" w:eastAsia="Times New Roman" w:hAnsi="Calibri" w:cs="Times New Roman"/>
      <w:b/>
      <w:bCs/>
      <w:sz w:val="20"/>
      <w:szCs w:val="20"/>
      <w:lang w:val="en-US" w:eastAsia="en-US"/>
    </w:rPr>
  </w:style>
  <w:style w:type="table" w:customStyle="1" w:styleId="LightList-Accent1125">
    <w:name w:val="Light List - Accent 1125"/>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35">
    <w:name w:val="Table Paragraph35"/>
    <w:basedOn w:val="Standard"/>
    <w:uiPriority w:val="1"/>
    <w:qFormat/>
    <w:pPr>
      <w:widowControl w:val="0"/>
    </w:pPr>
    <w:rPr>
      <w:rFonts w:eastAsia="Calibri"/>
    </w:rPr>
  </w:style>
  <w:style w:type="paragraph" w:customStyle="1" w:styleId="NoSpacing114">
    <w:name w:val="No Spacing114"/>
    <w:basedOn w:val="Standard"/>
    <w:uiPriority w:val="1"/>
    <w:qFormat/>
    <w:rPr>
      <w:rFonts w:ascii="Arial" w:hAnsi="Arial"/>
      <w:sz w:val="20"/>
      <w:szCs w:val="20"/>
      <w:lang w:val="en-GB" w:eastAsia="nl-NL"/>
    </w:rPr>
  </w:style>
  <w:style w:type="table" w:customStyle="1" w:styleId="TableGrid325">
    <w:name w:val="Table Grid325"/>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14">
    <w:name w:val="GS1_Table_Text14"/>
    <w:basedOn w:val="Standard"/>
    <w:pPr>
      <w:spacing w:before="60" w:after="60"/>
    </w:pPr>
    <w:rPr>
      <w:rFonts w:ascii="Arial" w:hAnsi="Arial"/>
      <w:sz w:val="18"/>
      <w:szCs w:val="24"/>
      <w:lang w:val="en-GB"/>
    </w:rPr>
  </w:style>
  <w:style w:type="paragraph" w:customStyle="1" w:styleId="GS1TableHeading14">
    <w:name w:val="GS1_Table_Heading14"/>
    <w:basedOn w:val="Standard"/>
    <w:pPr>
      <w:keepNext/>
      <w:spacing w:before="60" w:after="60"/>
    </w:pPr>
    <w:rPr>
      <w:rFonts w:ascii="Arial" w:hAnsi="Arial"/>
      <w:b/>
      <w:bCs/>
      <w:color w:val="FFFFFF"/>
      <w:sz w:val="18"/>
      <w:szCs w:val="24"/>
      <w:lang w:val="en-GB"/>
    </w:rPr>
  </w:style>
  <w:style w:type="character" w:customStyle="1" w:styleId="CommentSubjectChar124">
    <w:name w:val="Comment Subject Char124"/>
    <w:uiPriority w:val="99"/>
    <w:semiHidden/>
    <w:rPr>
      <w:rFonts w:ascii="Calibri" w:eastAsia="Times New Roman" w:hAnsi="Calibri" w:cs="Times New Roman"/>
      <w:b/>
      <w:bCs/>
      <w:sz w:val="20"/>
      <w:szCs w:val="20"/>
      <w:lang w:val="en-US" w:eastAsia="en-US"/>
    </w:rPr>
  </w:style>
  <w:style w:type="table" w:customStyle="1" w:styleId="LightList-Accent11125">
    <w:name w:val="Light List - Accent 11125"/>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25">
    <w:name w:val="Table Paragraph125"/>
    <w:basedOn w:val="Standard"/>
    <w:uiPriority w:val="1"/>
    <w:qFormat/>
    <w:pPr>
      <w:widowControl w:val="0"/>
    </w:pPr>
    <w:rPr>
      <w:rFonts w:eastAsia="Calibri"/>
    </w:rPr>
  </w:style>
  <w:style w:type="table" w:customStyle="1" w:styleId="TableGrid3125">
    <w:name w:val="Table Grid3125"/>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15">
    <w:name w:val="Table Paragraph215"/>
    <w:basedOn w:val="Standard"/>
    <w:uiPriority w:val="1"/>
    <w:qFormat/>
    <w:pPr>
      <w:widowControl w:val="0"/>
    </w:pPr>
    <w:rPr>
      <w:rFonts w:eastAsia="Calibri"/>
    </w:rPr>
  </w:style>
  <w:style w:type="character" w:customStyle="1" w:styleId="CommentSubjectChar33">
    <w:name w:val="Comment Subject Char33"/>
    <w:uiPriority w:val="99"/>
    <w:semiHidden/>
    <w:rPr>
      <w:rFonts w:ascii="Calibri" w:eastAsia="Times New Roman" w:hAnsi="Calibri" w:cs="Times New Roman"/>
      <w:b/>
      <w:bCs/>
      <w:sz w:val="20"/>
      <w:szCs w:val="20"/>
      <w:lang w:val="en-US" w:eastAsia="en-US"/>
    </w:rPr>
  </w:style>
  <w:style w:type="table" w:customStyle="1" w:styleId="LightList-Accent1134">
    <w:name w:val="Light List - Accent 1134"/>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44">
    <w:name w:val="Table Paragraph44"/>
    <w:basedOn w:val="Standard"/>
    <w:uiPriority w:val="1"/>
    <w:qFormat/>
    <w:pPr>
      <w:widowControl w:val="0"/>
    </w:pPr>
    <w:rPr>
      <w:rFonts w:eastAsia="Calibri"/>
    </w:rPr>
  </w:style>
  <w:style w:type="table" w:customStyle="1" w:styleId="TableGrid334">
    <w:name w:val="Table Grid334"/>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34">
    <w:name w:val="Light List - Accent 11134"/>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34">
    <w:name w:val="Table Paragraph134"/>
    <w:basedOn w:val="Standard"/>
    <w:uiPriority w:val="1"/>
    <w:qFormat/>
    <w:pPr>
      <w:widowControl w:val="0"/>
    </w:pPr>
    <w:rPr>
      <w:rFonts w:eastAsia="Calibri"/>
    </w:rPr>
  </w:style>
  <w:style w:type="table" w:customStyle="1" w:styleId="TableGrid3134">
    <w:name w:val="Table Grid3134"/>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24">
    <w:name w:val="Table Paragraph224"/>
    <w:basedOn w:val="Standard"/>
    <w:uiPriority w:val="1"/>
    <w:qFormat/>
    <w:pPr>
      <w:widowControl w:val="0"/>
    </w:pPr>
    <w:rPr>
      <w:rFonts w:eastAsia="Calibri"/>
    </w:rPr>
  </w:style>
  <w:style w:type="character" w:customStyle="1" w:styleId="CommentSubjectChar43">
    <w:name w:val="Comment Subject Char43"/>
    <w:uiPriority w:val="99"/>
    <w:semiHidden/>
    <w:rPr>
      <w:rFonts w:ascii="Calibri" w:eastAsia="Times New Roman" w:hAnsi="Calibri" w:cs="Times New Roman"/>
      <w:b/>
      <w:bCs/>
      <w:sz w:val="20"/>
      <w:szCs w:val="20"/>
      <w:lang w:val="en-US" w:eastAsia="en-US"/>
    </w:rPr>
  </w:style>
  <w:style w:type="table" w:customStyle="1" w:styleId="LightList-Accent1144">
    <w:name w:val="Light List - Accent 1144"/>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54">
    <w:name w:val="Table Paragraph54"/>
    <w:basedOn w:val="Standard"/>
    <w:uiPriority w:val="1"/>
    <w:qFormat/>
    <w:pPr>
      <w:widowControl w:val="0"/>
    </w:pPr>
    <w:rPr>
      <w:rFonts w:eastAsia="Calibri"/>
    </w:rPr>
  </w:style>
  <w:style w:type="paragraph" w:customStyle="1" w:styleId="NoSpacing123">
    <w:name w:val="No Spacing123"/>
    <w:basedOn w:val="Standard"/>
    <w:uiPriority w:val="1"/>
    <w:qFormat/>
    <w:rPr>
      <w:rFonts w:ascii="Arial" w:hAnsi="Arial"/>
      <w:sz w:val="20"/>
      <w:szCs w:val="20"/>
      <w:lang w:val="en-GB" w:eastAsia="nl-NL"/>
    </w:rPr>
  </w:style>
  <w:style w:type="table" w:customStyle="1" w:styleId="TableGrid344">
    <w:name w:val="Table Grid344"/>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23">
    <w:name w:val="GS1_Table_Text23"/>
    <w:basedOn w:val="Standard"/>
    <w:pPr>
      <w:spacing w:before="60" w:after="60"/>
    </w:pPr>
    <w:rPr>
      <w:rFonts w:ascii="Arial" w:hAnsi="Arial"/>
      <w:sz w:val="18"/>
      <w:szCs w:val="24"/>
      <w:lang w:val="en-GB"/>
    </w:rPr>
  </w:style>
  <w:style w:type="paragraph" w:customStyle="1" w:styleId="GS1TableHeading23">
    <w:name w:val="GS1_Table_Heading23"/>
    <w:basedOn w:val="Standard"/>
    <w:pPr>
      <w:keepNext/>
      <w:spacing w:before="60" w:after="60"/>
    </w:pPr>
    <w:rPr>
      <w:rFonts w:ascii="Arial" w:hAnsi="Arial"/>
      <w:b/>
      <w:bCs/>
      <w:color w:val="FFFFFF"/>
      <w:sz w:val="18"/>
      <w:szCs w:val="24"/>
      <w:lang w:val="en-GB"/>
    </w:rPr>
  </w:style>
  <w:style w:type="character" w:customStyle="1" w:styleId="CommentSubjectChar133">
    <w:name w:val="Comment Subject Char133"/>
    <w:uiPriority w:val="99"/>
    <w:semiHidden/>
    <w:rPr>
      <w:rFonts w:ascii="Calibri" w:eastAsia="Times New Roman" w:hAnsi="Calibri" w:cs="Times New Roman"/>
      <w:b/>
      <w:bCs/>
      <w:sz w:val="20"/>
      <w:szCs w:val="20"/>
      <w:lang w:val="en-US" w:eastAsia="en-US"/>
    </w:rPr>
  </w:style>
  <w:style w:type="table" w:customStyle="1" w:styleId="LightList-Accent11144">
    <w:name w:val="Light List - Accent 11144"/>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44">
    <w:name w:val="Table Paragraph144"/>
    <w:basedOn w:val="Standard"/>
    <w:uiPriority w:val="1"/>
    <w:qFormat/>
    <w:pPr>
      <w:widowControl w:val="0"/>
    </w:pPr>
    <w:rPr>
      <w:rFonts w:eastAsia="Calibri"/>
    </w:rPr>
  </w:style>
  <w:style w:type="table" w:customStyle="1" w:styleId="TableGrid3144">
    <w:name w:val="Table Grid3144"/>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34">
    <w:name w:val="Table Paragraph234"/>
    <w:basedOn w:val="Standard"/>
    <w:uiPriority w:val="1"/>
    <w:qFormat/>
    <w:pPr>
      <w:widowControl w:val="0"/>
    </w:pPr>
    <w:rPr>
      <w:rFonts w:eastAsia="Calibri"/>
    </w:rPr>
  </w:style>
  <w:style w:type="character" w:customStyle="1" w:styleId="CommentSubjectChar1113">
    <w:name w:val="Comment Subject Char1113"/>
    <w:uiPriority w:val="99"/>
    <w:semiHidden/>
    <w:rPr>
      <w:rFonts w:ascii="Calibri" w:eastAsia="Times New Roman" w:hAnsi="Calibri" w:cs="Times New Roman"/>
      <w:b/>
      <w:bCs/>
      <w:sz w:val="20"/>
      <w:szCs w:val="20"/>
      <w:lang w:val="en-US" w:eastAsia="en-US"/>
    </w:rPr>
  </w:style>
  <w:style w:type="table" w:customStyle="1" w:styleId="LightList-Accent111114">
    <w:name w:val="Light List - Accent 111114"/>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114">
    <w:name w:val="Table Paragraph1114"/>
    <w:basedOn w:val="Standard"/>
    <w:uiPriority w:val="1"/>
    <w:qFormat/>
    <w:pPr>
      <w:widowControl w:val="0"/>
    </w:pPr>
    <w:rPr>
      <w:rFonts w:eastAsia="Calibri"/>
    </w:rPr>
  </w:style>
  <w:style w:type="table" w:customStyle="1" w:styleId="TableGrid31114">
    <w:name w:val="Table Grid31114"/>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ommentSubjectChar213">
    <w:name w:val="Comment Subject Char213"/>
    <w:uiPriority w:val="99"/>
    <w:semiHidden/>
    <w:rPr>
      <w:rFonts w:ascii="Calibri" w:eastAsia="Times New Roman" w:hAnsi="Calibri" w:cs="Times New Roman"/>
      <w:b/>
      <w:bCs/>
      <w:sz w:val="20"/>
      <w:szCs w:val="20"/>
      <w:lang w:val="en-US" w:eastAsia="en-US"/>
    </w:rPr>
  </w:style>
  <w:style w:type="table" w:customStyle="1" w:styleId="LightList-Accent11214">
    <w:name w:val="Light List - Accent 11214"/>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314">
    <w:name w:val="Table Paragraph314"/>
    <w:basedOn w:val="Standard"/>
    <w:uiPriority w:val="1"/>
    <w:qFormat/>
    <w:pPr>
      <w:widowControl w:val="0"/>
    </w:pPr>
    <w:rPr>
      <w:rFonts w:eastAsia="Calibri"/>
    </w:rPr>
  </w:style>
  <w:style w:type="paragraph" w:customStyle="1" w:styleId="NoSpacing1113">
    <w:name w:val="No Spacing1113"/>
    <w:basedOn w:val="Standard"/>
    <w:uiPriority w:val="1"/>
    <w:qFormat/>
    <w:rPr>
      <w:rFonts w:ascii="Arial" w:hAnsi="Arial"/>
      <w:sz w:val="20"/>
      <w:szCs w:val="20"/>
      <w:lang w:val="en-GB" w:eastAsia="nl-NL"/>
    </w:rPr>
  </w:style>
  <w:style w:type="table" w:customStyle="1" w:styleId="TableGrid3214">
    <w:name w:val="Table Grid3214"/>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113">
    <w:name w:val="GS1_Table_Text113"/>
    <w:basedOn w:val="Standard"/>
    <w:pPr>
      <w:spacing w:before="60" w:after="60"/>
    </w:pPr>
    <w:rPr>
      <w:rFonts w:ascii="Arial" w:hAnsi="Arial"/>
      <w:sz w:val="18"/>
      <w:szCs w:val="24"/>
      <w:lang w:val="en-GB"/>
    </w:rPr>
  </w:style>
  <w:style w:type="paragraph" w:customStyle="1" w:styleId="GS1TableHeading113">
    <w:name w:val="GS1_Table_Heading113"/>
    <w:basedOn w:val="Standard"/>
    <w:pPr>
      <w:keepNext/>
      <w:spacing w:before="60" w:after="60"/>
    </w:pPr>
    <w:rPr>
      <w:rFonts w:ascii="Arial" w:hAnsi="Arial"/>
      <w:b/>
      <w:bCs/>
      <w:color w:val="FFFFFF"/>
      <w:sz w:val="18"/>
      <w:szCs w:val="24"/>
      <w:lang w:val="en-GB"/>
    </w:rPr>
  </w:style>
  <w:style w:type="character" w:customStyle="1" w:styleId="CommentSubjectChar1213">
    <w:name w:val="Comment Subject Char1213"/>
    <w:uiPriority w:val="99"/>
    <w:semiHidden/>
    <w:rPr>
      <w:rFonts w:ascii="Calibri" w:eastAsia="Times New Roman" w:hAnsi="Calibri" w:cs="Times New Roman"/>
      <w:b/>
      <w:bCs/>
      <w:sz w:val="20"/>
      <w:szCs w:val="20"/>
      <w:lang w:val="en-US" w:eastAsia="en-US"/>
    </w:rPr>
  </w:style>
  <w:style w:type="table" w:customStyle="1" w:styleId="LightList-Accent111214">
    <w:name w:val="Light List - Accent 111214"/>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214">
    <w:name w:val="Table Paragraph1214"/>
    <w:basedOn w:val="Standard"/>
    <w:uiPriority w:val="1"/>
    <w:qFormat/>
    <w:pPr>
      <w:widowControl w:val="0"/>
    </w:pPr>
    <w:rPr>
      <w:rFonts w:eastAsia="Calibri"/>
    </w:rPr>
  </w:style>
  <w:style w:type="table" w:customStyle="1" w:styleId="TableGrid31214">
    <w:name w:val="Table Grid31214"/>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114">
    <w:name w:val="Table Paragraph2114"/>
    <w:basedOn w:val="Standard"/>
    <w:uiPriority w:val="1"/>
    <w:qFormat/>
    <w:pPr>
      <w:widowControl w:val="0"/>
    </w:pPr>
    <w:rPr>
      <w:rFonts w:eastAsia="Calibri"/>
    </w:rPr>
  </w:style>
  <w:style w:type="paragraph" w:customStyle="1" w:styleId="TableParagraph65">
    <w:name w:val="Table Paragraph65"/>
    <w:basedOn w:val="Standard"/>
    <w:uiPriority w:val="1"/>
    <w:qFormat/>
    <w:pPr>
      <w:widowControl w:val="0"/>
    </w:pPr>
    <w:rPr>
      <w:rFonts w:eastAsia="Calibri"/>
    </w:rPr>
  </w:style>
  <w:style w:type="paragraph" w:customStyle="1" w:styleId="TableParagraph74">
    <w:name w:val="Table Paragraph74"/>
    <w:basedOn w:val="Standard"/>
    <w:uiPriority w:val="1"/>
    <w:qFormat/>
    <w:pPr>
      <w:widowControl w:val="0"/>
    </w:pPr>
    <w:rPr>
      <w:rFonts w:eastAsia="Calibri"/>
    </w:rPr>
  </w:style>
  <w:style w:type="character" w:customStyle="1" w:styleId="CommentSubjectChar53">
    <w:name w:val="Comment Subject Char53"/>
    <w:uiPriority w:val="99"/>
    <w:semiHidden/>
    <w:rPr>
      <w:rFonts w:ascii="Calibri" w:eastAsia="Times New Roman" w:hAnsi="Calibri" w:cs="Times New Roman"/>
      <w:b/>
      <w:bCs/>
      <w:sz w:val="20"/>
      <w:szCs w:val="20"/>
      <w:lang w:val="en-US" w:eastAsia="en-US"/>
    </w:rPr>
  </w:style>
  <w:style w:type="table" w:customStyle="1" w:styleId="LightList-Accent1154">
    <w:name w:val="Light List - Accent 1154"/>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NoSpacing133">
    <w:name w:val="No Spacing133"/>
    <w:basedOn w:val="Standard"/>
    <w:uiPriority w:val="1"/>
    <w:qFormat/>
    <w:rPr>
      <w:rFonts w:ascii="Arial" w:hAnsi="Arial"/>
      <w:sz w:val="20"/>
      <w:szCs w:val="20"/>
      <w:lang w:val="en-GB" w:eastAsia="nl-NL"/>
    </w:rPr>
  </w:style>
  <w:style w:type="table" w:customStyle="1" w:styleId="TableGrid354">
    <w:name w:val="Table Grid354"/>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33">
    <w:name w:val="GS1_Table_Text33"/>
    <w:basedOn w:val="Standard"/>
    <w:pPr>
      <w:spacing w:before="60" w:after="60"/>
    </w:pPr>
    <w:rPr>
      <w:rFonts w:ascii="Arial" w:hAnsi="Arial"/>
      <w:sz w:val="18"/>
      <w:szCs w:val="24"/>
      <w:lang w:val="en-GB"/>
    </w:rPr>
  </w:style>
  <w:style w:type="paragraph" w:customStyle="1" w:styleId="GS1TableHeading33">
    <w:name w:val="GS1_Table_Heading33"/>
    <w:basedOn w:val="Standard"/>
    <w:pPr>
      <w:keepNext/>
      <w:spacing w:before="60" w:after="60"/>
    </w:pPr>
    <w:rPr>
      <w:rFonts w:ascii="Arial" w:hAnsi="Arial"/>
      <w:b/>
      <w:bCs/>
      <w:color w:val="FFFFFF"/>
      <w:sz w:val="18"/>
      <w:szCs w:val="24"/>
      <w:lang w:val="en-GB"/>
    </w:rPr>
  </w:style>
  <w:style w:type="character" w:customStyle="1" w:styleId="CommentSubjectChar143">
    <w:name w:val="Comment Subject Char143"/>
    <w:uiPriority w:val="99"/>
    <w:semiHidden/>
    <w:rPr>
      <w:rFonts w:ascii="Calibri" w:eastAsia="Times New Roman" w:hAnsi="Calibri" w:cs="Times New Roman"/>
      <w:b/>
      <w:bCs/>
      <w:sz w:val="20"/>
      <w:szCs w:val="20"/>
      <w:lang w:val="en-US" w:eastAsia="en-US"/>
    </w:rPr>
  </w:style>
  <w:style w:type="table" w:customStyle="1" w:styleId="LightList-Accent11154">
    <w:name w:val="Light List - Accent 11154"/>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54">
    <w:name w:val="Table Paragraph154"/>
    <w:basedOn w:val="Standard"/>
    <w:uiPriority w:val="1"/>
    <w:qFormat/>
    <w:pPr>
      <w:widowControl w:val="0"/>
    </w:pPr>
    <w:rPr>
      <w:rFonts w:eastAsia="Calibri"/>
    </w:rPr>
  </w:style>
  <w:style w:type="table" w:customStyle="1" w:styleId="TableGrid3154">
    <w:name w:val="Table Grid3154"/>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44">
    <w:name w:val="Table Paragraph244"/>
    <w:basedOn w:val="Standard"/>
    <w:uiPriority w:val="1"/>
    <w:qFormat/>
    <w:pPr>
      <w:widowControl w:val="0"/>
    </w:pPr>
    <w:rPr>
      <w:rFonts w:eastAsia="Calibri"/>
    </w:rPr>
  </w:style>
  <w:style w:type="paragraph" w:customStyle="1" w:styleId="TableParagraph84">
    <w:name w:val="Table Paragraph84"/>
    <w:basedOn w:val="Standard"/>
    <w:uiPriority w:val="1"/>
    <w:qFormat/>
    <w:pPr>
      <w:widowControl w:val="0"/>
    </w:pPr>
    <w:rPr>
      <w:rFonts w:eastAsia="Calibri"/>
    </w:rPr>
  </w:style>
  <w:style w:type="character" w:customStyle="1" w:styleId="CommentSubjectChar63">
    <w:name w:val="Comment Subject Char63"/>
    <w:uiPriority w:val="99"/>
    <w:semiHidden/>
    <w:rPr>
      <w:rFonts w:ascii="Calibri" w:eastAsia="Times New Roman" w:hAnsi="Calibri" w:cs="Times New Roman"/>
      <w:b/>
      <w:bCs/>
      <w:sz w:val="20"/>
      <w:szCs w:val="20"/>
      <w:lang w:val="en-US" w:eastAsia="en-US"/>
    </w:rPr>
  </w:style>
  <w:style w:type="table" w:customStyle="1" w:styleId="LightList-Accent1164">
    <w:name w:val="Light List - Accent 1164"/>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NoSpacing143">
    <w:name w:val="No Spacing143"/>
    <w:basedOn w:val="Standard"/>
    <w:uiPriority w:val="1"/>
    <w:qFormat/>
    <w:rPr>
      <w:rFonts w:ascii="Arial" w:hAnsi="Arial"/>
      <w:sz w:val="20"/>
      <w:szCs w:val="20"/>
      <w:lang w:val="en-GB" w:eastAsia="nl-NL"/>
    </w:rPr>
  </w:style>
  <w:style w:type="table" w:customStyle="1" w:styleId="TableGrid364">
    <w:name w:val="Table Grid364"/>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43">
    <w:name w:val="GS1_Table_Text43"/>
    <w:basedOn w:val="Standard"/>
    <w:pPr>
      <w:spacing w:before="60" w:after="60"/>
    </w:pPr>
    <w:rPr>
      <w:rFonts w:ascii="Arial" w:hAnsi="Arial"/>
      <w:sz w:val="18"/>
      <w:szCs w:val="24"/>
      <w:lang w:val="en-GB"/>
    </w:rPr>
  </w:style>
  <w:style w:type="paragraph" w:customStyle="1" w:styleId="GS1TableHeading43">
    <w:name w:val="GS1_Table_Heading43"/>
    <w:basedOn w:val="Standard"/>
    <w:pPr>
      <w:keepNext/>
      <w:spacing w:before="60" w:after="60"/>
    </w:pPr>
    <w:rPr>
      <w:rFonts w:ascii="Arial" w:hAnsi="Arial"/>
      <w:b/>
      <w:bCs/>
      <w:color w:val="FFFFFF"/>
      <w:sz w:val="18"/>
      <w:szCs w:val="24"/>
      <w:lang w:val="en-GB"/>
    </w:rPr>
  </w:style>
  <w:style w:type="character" w:customStyle="1" w:styleId="CommentSubjectChar153">
    <w:name w:val="Comment Subject Char153"/>
    <w:uiPriority w:val="99"/>
    <w:semiHidden/>
    <w:rPr>
      <w:rFonts w:ascii="Calibri" w:eastAsia="Times New Roman" w:hAnsi="Calibri" w:cs="Times New Roman"/>
      <w:b/>
      <w:bCs/>
      <w:sz w:val="20"/>
      <w:szCs w:val="20"/>
      <w:lang w:val="en-US" w:eastAsia="en-US"/>
    </w:rPr>
  </w:style>
  <w:style w:type="table" w:customStyle="1" w:styleId="LightList-Accent11164">
    <w:name w:val="Light List - Accent 11164"/>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64">
    <w:name w:val="Table Paragraph164"/>
    <w:basedOn w:val="Standard"/>
    <w:uiPriority w:val="1"/>
    <w:qFormat/>
    <w:pPr>
      <w:widowControl w:val="0"/>
    </w:pPr>
    <w:rPr>
      <w:rFonts w:eastAsia="Calibri"/>
    </w:rPr>
  </w:style>
  <w:style w:type="table" w:customStyle="1" w:styleId="TableGrid3164">
    <w:name w:val="Table Grid3164"/>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54">
    <w:name w:val="Table Paragraph254"/>
    <w:basedOn w:val="Standard"/>
    <w:uiPriority w:val="1"/>
    <w:qFormat/>
    <w:pPr>
      <w:widowControl w:val="0"/>
    </w:pPr>
    <w:rPr>
      <w:rFonts w:eastAsia="Calibri"/>
    </w:rPr>
  </w:style>
  <w:style w:type="numbering" w:styleId="111111">
    <w:name w:val="Outline List 2"/>
    <w:basedOn w:val="KeineListe"/>
    <w:unhideWhenUsed/>
    <w:pPr>
      <w:numPr>
        <w:numId w:val="1"/>
      </w:numPr>
    </w:pPr>
  </w:style>
  <w:style w:type="paragraph" w:customStyle="1" w:styleId="Frgadskuggning-dekorfrg11">
    <w:name w:val="Färgad skuggning - dekorfärg 11"/>
    <w:hidden/>
    <w:uiPriority w:val="99"/>
    <w:semiHidden/>
    <w:rPr>
      <w:rFonts w:eastAsia="Times New Roman"/>
      <w:sz w:val="22"/>
      <w:szCs w:val="22"/>
      <w:lang w:val="en-US" w:eastAsia="en-US"/>
    </w:rPr>
  </w:style>
  <w:style w:type="numbering" w:customStyle="1" w:styleId="NoList2">
    <w:name w:val="No List2"/>
    <w:next w:val="KeineListe"/>
    <w:uiPriority w:val="99"/>
    <w:semiHidden/>
    <w:unhideWhenUsed/>
  </w:style>
  <w:style w:type="numbering" w:customStyle="1" w:styleId="NoList3">
    <w:name w:val="No List3"/>
    <w:next w:val="KeineListe"/>
    <w:uiPriority w:val="99"/>
    <w:semiHidden/>
    <w:unhideWhenUsed/>
  </w:style>
  <w:style w:type="table" w:customStyle="1" w:styleId="Tabellenraster1">
    <w:name w:val="Tabellenraster1"/>
    <w:rPr>
      <w:rFonts w:eastAsia="Times New Roman"/>
      <w:sz w:val="22"/>
      <w:szCs w:val="22"/>
      <w:lang w:val="en-GB" w:eastAsia="en-GB"/>
    </w:rPr>
    <w:tblPr>
      <w:tblCellMar>
        <w:top w:w="0" w:type="dxa"/>
        <w:left w:w="0" w:type="dxa"/>
        <w:bottom w:w="0" w:type="dxa"/>
        <w:right w:w="0" w:type="dxa"/>
      </w:tblCellMar>
    </w:tblPr>
  </w:style>
  <w:style w:type="character" w:styleId="BesuchterLink">
    <w:name w:val="FollowedHyperlink"/>
    <w:uiPriority w:val="99"/>
    <w:semiHidden/>
    <w:unhideWhenUsed/>
    <w:rPr>
      <w:color w:val="800080"/>
      <w:u w:val="single"/>
    </w:rPr>
  </w:style>
  <w:style w:type="paragraph" w:customStyle="1" w:styleId="Default">
    <w:name w:val="Default"/>
    <w:rPr>
      <w:rFonts w:eastAsia="SimSun" w:cs="Calibri"/>
      <w:color w:val="000000"/>
      <w:sz w:val="24"/>
      <w:szCs w:val="24"/>
      <w:lang w:val="nb-NO" w:eastAsia="en-US"/>
    </w:rPr>
  </w:style>
  <w:style w:type="numbering" w:customStyle="1" w:styleId="NoList4">
    <w:name w:val="No List4"/>
    <w:next w:val="KeineListe"/>
    <w:uiPriority w:val="99"/>
    <w:semiHidden/>
    <w:unhideWhenUsed/>
  </w:style>
  <w:style w:type="numbering" w:customStyle="1" w:styleId="NoList5">
    <w:name w:val="No List5"/>
    <w:next w:val="KeineListe"/>
    <w:uiPriority w:val="99"/>
    <w:semiHidden/>
    <w:unhideWhenUsed/>
  </w:style>
  <w:style w:type="numbering" w:customStyle="1" w:styleId="NoList6">
    <w:name w:val="No List6"/>
    <w:next w:val="KeineListe"/>
    <w:uiPriority w:val="99"/>
    <w:semiHidden/>
    <w:unhideWhenUsed/>
  </w:style>
  <w:style w:type="numbering" w:customStyle="1" w:styleId="NoList7">
    <w:name w:val="No List7"/>
    <w:next w:val="KeineListe"/>
    <w:uiPriority w:val="99"/>
    <w:semiHidden/>
    <w:unhideWhenUsed/>
  </w:style>
  <w:style w:type="numbering" w:customStyle="1" w:styleId="NoList8">
    <w:name w:val="No List8"/>
    <w:next w:val="KeineListe"/>
    <w:uiPriority w:val="99"/>
    <w:semiHidden/>
    <w:unhideWhenUsed/>
  </w:style>
  <w:style w:type="numbering" w:customStyle="1" w:styleId="NoList9">
    <w:name w:val="No List9"/>
    <w:next w:val="KeineListe"/>
    <w:uiPriority w:val="99"/>
    <w:semiHidden/>
    <w:unhideWhenUsed/>
  </w:style>
  <w:style w:type="numbering" w:customStyle="1" w:styleId="NoList10">
    <w:name w:val="No List10"/>
    <w:next w:val="KeineListe"/>
    <w:uiPriority w:val="99"/>
    <w:semiHidden/>
    <w:unhideWhenUsed/>
  </w:style>
  <w:style w:type="numbering" w:customStyle="1" w:styleId="NoList12">
    <w:name w:val="No List12"/>
    <w:next w:val="KeineListe"/>
    <w:uiPriority w:val="99"/>
    <w:semiHidden/>
    <w:unhideWhenUsed/>
  </w:style>
  <w:style w:type="paragraph" w:styleId="Listenabsatz">
    <w:name w:val="List Paragraph"/>
    <w:basedOn w:val="Standard"/>
    <w:uiPriority w:val="34"/>
    <w:qFormat/>
    <w:pPr>
      <w:ind w:left="720"/>
    </w:pPr>
    <w:rPr>
      <w:rFonts w:eastAsia="Calibri"/>
      <w:lang w:val="nb-NO"/>
    </w:rPr>
  </w:style>
  <w:style w:type="numbering" w:customStyle="1" w:styleId="NoList13">
    <w:name w:val="No List13"/>
    <w:next w:val="KeineListe"/>
    <w:uiPriority w:val="99"/>
    <w:semiHidden/>
    <w:unhideWhenUsed/>
  </w:style>
  <w:style w:type="table" w:customStyle="1" w:styleId="TableNormal1">
    <w:name w:val="Table Normal1"/>
    <w:semiHidden/>
    <w:rPr>
      <w:rFonts w:ascii="Times New Roman" w:eastAsia="Times New Roman" w:hAnsi="Times New Roman"/>
      <w:sz w:val="24"/>
    </w:rPr>
    <w:tblPr>
      <w:tblInd w:w="0" w:type="dxa"/>
      <w:tblCellMar>
        <w:top w:w="0" w:type="dxa"/>
        <w:left w:w="108" w:type="dxa"/>
        <w:bottom w:w="0" w:type="dxa"/>
        <w:right w:w="108" w:type="dxa"/>
      </w:tblCellMar>
    </w:tblPr>
  </w:style>
  <w:style w:type="numbering" w:customStyle="1" w:styleId="NoList14">
    <w:name w:val="No List14"/>
    <w:next w:val="KeineListe"/>
    <w:uiPriority w:val="99"/>
    <w:semiHidden/>
    <w:unhideWhenUsed/>
  </w:style>
  <w:style w:type="numbering" w:customStyle="1" w:styleId="NoList15">
    <w:name w:val="No List15"/>
    <w:next w:val="KeineListe"/>
    <w:uiPriority w:val="99"/>
    <w:semiHidden/>
    <w:unhideWhenUsed/>
  </w:style>
  <w:style w:type="numbering" w:customStyle="1" w:styleId="NoList16">
    <w:name w:val="No List16"/>
    <w:next w:val="KeineListe"/>
    <w:uiPriority w:val="99"/>
    <w:semiHidden/>
    <w:unhideWhenUsed/>
  </w:style>
  <w:style w:type="paragraph" w:styleId="berarbeitung">
    <w:name w:val="Revision"/>
    <w:hidden/>
    <w:uiPriority w:val="99"/>
    <w:semiHidden/>
    <w:rPr>
      <w:rFonts w:eastAsia="Times New Roman"/>
      <w:sz w:val="22"/>
      <w:szCs w:val="22"/>
      <w:lang w:val="en-US" w:eastAsia="en-US"/>
    </w:rPr>
  </w:style>
  <w:style w:type="numbering" w:customStyle="1" w:styleId="NoList17">
    <w:name w:val="No List17"/>
    <w:next w:val="KeineListe"/>
    <w:uiPriority w:val="99"/>
    <w:semiHidden/>
    <w:unhideWhenUsed/>
  </w:style>
  <w:style w:type="numbering" w:customStyle="1" w:styleId="NoList18">
    <w:name w:val="No List18"/>
    <w:next w:val="KeineListe"/>
    <w:uiPriority w:val="99"/>
    <w:semiHidden/>
    <w:unhideWhenUsed/>
  </w:style>
  <w:style w:type="table" w:customStyle="1" w:styleId="LightList-Accent1120">
    <w:name w:val="Light List - Accent 1120"/>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LightList-Accent121">
    <w:name w:val="Light List - Accent 121"/>
    <w:basedOn w:val="NormaleTabelle"/>
    <w:uiPriority w:val="61"/>
    <w:rPr>
      <w:rFonts w:eastAsia="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4F81BD" w:fill="4F81BD"/>
      </w:tcPr>
    </w:tblStylePr>
    <w:tblStylePr w:type="lastRow">
      <w:pPr>
        <w:spacing w:before="0" w:after="0" w:line="240" w:lineRule="auto"/>
      </w:pPr>
      <w:rPr>
        <w:b/>
        <w:bCs/>
      </w:rPr>
      <w:tblPr/>
      <w:tcPr>
        <w:tcBorders>
          <w:top w:val="sing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11">
    <w:name w:val="Light List11"/>
    <w:basedOn w:val="NormaleTabelle"/>
    <w:uiPriority w:val="61"/>
    <w:rPr>
      <w:rFonts w:eastAsia="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000000" w:fill="000000"/>
      </w:tcPr>
    </w:tblStylePr>
    <w:tblStylePr w:type="lastRow">
      <w:pPr>
        <w:spacing w:before="0" w:after="0" w:line="240" w:lineRule="auto"/>
      </w:pPr>
      <w:rPr>
        <w:b/>
        <w:bCs/>
      </w:rPr>
      <w:tblPr/>
      <w:tcPr>
        <w:tcBorders>
          <w:top w:val="sing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TableGrid320">
    <w:name w:val="Table Grid320"/>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
    <w:name w:val="Table Grid1"/>
    <w:basedOn w:val="NormaleTabelle"/>
    <w:next w:val="Tabellenraste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6">
    <w:name w:val="Light List - Accent 11116"/>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6">
    <w:name w:val="Table Grid3116"/>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7">
    <w:name w:val="Light List - Accent 11117"/>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7">
    <w:name w:val="Table Grid3117"/>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9">
    <w:name w:val="No List19"/>
    <w:next w:val="KeineListe"/>
    <w:uiPriority w:val="99"/>
    <w:semiHidden/>
    <w:unhideWhenUsed/>
  </w:style>
  <w:style w:type="numbering" w:customStyle="1" w:styleId="NoList111">
    <w:name w:val="No List111"/>
    <w:next w:val="KeineListe"/>
    <w:uiPriority w:val="99"/>
    <w:semiHidden/>
    <w:unhideWhenUsed/>
  </w:style>
  <w:style w:type="table" w:customStyle="1" w:styleId="LightList-Accent1126">
    <w:name w:val="Light List - Accent 1126"/>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6">
    <w:name w:val="Table Grid326"/>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6">
    <w:name w:val="Light List - Accent 11126"/>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6">
    <w:name w:val="Table Grid3126"/>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35">
    <w:name w:val="Light List - Accent 1135"/>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35">
    <w:name w:val="Table Grid335"/>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35">
    <w:name w:val="Light List - Accent 11135"/>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35">
    <w:name w:val="Table Grid3135"/>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45">
    <w:name w:val="Light List - Accent 1145"/>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45">
    <w:name w:val="Table Grid345"/>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45">
    <w:name w:val="Light List - Accent 11145"/>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45">
    <w:name w:val="Table Grid3145"/>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15">
    <w:name w:val="Light List - Accent 111115"/>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15">
    <w:name w:val="Table Grid31115"/>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15">
    <w:name w:val="Light List - Accent 11215"/>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15">
    <w:name w:val="Table Grid3215"/>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15">
    <w:name w:val="Light List - Accent 111215"/>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15">
    <w:name w:val="Table Grid31215"/>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55">
    <w:name w:val="Light List - Accent 1155"/>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55">
    <w:name w:val="Table Grid355"/>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55">
    <w:name w:val="Light List - Accent 11155"/>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55">
    <w:name w:val="Table Grid3155"/>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65">
    <w:name w:val="Light List - Accent 1165"/>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65">
    <w:name w:val="Table Grid365"/>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65">
    <w:name w:val="Light List - Accent 11165"/>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65">
    <w:name w:val="Table Grid3165"/>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71">
    <w:name w:val="Light List - Accent 117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71">
    <w:name w:val="Table Grid37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71">
    <w:name w:val="Light List - Accent 1117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71">
    <w:name w:val="Table Grid317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21">
    <w:name w:val="Light List - Accent 11112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21">
    <w:name w:val="Table Grid3112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21">
    <w:name w:val="Light List - Accent 1122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21">
    <w:name w:val="Table Grid322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21">
    <w:name w:val="Light List - Accent 11122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21">
    <w:name w:val="Table Grid3122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311">
    <w:name w:val="Light List - Accent 1131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311">
    <w:name w:val="Table Grid331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311">
    <w:name w:val="Light List - Accent 11131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311">
    <w:name w:val="Table Grid3131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411">
    <w:name w:val="Light List - Accent 1141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411">
    <w:name w:val="Table Grid341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411">
    <w:name w:val="Light List - Accent 11141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411">
    <w:name w:val="Table Grid3141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111">
    <w:name w:val="Light List - Accent 111111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111">
    <w:name w:val="Table Grid31111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111">
    <w:name w:val="Light List - Accent 11211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111">
    <w:name w:val="Table Grid3211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111">
    <w:name w:val="Light List - Accent 111211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111">
    <w:name w:val="Table Grid31211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511">
    <w:name w:val="Light List - Accent 1151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511">
    <w:name w:val="Table Grid351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511">
    <w:name w:val="Light List - Accent 11151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511">
    <w:name w:val="Table Grid3151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611">
    <w:name w:val="Light List - Accent 1161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611">
    <w:name w:val="Table Grid361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611">
    <w:name w:val="Light List - Accent 11161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611">
    <w:name w:val="Table Grid3161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81">
    <w:name w:val="Light List - Accent 118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81">
    <w:name w:val="Table Grid38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81">
    <w:name w:val="Light List - Accent 1118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81">
    <w:name w:val="Table Grid318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31">
    <w:name w:val="Light List - Accent 11113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31">
    <w:name w:val="Table Grid3113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31">
    <w:name w:val="Light List - Accent 1123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31">
    <w:name w:val="Table Grid323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31">
    <w:name w:val="Light List - Accent 11123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31">
    <w:name w:val="Table Grid3123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321">
    <w:name w:val="Light List - Accent 1132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321">
    <w:name w:val="Table Grid332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321">
    <w:name w:val="Light List - Accent 11132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321">
    <w:name w:val="Table Grid3132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421">
    <w:name w:val="Light List - Accent 1142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421">
    <w:name w:val="Table Grid342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421">
    <w:name w:val="Light List - Accent 11142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421">
    <w:name w:val="Table Grid3142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121">
    <w:name w:val="Light List - Accent 111112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121">
    <w:name w:val="Table Grid31112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121">
    <w:name w:val="Light List - Accent 11212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121">
    <w:name w:val="Table Grid3212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121">
    <w:name w:val="Light List - Accent 111212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121">
    <w:name w:val="Table Grid31212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521">
    <w:name w:val="Light List - Accent 1152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521">
    <w:name w:val="Table Grid352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521">
    <w:name w:val="Light List - Accent 11152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521">
    <w:name w:val="Table Grid3152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621">
    <w:name w:val="Light List - Accent 1162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621">
    <w:name w:val="Table Grid362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621">
    <w:name w:val="Light List - Accent 11162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621">
    <w:name w:val="Table Grid3162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91">
    <w:name w:val="Light List - Accent 119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91">
    <w:name w:val="Table Grid39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91">
    <w:name w:val="Light List - Accent 1119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91">
    <w:name w:val="Table Grid319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41">
    <w:name w:val="Light List - Accent 11114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41">
    <w:name w:val="Table Grid3114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41">
    <w:name w:val="Light List - Accent 1124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41">
    <w:name w:val="Table Grid324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41">
    <w:name w:val="Light List - Accent 11124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41">
    <w:name w:val="Table Grid3124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331">
    <w:name w:val="Light List - Accent 1133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331">
    <w:name w:val="Table Grid333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331">
    <w:name w:val="Light List - Accent 11133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331">
    <w:name w:val="Table Grid3133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431">
    <w:name w:val="Light List - Accent 1143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431">
    <w:name w:val="Table Grid343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431">
    <w:name w:val="Light List - Accent 11143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431">
    <w:name w:val="Table Grid3143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131">
    <w:name w:val="Light List - Accent 111113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131">
    <w:name w:val="Table Grid31113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131">
    <w:name w:val="Light List - Accent 11213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131">
    <w:name w:val="Table Grid3213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131">
    <w:name w:val="Light List - Accent 111213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131">
    <w:name w:val="Table Grid31213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531">
    <w:name w:val="Light List - Accent 1153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531">
    <w:name w:val="Table Grid353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531">
    <w:name w:val="Light List - Accent 11153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531">
    <w:name w:val="Table Grid3153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631">
    <w:name w:val="Light List - Accent 1163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631">
    <w:name w:val="Table Grid363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631">
    <w:name w:val="Light List - Accent 11163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631">
    <w:name w:val="Table Grid3163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01">
    <w:name w:val="Light List - Accent 1110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01">
    <w:name w:val="Table Grid310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01">
    <w:name w:val="Light List - Accent 11110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01">
    <w:name w:val="Table Grid3110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51">
    <w:name w:val="Light List - Accent 11115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51">
    <w:name w:val="Table Grid3115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51">
    <w:name w:val="Light List - Accent 1125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51">
    <w:name w:val="Table Grid325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51">
    <w:name w:val="Light List - Accent 11125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51">
    <w:name w:val="Table Grid3125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341">
    <w:name w:val="Light List - Accent 1134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341">
    <w:name w:val="Table Grid334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341">
    <w:name w:val="Light List - Accent 11134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341">
    <w:name w:val="Table Grid3134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441">
    <w:name w:val="Light List - Accent 1144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441">
    <w:name w:val="Table Grid344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441">
    <w:name w:val="Light List - Accent 11144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441">
    <w:name w:val="Table Grid3144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141">
    <w:name w:val="Light List - Accent 111114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141">
    <w:name w:val="Table Grid31114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141">
    <w:name w:val="Light List - Accent 11214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141">
    <w:name w:val="Table Grid3214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141">
    <w:name w:val="Light List - Accent 111214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141">
    <w:name w:val="Table Grid31214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541">
    <w:name w:val="Light List - Accent 1154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541">
    <w:name w:val="Table Grid354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541">
    <w:name w:val="Light List - Accent 11154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541">
    <w:name w:val="Table Grid3154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641">
    <w:name w:val="Light List - Accent 1164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641">
    <w:name w:val="Table Grid364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641">
    <w:name w:val="Light List - Accent 11164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641">
    <w:name w:val="Table Grid3164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
    <w:name w:val="No List21"/>
    <w:next w:val="KeineListe"/>
    <w:uiPriority w:val="99"/>
    <w:semiHidden/>
    <w:unhideWhenUsed/>
  </w:style>
  <w:style w:type="numbering" w:customStyle="1" w:styleId="NoList31">
    <w:name w:val="No List31"/>
    <w:next w:val="KeineListe"/>
    <w:uiPriority w:val="99"/>
    <w:semiHidden/>
    <w:unhideWhenUsed/>
  </w:style>
  <w:style w:type="table" w:customStyle="1" w:styleId="TableGrid10">
    <w:name w:val="TableGrid1"/>
    <w:rPr>
      <w:rFonts w:eastAsia="Times New Roman"/>
      <w:sz w:val="22"/>
      <w:szCs w:val="22"/>
      <w:lang w:val="en-GB" w:eastAsia="en-GB"/>
    </w:rPr>
    <w:tblPr>
      <w:tblCellMar>
        <w:top w:w="0" w:type="dxa"/>
        <w:left w:w="0" w:type="dxa"/>
        <w:bottom w:w="0" w:type="dxa"/>
        <w:right w:w="0" w:type="dxa"/>
      </w:tblCellMar>
    </w:tblPr>
  </w:style>
  <w:style w:type="numbering" w:customStyle="1" w:styleId="NoList41">
    <w:name w:val="No List41"/>
    <w:next w:val="KeineListe"/>
    <w:uiPriority w:val="99"/>
    <w:semiHidden/>
    <w:unhideWhenUsed/>
  </w:style>
  <w:style w:type="numbering" w:customStyle="1" w:styleId="NoList51">
    <w:name w:val="No List51"/>
    <w:next w:val="KeineListe"/>
    <w:uiPriority w:val="99"/>
    <w:semiHidden/>
    <w:unhideWhenUsed/>
  </w:style>
  <w:style w:type="numbering" w:customStyle="1" w:styleId="NoList61">
    <w:name w:val="No List61"/>
    <w:next w:val="KeineListe"/>
    <w:uiPriority w:val="99"/>
    <w:semiHidden/>
    <w:unhideWhenUsed/>
  </w:style>
  <w:style w:type="numbering" w:customStyle="1" w:styleId="NoList71">
    <w:name w:val="No List71"/>
    <w:next w:val="KeineListe"/>
    <w:uiPriority w:val="99"/>
    <w:semiHidden/>
    <w:unhideWhenUsed/>
  </w:style>
  <w:style w:type="numbering" w:customStyle="1" w:styleId="NoList81">
    <w:name w:val="No List81"/>
    <w:next w:val="KeineListe"/>
    <w:uiPriority w:val="99"/>
    <w:semiHidden/>
    <w:unhideWhenUsed/>
  </w:style>
  <w:style w:type="numbering" w:customStyle="1" w:styleId="NoList91">
    <w:name w:val="No List91"/>
    <w:next w:val="KeineListe"/>
    <w:uiPriority w:val="99"/>
    <w:semiHidden/>
    <w:unhideWhenUsed/>
  </w:style>
  <w:style w:type="numbering" w:customStyle="1" w:styleId="NoList101">
    <w:name w:val="No List101"/>
    <w:next w:val="KeineListe"/>
    <w:uiPriority w:val="99"/>
    <w:semiHidden/>
    <w:unhideWhenUsed/>
  </w:style>
  <w:style w:type="numbering" w:customStyle="1" w:styleId="NoList121">
    <w:name w:val="No List121"/>
    <w:next w:val="KeineListe"/>
    <w:uiPriority w:val="99"/>
    <w:semiHidden/>
    <w:unhideWhenUsed/>
  </w:style>
  <w:style w:type="numbering" w:customStyle="1" w:styleId="NoList131">
    <w:name w:val="No List131"/>
    <w:next w:val="KeineListe"/>
    <w:uiPriority w:val="99"/>
    <w:semiHidden/>
    <w:unhideWhenUsed/>
  </w:style>
  <w:style w:type="table" w:customStyle="1" w:styleId="TableNormal11">
    <w:name w:val="Table Normal11"/>
    <w:semiHidden/>
    <w:rPr>
      <w:rFonts w:ascii="Times New Roman" w:eastAsia="Times New Roman" w:hAnsi="Times New Roman"/>
      <w:sz w:val="24"/>
    </w:rPr>
    <w:tblPr>
      <w:tblInd w:w="0" w:type="dxa"/>
      <w:tblCellMar>
        <w:top w:w="0" w:type="dxa"/>
        <w:left w:w="108" w:type="dxa"/>
        <w:bottom w:w="0" w:type="dxa"/>
        <w:right w:w="108" w:type="dxa"/>
      </w:tblCellMar>
    </w:tblPr>
  </w:style>
  <w:style w:type="numbering" w:customStyle="1" w:styleId="NoList141">
    <w:name w:val="No List141"/>
    <w:next w:val="KeineListe"/>
    <w:uiPriority w:val="99"/>
    <w:semiHidden/>
    <w:unhideWhenUsed/>
  </w:style>
  <w:style w:type="numbering" w:customStyle="1" w:styleId="NoList151">
    <w:name w:val="No List151"/>
    <w:next w:val="KeineListe"/>
    <w:uiPriority w:val="99"/>
    <w:semiHidden/>
    <w:unhideWhenUsed/>
  </w:style>
  <w:style w:type="numbering" w:customStyle="1" w:styleId="NoList161">
    <w:name w:val="No List161"/>
    <w:next w:val="KeineListe"/>
    <w:uiPriority w:val="99"/>
    <w:semiHidden/>
    <w:unhideWhenUsed/>
  </w:style>
  <w:style w:type="numbering" w:customStyle="1" w:styleId="NoList171">
    <w:name w:val="No List171"/>
    <w:next w:val="KeineListe"/>
    <w:uiPriority w:val="99"/>
    <w:semiHidden/>
    <w:unhideWhenUsed/>
  </w:style>
  <w:style w:type="numbering" w:customStyle="1" w:styleId="NoList20">
    <w:name w:val="No List20"/>
    <w:next w:val="KeineListe"/>
    <w:uiPriority w:val="99"/>
    <w:semiHidden/>
    <w:unhideWhenUsed/>
  </w:style>
  <w:style w:type="table" w:customStyle="1" w:styleId="LightList-Accent1127">
    <w:name w:val="Light List - Accent 1127"/>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LightList-Accent122">
    <w:name w:val="Light List - Accent 122"/>
    <w:basedOn w:val="NormaleTabelle"/>
    <w:uiPriority w:val="61"/>
    <w:rPr>
      <w:rFonts w:eastAsia="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4F81BD" w:fill="4F81BD"/>
      </w:tcPr>
    </w:tblStylePr>
    <w:tblStylePr w:type="lastRow">
      <w:pPr>
        <w:spacing w:before="0" w:after="0" w:line="240" w:lineRule="auto"/>
      </w:pPr>
      <w:rPr>
        <w:b/>
        <w:bCs/>
      </w:rPr>
      <w:tblPr/>
      <w:tcPr>
        <w:tcBorders>
          <w:top w:val="sing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12">
    <w:name w:val="Light List12"/>
    <w:basedOn w:val="NormaleTabelle"/>
    <w:uiPriority w:val="61"/>
    <w:rPr>
      <w:rFonts w:eastAsia="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000000" w:fill="000000"/>
      </w:tcPr>
    </w:tblStylePr>
    <w:tblStylePr w:type="lastRow">
      <w:pPr>
        <w:spacing w:before="0" w:after="0" w:line="240" w:lineRule="auto"/>
      </w:pPr>
      <w:rPr>
        <w:b/>
        <w:bCs/>
      </w:rPr>
      <w:tblPr/>
      <w:tcPr>
        <w:tcBorders>
          <w:top w:val="sing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TableGrid327">
    <w:name w:val="Table Grid327"/>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NormaleTabelle"/>
    <w:next w:val="Tabellenraste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8">
    <w:name w:val="Light List - Accent 11118"/>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8">
    <w:name w:val="Table Grid3118"/>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9">
    <w:name w:val="Light List - Accent 11119"/>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9">
    <w:name w:val="Table Grid3119"/>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
    <w:name w:val="No List110"/>
    <w:next w:val="KeineListe"/>
    <w:uiPriority w:val="99"/>
    <w:semiHidden/>
    <w:unhideWhenUsed/>
  </w:style>
  <w:style w:type="numbering" w:customStyle="1" w:styleId="NoList112">
    <w:name w:val="No List112"/>
    <w:next w:val="KeineListe"/>
    <w:uiPriority w:val="99"/>
    <w:semiHidden/>
    <w:unhideWhenUsed/>
  </w:style>
  <w:style w:type="table" w:customStyle="1" w:styleId="LightList-Accent1128">
    <w:name w:val="Light List - Accent 1128"/>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8">
    <w:name w:val="Table Grid328"/>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7">
    <w:name w:val="Light List - Accent 11127"/>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7">
    <w:name w:val="Table Grid3127"/>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36">
    <w:name w:val="Light List - Accent 1136"/>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36">
    <w:name w:val="Table Grid336"/>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36">
    <w:name w:val="Light List - Accent 11136"/>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36">
    <w:name w:val="Table Grid3136"/>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46">
    <w:name w:val="Light List - Accent 1146"/>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46">
    <w:name w:val="Table Grid346"/>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46">
    <w:name w:val="Light List - Accent 11146"/>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46">
    <w:name w:val="Table Grid3146"/>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16">
    <w:name w:val="Light List - Accent 111116"/>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16">
    <w:name w:val="Table Grid31116"/>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16">
    <w:name w:val="Light List - Accent 11216"/>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16">
    <w:name w:val="Table Grid3216"/>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16">
    <w:name w:val="Light List - Accent 111216"/>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16">
    <w:name w:val="Table Grid31216"/>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56">
    <w:name w:val="Light List - Accent 1156"/>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56">
    <w:name w:val="Table Grid356"/>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56">
    <w:name w:val="Light List - Accent 11156"/>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56">
    <w:name w:val="Table Grid3156"/>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66">
    <w:name w:val="Light List - Accent 1166"/>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66">
    <w:name w:val="Table Grid366"/>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66">
    <w:name w:val="Light List - Accent 11166"/>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66">
    <w:name w:val="Table Grid3166"/>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72">
    <w:name w:val="Light List - Accent 117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72">
    <w:name w:val="Table Grid37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72">
    <w:name w:val="Light List - Accent 1117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72">
    <w:name w:val="Table Grid317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22">
    <w:name w:val="Light List - Accent 11112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22">
    <w:name w:val="Table Grid3112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22">
    <w:name w:val="Light List - Accent 1122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22">
    <w:name w:val="Table Grid322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22">
    <w:name w:val="Light List - Accent 11122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22">
    <w:name w:val="Table Grid3122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312">
    <w:name w:val="Light List - Accent 1131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312">
    <w:name w:val="Table Grid331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312">
    <w:name w:val="Light List - Accent 11131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312">
    <w:name w:val="Table Grid3131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412">
    <w:name w:val="Light List - Accent 1141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412">
    <w:name w:val="Table Grid341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412">
    <w:name w:val="Light List - Accent 11141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412">
    <w:name w:val="Table Grid3141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112">
    <w:name w:val="Light List - Accent 111111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112">
    <w:name w:val="Table Grid31111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112">
    <w:name w:val="Light List - Accent 11211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112">
    <w:name w:val="Table Grid3211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112">
    <w:name w:val="Light List - Accent 111211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112">
    <w:name w:val="Table Grid31211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512">
    <w:name w:val="Light List - Accent 1151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512">
    <w:name w:val="Table Grid351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512">
    <w:name w:val="Light List - Accent 11151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512">
    <w:name w:val="Table Grid3151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612">
    <w:name w:val="Light List - Accent 1161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612">
    <w:name w:val="Table Grid361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612">
    <w:name w:val="Light List - Accent 11161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612">
    <w:name w:val="Table Grid3161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82">
    <w:name w:val="Light List - Accent 118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82">
    <w:name w:val="Table Grid38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82">
    <w:name w:val="Light List - Accent 1118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82">
    <w:name w:val="Table Grid318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32">
    <w:name w:val="Light List - Accent 11113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32">
    <w:name w:val="Table Grid3113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32">
    <w:name w:val="Light List - Accent 1123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32">
    <w:name w:val="Table Grid323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32">
    <w:name w:val="Light List - Accent 11123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32">
    <w:name w:val="Table Grid3123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322">
    <w:name w:val="Light List - Accent 1132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322">
    <w:name w:val="Table Grid332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322">
    <w:name w:val="Light List - Accent 11132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322">
    <w:name w:val="Table Grid3132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422">
    <w:name w:val="Light List - Accent 1142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422">
    <w:name w:val="Table Grid342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422">
    <w:name w:val="Light List - Accent 11142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422">
    <w:name w:val="Table Grid3142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122">
    <w:name w:val="Light List - Accent 111112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122">
    <w:name w:val="Table Grid31112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122">
    <w:name w:val="Light List - Accent 11212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122">
    <w:name w:val="Table Grid3212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122">
    <w:name w:val="Light List - Accent 111212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122">
    <w:name w:val="Table Grid31212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522">
    <w:name w:val="Light List - Accent 1152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522">
    <w:name w:val="Table Grid352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522">
    <w:name w:val="Light List - Accent 11152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522">
    <w:name w:val="Table Grid3152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622">
    <w:name w:val="Light List - Accent 1162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622">
    <w:name w:val="Table Grid362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622">
    <w:name w:val="Light List - Accent 11162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622">
    <w:name w:val="Table Grid3162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92">
    <w:name w:val="Light List - Accent 119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92">
    <w:name w:val="Table Grid39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92">
    <w:name w:val="Light List - Accent 1119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92">
    <w:name w:val="Table Grid319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42">
    <w:name w:val="Light List - Accent 11114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42">
    <w:name w:val="Table Grid3114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42">
    <w:name w:val="Light List - Accent 1124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42">
    <w:name w:val="Table Grid324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42">
    <w:name w:val="Light List - Accent 11124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42">
    <w:name w:val="Table Grid3124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332">
    <w:name w:val="Light List - Accent 1133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332">
    <w:name w:val="Table Grid333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332">
    <w:name w:val="Light List - Accent 11133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332">
    <w:name w:val="Table Grid3133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432">
    <w:name w:val="Light List - Accent 1143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432">
    <w:name w:val="Table Grid343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432">
    <w:name w:val="Light List - Accent 11143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432">
    <w:name w:val="Table Grid3143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132">
    <w:name w:val="Light List - Accent 111113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132">
    <w:name w:val="Table Grid31113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132">
    <w:name w:val="Light List - Accent 11213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132">
    <w:name w:val="Table Grid3213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132">
    <w:name w:val="Light List - Accent 111213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132">
    <w:name w:val="Table Grid31213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532">
    <w:name w:val="Light List - Accent 1153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532">
    <w:name w:val="Table Grid353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532">
    <w:name w:val="Light List - Accent 11153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532">
    <w:name w:val="Table Grid3153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632">
    <w:name w:val="Light List - Accent 1163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632">
    <w:name w:val="Table Grid363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632">
    <w:name w:val="Light List - Accent 11163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632">
    <w:name w:val="Table Grid3163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02">
    <w:name w:val="Light List - Accent 1110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02">
    <w:name w:val="Table Grid310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02">
    <w:name w:val="Light List - Accent 11110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02">
    <w:name w:val="Table Grid3110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52">
    <w:name w:val="Light List - Accent 11115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52">
    <w:name w:val="Table Grid3115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52">
    <w:name w:val="Light List - Accent 1125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52">
    <w:name w:val="Table Grid325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52">
    <w:name w:val="Light List - Accent 11125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52">
    <w:name w:val="Table Grid3125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342">
    <w:name w:val="Light List - Accent 1134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342">
    <w:name w:val="Table Grid334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342">
    <w:name w:val="Light List - Accent 11134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342">
    <w:name w:val="Table Grid3134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442">
    <w:name w:val="Light List - Accent 1144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442">
    <w:name w:val="Table Grid344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442">
    <w:name w:val="Light List - Accent 11144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442">
    <w:name w:val="Table Grid3144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142">
    <w:name w:val="Light List - Accent 111114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142">
    <w:name w:val="Table Grid31114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142">
    <w:name w:val="Light List - Accent 11214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142">
    <w:name w:val="Table Grid3214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142">
    <w:name w:val="Light List - Accent 111214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142">
    <w:name w:val="Table Grid31214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542">
    <w:name w:val="Light List - Accent 1154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542">
    <w:name w:val="Table Grid354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542">
    <w:name w:val="Light List - Accent 11154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542">
    <w:name w:val="Table Grid3154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642">
    <w:name w:val="Light List - Accent 1164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642">
    <w:name w:val="Table Grid364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642">
    <w:name w:val="Light List - Accent 11164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642">
    <w:name w:val="Table Grid3164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2">
    <w:name w:val="No List22"/>
    <w:next w:val="KeineListe"/>
    <w:uiPriority w:val="99"/>
    <w:semiHidden/>
    <w:unhideWhenUsed/>
  </w:style>
  <w:style w:type="numbering" w:customStyle="1" w:styleId="NoList32">
    <w:name w:val="No List32"/>
    <w:next w:val="KeineListe"/>
    <w:uiPriority w:val="99"/>
    <w:semiHidden/>
    <w:unhideWhenUsed/>
  </w:style>
  <w:style w:type="table" w:customStyle="1" w:styleId="TableGrid20">
    <w:name w:val="TableGrid2"/>
    <w:rPr>
      <w:rFonts w:eastAsia="Times New Roman"/>
      <w:sz w:val="22"/>
      <w:szCs w:val="22"/>
      <w:lang w:val="en-GB" w:eastAsia="en-GB"/>
    </w:rPr>
    <w:tblPr>
      <w:tblCellMar>
        <w:top w:w="0" w:type="dxa"/>
        <w:left w:w="0" w:type="dxa"/>
        <w:bottom w:w="0" w:type="dxa"/>
        <w:right w:w="0" w:type="dxa"/>
      </w:tblCellMar>
    </w:tblPr>
  </w:style>
  <w:style w:type="numbering" w:customStyle="1" w:styleId="NoList42">
    <w:name w:val="No List42"/>
    <w:next w:val="KeineListe"/>
    <w:uiPriority w:val="99"/>
    <w:semiHidden/>
    <w:unhideWhenUsed/>
  </w:style>
  <w:style w:type="numbering" w:customStyle="1" w:styleId="NoList52">
    <w:name w:val="No List52"/>
    <w:next w:val="KeineListe"/>
    <w:uiPriority w:val="99"/>
    <w:semiHidden/>
    <w:unhideWhenUsed/>
  </w:style>
  <w:style w:type="numbering" w:customStyle="1" w:styleId="NoList62">
    <w:name w:val="No List62"/>
    <w:next w:val="KeineListe"/>
    <w:uiPriority w:val="99"/>
    <w:semiHidden/>
    <w:unhideWhenUsed/>
  </w:style>
  <w:style w:type="numbering" w:customStyle="1" w:styleId="NoList72">
    <w:name w:val="No List72"/>
    <w:next w:val="KeineListe"/>
    <w:uiPriority w:val="99"/>
    <w:semiHidden/>
    <w:unhideWhenUsed/>
  </w:style>
  <w:style w:type="numbering" w:customStyle="1" w:styleId="NoList82">
    <w:name w:val="No List82"/>
    <w:next w:val="KeineListe"/>
    <w:uiPriority w:val="99"/>
    <w:semiHidden/>
    <w:unhideWhenUsed/>
  </w:style>
  <w:style w:type="numbering" w:customStyle="1" w:styleId="NoList92">
    <w:name w:val="No List92"/>
    <w:next w:val="KeineListe"/>
    <w:uiPriority w:val="99"/>
    <w:semiHidden/>
    <w:unhideWhenUsed/>
  </w:style>
  <w:style w:type="numbering" w:customStyle="1" w:styleId="NoList102">
    <w:name w:val="No List102"/>
    <w:next w:val="KeineListe"/>
    <w:uiPriority w:val="99"/>
    <w:semiHidden/>
    <w:unhideWhenUsed/>
  </w:style>
  <w:style w:type="numbering" w:customStyle="1" w:styleId="NoList122">
    <w:name w:val="No List122"/>
    <w:next w:val="KeineListe"/>
    <w:uiPriority w:val="99"/>
    <w:semiHidden/>
    <w:unhideWhenUsed/>
  </w:style>
  <w:style w:type="numbering" w:customStyle="1" w:styleId="NoList132">
    <w:name w:val="No List132"/>
    <w:next w:val="KeineListe"/>
    <w:uiPriority w:val="99"/>
    <w:semiHidden/>
    <w:unhideWhenUsed/>
  </w:style>
  <w:style w:type="table" w:customStyle="1" w:styleId="TableNormal12">
    <w:name w:val="Table Normal12"/>
    <w:semiHidden/>
    <w:rPr>
      <w:rFonts w:ascii="Times New Roman" w:eastAsia="Times New Roman" w:hAnsi="Times New Roman"/>
      <w:sz w:val="24"/>
    </w:rPr>
    <w:tblPr>
      <w:tblInd w:w="0" w:type="dxa"/>
      <w:tblCellMar>
        <w:top w:w="0" w:type="dxa"/>
        <w:left w:w="108" w:type="dxa"/>
        <w:bottom w:w="0" w:type="dxa"/>
        <w:right w:w="108" w:type="dxa"/>
      </w:tblCellMar>
    </w:tblPr>
  </w:style>
  <w:style w:type="numbering" w:customStyle="1" w:styleId="NoList142">
    <w:name w:val="No List142"/>
    <w:next w:val="KeineListe"/>
    <w:uiPriority w:val="99"/>
    <w:semiHidden/>
    <w:unhideWhenUsed/>
  </w:style>
  <w:style w:type="numbering" w:customStyle="1" w:styleId="NoList152">
    <w:name w:val="No List152"/>
    <w:next w:val="KeineListe"/>
    <w:uiPriority w:val="99"/>
    <w:semiHidden/>
    <w:unhideWhenUsed/>
  </w:style>
  <w:style w:type="numbering" w:customStyle="1" w:styleId="NoList162">
    <w:name w:val="No List162"/>
    <w:next w:val="KeineListe"/>
    <w:uiPriority w:val="99"/>
    <w:semiHidden/>
    <w:unhideWhenUsed/>
  </w:style>
  <w:style w:type="numbering" w:customStyle="1" w:styleId="NoList172">
    <w:name w:val="No List172"/>
    <w:next w:val="KeineListe"/>
    <w:uiPriority w:val="99"/>
    <w:semiHidden/>
    <w:unhideWhenUsed/>
  </w:style>
  <w:style w:type="numbering" w:customStyle="1" w:styleId="NoList23">
    <w:name w:val="No List23"/>
    <w:next w:val="KeineListe"/>
    <w:uiPriority w:val="99"/>
    <w:semiHidden/>
    <w:unhideWhenUsed/>
  </w:style>
  <w:style w:type="table" w:customStyle="1" w:styleId="LightList-Accent1129">
    <w:name w:val="Light List - Accent 1129"/>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LightList-Accent123">
    <w:name w:val="Light List - Accent 123"/>
    <w:basedOn w:val="NormaleTabelle"/>
    <w:uiPriority w:val="61"/>
    <w:rPr>
      <w:rFonts w:eastAsia="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4F81BD" w:fill="4F81BD"/>
      </w:tcPr>
    </w:tblStylePr>
    <w:tblStylePr w:type="lastRow">
      <w:pPr>
        <w:spacing w:before="0" w:after="0" w:line="240" w:lineRule="auto"/>
      </w:pPr>
      <w:rPr>
        <w:b/>
        <w:bCs/>
      </w:rPr>
      <w:tblPr/>
      <w:tcPr>
        <w:tcBorders>
          <w:top w:val="sing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13">
    <w:name w:val="Light List13"/>
    <w:basedOn w:val="NormaleTabelle"/>
    <w:uiPriority w:val="61"/>
    <w:rPr>
      <w:rFonts w:eastAsia="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000000" w:fill="000000"/>
      </w:tcPr>
    </w:tblStylePr>
    <w:tblStylePr w:type="lastRow">
      <w:pPr>
        <w:spacing w:before="0" w:after="0" w:line="240" w:lineRule="auto"/>
      </w:pPr>
      <w:rPr>
        <w:b/>
        <w:bCs/>
      </w:rPr>
      <w:tblPr/>
      <w:tcPr>
        <w:tcBorders>
          <w:top w:val="sing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TableGrid329">
    <w:name w:val="Table Grid329"/>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NormaleTabelle"/>
    <w:next w:val="Tabellenraste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0">
    <w:name w:val="Light List - Accent 11120"/>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0">
    <w:name w:val="Table Grid3120"/>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10">
    <w:name w:val="Light List - Accent 111110"/>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10">
    <w:name w:val="Table Grid31110"/>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3">
    <w:name w:val="No List113"/>
    <w:next w:val="KeineListe"/>
    <w:uiPriority w:val="99"/>
    <w:semiHidden/>
    <w:unhideWhenUsed/>
  </w:style>
  <w:style w:type="numbering" w:customStyle="1" w:styleId="NoList114">
    <w:name w:val="No List114"/>
    <w:next w:val="KeineListe"/>
    <w:uiPriority w:val="99"/>
    <w:semiHidden/>
    <w:unhideWhenUsed/>
  </w:style>
  <w:style w:type="table" w:customStyle="1" w:styleId="LightList-Accent11210">
    <w:name w:val="Light List - Accent 11210"/>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10">
    <w:name w:val="Table Grid3210"/>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8">
    <w:name w:val="Light List - Accent 11128"/>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8">
    <w:name w:val="Table Grid3128"/>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37">
    <w:name w:val="Light List - Accent 1137"/>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37">
    <w:name w:val="Table Grid337"/>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37">
    <w:name w:val="Light List - Accent 11137"/>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37">
    <w:name w:val="Table Grid3137"/>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47">
    <w:name w:val="Light List - Accent 1147"/>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47">
    <w:name w:val="Table Grid347"/>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47">
    <w:name w:val="Light List - Accent 11147"/>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47">
    <w:name w:val="Table Grid3147"/>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17">
    <w:name w:val="Light List - Accent 111117"/>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17">
    <w:name w:val="Table Grid31117"/>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17">
    <w:name w:val="Light List - Accent 11217"/>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17">
    <w:name w:val="Table Grid3217"/>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17">
    <w:name w:val="Light List - Accent 111217"/>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17">
    <w:name w:val="Table Grid31217"/>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57">
    <w:name w:val="Light List - Accent 1157"/>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57">
    <w:name w:val="Table Grid357"/>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57">
    <w:name w:val="Light List - Accent 11157"/>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57">
    <w:name w:val="Table Grid3157"/>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67">
    <w:name w:val="Light List - Accent 1167"/>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67">
    <w:name w:val="Table Grid367"/>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67">
    <w:name w:val="Light List - Accent 11167"/>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67">
    <w:name w:val="Table Grid3167"/>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73">
    <w:name w:val="Light List - Accent 117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73">
    <w:name w:val="Table Grid37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73">
    <w:name w:val="Light List - Accent 1117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73">
    <w:name w:val="Table Grid317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23">
    <w:name w:val="Light List - Accent 11112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23">
    <w:name w:val="Table Grid3112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23">
    <w:name w:val="Light List - Accent 1122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23">
    <w:name w:val="Table Grid322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23">
    <w:name w:val="Light List - Accent 11122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23">
    <w:name w:val="Table Grid3122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313">
    <w:name w:val="Light List - Accent 1131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313">
    <w:name w:val="Table Grid331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313">
    <w:name w:val="Light List - Accent 11131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313">
    <w:name w:val="Table Grid3131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413">
    <w:name w:val="Light List - Accent 1141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413">
    <w:name w:val="Table Grid341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413">
    <w:name w:val="Light List - Accent 11141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413">
    <w:name w:val="Table Grid3141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113">
    <w:name w:val="Light List - Accent 111111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113">
    <w:name w:val="Table Grid31111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113">
    <w:name w:val="Light List - Accent 11211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113">
    <w:name w:val="Table Grid3211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113">
    <w:name w:val="Light List - Accent 111211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113">
    <w:name w:val="Table Grid31211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513">
    <w:name w:val="Light List - Accent 1151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513">
    <w:name w:val="Table Grid351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513">
    <w:name w:val="Light List - Accent 11151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513">
    <w:name w:val="Table Grid3151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613">
    <w:name w:val="Light List - Accent 1161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613">
    <w:name w:val="Table Grid361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613">
    <w:name w:val="Light List - Accent 11161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613">
    <w:name w:val="Table Grid3161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83">
    <w:name w:val="Light List - Accent 118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83">
    <w:name w:val="Table Grid38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83">
    <w:name w:val="Light List - Accent 1118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83">
    <w:name w:val="Table Grid318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33">
    <w:name w:val="Light List - Accent 11113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33">
    <w:name w:val="Table Grid3113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33">
    <w:name w:val="Light List - Accent 1123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33">
    <w:name w:val="Table Grid323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33">
    <w:name w:val="Light List - Accent 11123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33">
    <w:name w:val="Table Grid3123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323">
    <w:name w:val="Light List - Accent 1132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323">
    <w:name w:val="Table Grid332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323">
    <w:name w:val="Light List - Accent 11132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323">
    <w:name w:val="Table Grid3132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423">
    <w:name w:val="Light List - Accent 1142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423">
    <w:name w:val="Table Grid342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423">
    <w:name w:val="Light List - Accent 11142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423">
    <w:name w:val="Table Grid3142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123">
    <w:name w:val="Light List - Accent 111112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123">
    <w:name w:val="Table Grid31112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123">
    <w:name w:val="Light List - Accent 11212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123">
    <w:name w:val="Table Grid3212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123">
    <w:name w:val="Light List - Accent 111212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123">
    <w:name w:val="Table Grid31212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523">
    <w:name w:val="Light List - Accent 1152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523">
    <w:name w:val="Table Grid352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523">
    <w:name w:val="Light List - Accent 11152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523">
    <w:name w:val="Table Grid3152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623">
    <w:name w:val="Light List - Accent 1162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623">
    <w:name w:val="Table Grid362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623">
    <w:name w:val="Light List - Accent 11162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623">
    <w:name w:val="Table Grid3162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93">
    <w:name w:val="Light List - Accent 119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93">
    <w:name w:val="Table Grid39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93">
    <w:name w:val="Light List - Accent 1119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93">
    <w:name w:val="Table Grid319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43">
    <w:name w:val="Light List - Accent 11114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43">
    <w:name w:val="Table Grid3114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43">
    <w:name w:val="Light List - Accent 1124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43">
    <w:name w:val="Table Grid324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43">
    <w:name w:val="Light List - Accent 11124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43">
    <w:name w:val="Table Grid3124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333">
    <w:name w:val="Light List - Accent 1133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333">
    <w:name w:val="Table Grid333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333">
    <w:name w:val="Light List - Accent 11133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333">
    <w:name w:val="Table Grid3133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433">
    <w:name w:val="Light List - Accent 1143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433">
    <w:name w:val="Table Grid343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433">
    <w:name w:val="Light List - Accent 11143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433">
    <w:name w:val="Table Grid3143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133">
    <w:name w:val="Light List - Accent 111113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133">
    <w:name w:val="Table Grid31113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133">
    <w:name w:val="Light List - Accent 11213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133">
    <w:name w:val="Table Grid3213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133">
    <w:name w:val="Light List - Accent 111213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133">
    <w:name w:val="Table Grid31213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533">
    <w:name w:val="Light List - Accent 1153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533">
    <w:name w:val="Table Grid353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533">
    <w:name w:val="Light List - Accent 11153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533">
    <w:name w:val="Table Grid3153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633">
    <w:name w:val="Light List - Accent 1163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633">
    <w:name w:val="Table Grid363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633">
    <w:name w:val="Light List - Accent 11163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633">
    <w:name w:val="Table Grid3163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03">
    <w:name w:val="Light List - Accent 1110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03">
    <w:name w:val="Table Grid310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03">
    <w:name w:val="Light List - Accent 11110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03">
    <w:name w:val="Table Grid3110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53">
    <w:name w:val="Light List - Accent 11115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53">
    <w:name w:val="Table Grid3115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53">
    <w:name w:val="Light List - Accent 1125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53">
    <w:name w:val="Table Grid325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53">
    <w:name w:val="Light List - Accent 11125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53">
    <w:name w:val="Table Grid3125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343">
    <w:name w:val="Light List - Accent 1134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343">
    <w:name w:val="Table Grid334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343">
    <w:name w:val="Light List - Accent 11134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343">
    <w:name w:val="Table Grid3134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443">
    <w:name w:val="Light List - Accent 1144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443">
    <w:name w:val="Table Grid344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443">
    <w:name w:val="Light List - Accent 11144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443">
    <w:name w:val="Table Grid3144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143">
    <w:name w:val="Light List - Accent 111114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143">
    <w:name w:val="Table Grid31114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143">
    <w:name w:val="Light List - Accent 11214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143">
    <w:name w:val="Table Grid3214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143">
    <w:name w:val="Light List - Accent 111214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143">
    <w:name w:val="Table Grid31214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543">
    <w:name w:val="Light List - Accent 1154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543">
    <w:name w:val="Table Grid354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543">
    <w:name w:val="Light List - Accent 11154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543">
    <w:name w:val="Table Grid3154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643">
    <w:name w:val="Light List - Accent 1164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643">
    <w:name w:val="Table Grid364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643">
    <w:name w:val="Light List - Accent 11164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643">
    <w:name w:val="Table Grid3164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4">
    <w:name w:val="No List24"/>
    <w:next w:val="KeineListe"/>
    <w:uiPriority w:val="99"/>
    <w:semiHidden/>
    <w:unhideWhenUsed/>
  </w:style>
  <w:style w:type="numbering" w:customStyle="1" w:styleId="NoList33">
    <w:name w:val="No List33"/>
    <w:next w:val="KeineListe"/>
    <w:uiPriority w:val="99"/>
    <w:semiHidden/>
    <w:unhideWhenUsed/>
  </w:style>
  <w:style w:type="table" w:customStyle="1" w:styleId="TableGrid30">
    <w:name w:val="TableGrid3"/>
    <w:rPr>
      <w:rFonts w:eastAsia="Times New Roman"/>
      <w:sz w:val="22"/>
      <w:szCs w:val="22"/>
      <w:lang w:val="en-GB" w:eastAsia="en-GB"/>
    </w:rPr>
    <w:tblPr>
      <w:tblCellMar>
        <w:top w:w="0" w:type="dxa"/>
        <w:left w:w="0" w:type="dxa"/>
        <w:bottom w:w="0" w:type="dxa"/>
        <w:right w:w="0" w:type="dxa"/>
      </w:tblCellMar>
    </w:tblPr>
  </w:style>
  <w:style w:type="numbering" w:customStyle="1" w:styleId="NoList43">
    <w:name w:val="No List43"/>
    <w:next w:val="KeineListe"/>
    <w:uiPriority w:val="99"/>
    <w:semiHidden/>
    <w:unhideWhenUsed/>
  </w:style>
  <w:style w:type="numbering" w:customStyle="1" w:styleId="NoList53">
    <w:name w:val="No List53"/>
    <w:next w:val="KeineListe"/>
    <w:uiPriority w:val="99"/>
    <w:semiHidden/>
    <w:unhideWhenUsed/>
  </w:style>
  <w:style w:type="numbering" w:customStyle="1" w:styleId="NoList63">
    <w:name w:val="No List63"/>
    <w:next w:val="KeineListe"/>
    <w:uiPriority w:val="99"/>
    <w:semiHidden/>
    <w:unhideWhenUsed/>
  </w:style>
  <w:style w:type="numbering" w:customStyle="1" w:styleId="NoList73">
    <w:name w:val="No List73"/>
    <w:next w:val="KeineListe"/>
    <w:uiPriority w:val="99"/>
    <w:semiHidden/>
    <w:unhideWhenUsed/>
  </w:style>
  <w:style w:type="numbering" w:customStyle="1" w:styleId="NoList83">
    <w:name w:val="No List83"/>
    <w:next w:val="KeineListe"/>
    <w:uiPriority w:val="99"/>
    <w:semiHidden/>
    <w:unhideWhenUsed/>
  </w:style>
  <w:style w:type="numbering" w:customStyle="1" w:styleId="NoList93">
    <w:name w:val="No List93"/>
    <w:next w:val="KeineListe"/>
    <w:uiPriority w:val="99"/>
    <w:semiHidden/>
    <w:unhideWhenUsed/>
  </w:style>
  <w:style w:type="numbering" w:customStyle="1" w:styleId="NoList103">
    <w:name w:val="No List103"/>
    <w:next w:val="KeineListe"/>
    <w:uiPriority w:val="99"/>
    <w:semiHidden/>
    <w:unhideWhenUsed/>
  </w:style>
  <w:style w:type="numbering" w:customStyle="1" w:styleId="NoList123">
    <w:name w:val="No List123"/>
    <w:next w:val="KeineListe"/>
    <w:uiPriority w:val="99"/>
    <w:semiHidden/>
    <w:unhideWhenUsed/>
  </w:style>
  <w:style w:type="numbering" w:customStyle="1" w:styleId="NoList133">
    <w:name w:val="No List133"/>
    <w:next w:val="KeineListe"/>
    <w:uiPriority w:val="99"/>
    <w:semiHidden/>
    <w:unhideWhenUsed/>
  </w:style>
  <w:style w:type="table" w:customStyle="1" w:styleId="TableNormal13">
    <w:name w:val="Table Normal13"/>
    <w:semiHidden/>
    <w:rPr>
      <w:rFonts w:ascii="Times New Roman" w:eastAsia="Times New Roman" w:hAnsi="Times New Roman"/>
      <w:sz w:val="24"/>
    </w:rPr>
    <w:tblPr>
      <w:tblInd w:w="0" w:type="dxa"/>
      <w:tblCellMar>
        <w:top w:w="0" w:type="dxa"/>
        <w:left w:w="108" w:type="dxa"/>
        <w:bottom w:w="0" w:type="dxa"/>
        <w:right w:w="108" w:type="dxa"/>
      </w:tblCellMar>
    </w:tblPr>
  </w:style>
  <w:style w:type="numbering" w:customStyle="1" w:styleId="NoList143">
    <w:name w:val="No List143"/>
    <w:next w:val="KeineListe"/>
    <w:uiPriority w:val="99"/>
    <w:semiHidden/>
    <w:unhideWhenUsed/>
  </w:style>
  <w:style w:type="numbering" w:customStyle="1" w:styleId="NoList153">
    <w:name w:val="No List153"/>
    <w:next w:val="KeineListe"/>
    <w:uiPriority w:val="99"/>
    <w:semiHidden/>
    <w:unhideWhenUsed/>
  </w:style>
  <w:style w:type="numbering" w:customStyle="1" w:styleId="NoList163">
    <w:name w:val="No List163"/>
    <w:next w:val="KeineListe"/>
    <w:uiPriority w:val="99"/>
    <w:semiHidden/>
    <w:unhideWhenUsed/>
  </w:style>
  <w:style w:type="numbering" w:customStyle="1" w:styleId="NoList173">
    <w:name w:val="No List173"/>
    <w:next w:val="KeineListe"/>
    <w:uiPriority w:val="99"/>
    <w:semiHidden/>
    <w:unhideWhenUsed/>
  </w:style>
  <w:style w:type="paragraph" w:styleId="KeinLeerraum">
    <w:name w:val="No Spacing"/>
    <w:uiPriority w:val="1"/>
    <w:qFormat/>
    <w:rPr>
      <w:rFonts w:cs="Calibri"/>
      <w:sz w:val="22"/>
      <w:szCs w:val="22"/>
      <w:lang w:val="en-US" w:eastAsia="en-US"/>
    </w:rPr>
  </w:style>
  <w:style w:type="table" w:customStyle="1" w:styleId="ScrollTableNormal">
    <w:name w:val="Scroll Table Normal"/>
    <w:basedOn w:val="NormaleTabelle"/>
    <w:uiPriority w:val="99"/>
    <w:qFormat/>
    <w:rPr>
      <w:rFonts w:ascii="Arial" w:eastAsia="Times New Roman" w:hAnsi="Arial"/>
      <w:sz w:val="24"/>
      <w:szCs w:val="24"/>
      <w:lang w:val="en-US" w:eastAsia="en-US"/>
    </w:r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rPr>
        <w:rFonts w:ascii="Arial" w:hAnsi="Arial"/>
        <w:b w:val="0"/>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cBorders>
        <w:shd w:val="clear" w:color="F0F0F0" w:fill="F0F0F0"/>
      </w:tcPr>
    </w:tblStylePr>
    <w:tblStylePr w:type="firstCol">
      <w:rPr>
        <w:b/>
        <w:color w:val="003263"/>
      </w:rPr>
      <w:tblPr/>
      <w:tcPr>
        <w:shd w:val="clear" w:color="F0F0F0" w:fill="F0F0F0"/>
      </w:tcPr>
    </w:tblStylePr>
  </w:style>
  <w:style w:type="character" w:styleId="NichtaufgelsteErwhnung">
    <w:name w:val="Unresolved Mention"/>
    <w:basedOn w:val="Absatz-Standardschriftart"/>
    <w:uiPriority w:val="99"/>
    <w:semiHidden/>
    <w:unhideWhenUsed/>
    <w:rPr>
      <w:color w:val="605E5C"/>
      <w:shd w:val="clear" w:color="E1DFDD" w:fill="E1DFDD"/>
    </w:rPr>
  </w:style>
  <w:style w:type="table" w:customStyle="1" w:styleId="Tabellenraster10">
    <w:name w:val="Tabellenraster1"/>
    <w:basedOn w:val="NormaleTabelle"/>
    <w:next w:val="Tabellenraster"/>
    <w:rPr>
      <w:rFonts w:ascii="Times New Roman" w:eastAsia="Times New Roman" w:hAnsi="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2">
    <w:name w:val="a2"/>
    <w:basedOn w:val="berschrift2"/>
    <w:next w:val="Standard"/>
    <w:pPr>
      <w:keepNext/>
      <w:numPr>
        <w:numId w:val="3"/>
      </w:numPr>
      <w:tabs>
        <w:tab w:val="left" w:pos="500"/>
        <w:tab w:val="left" w:pos="720"/>
      </w:tabs>
      <w:spacing w:before="270" w:line="270" w:lineRule="exact"/>
      <w:contextualSpacing w:val="0"/>
    </w:pPr>
    <w:rPr>
      <w:rFonts w:ascii="Arial" w:eastAsia="MS Mincho" w:hAnsi="Arial"/>
      <w:sz w:val="24"/>
      <w:szCs w:val="20"/>
      <w:lang w:val="en-GB" w:eastAsia="fr-FR"/>
    </w:rPr>
  </w:style>
  <w:style w:type="paragraph" w:customStyle="1" w:styleId="a3">
    <w:name w:val="a3"/>
    <w:basedOn w:val="berschrift3"/>
    <w:next w:val="Standard"/>
    <w:pPr>
      <w:keepNext/>
      <w:numPr>
        <w:numId w:val="3"/>
      </w:numPr>
      <w:tabs>
        <w:tab w:val="left" w:pos="640"/>
        <w:tab w:val="left" w:pos="880"/>
      </w:tabs>
      <w:spacing w:before="60" w:after="240" w:line="250" w:lineRule="exact"/>
    </w:pPr>
    <w:rPr>
      <w:rFonts w:ascii="Arial" w:eastAsia="MS Mincho" w:hAnsi="Arial"/>
      <w:bCs w:val="0"/>
      <w:sz w:val="20"/>
      <w:szCs w:val="20"/>
      <w:lang w:val="en-GB" w:eastAsia="fr-FR"/>
    </w:rPr>
  </w:style>
  <w:style w:type="paragraph" w:customStyle="1" w:styleId="a4">
    <w:name w:val="a4"/>
    <w:basedOn w:val="berschrift4"/>
    <w:next w:val="Standard"/>
    <w:pPr>
      <w:keepNext/>
      <w:numPr>
        <w:numId w:val="3"/>
      </w:numPr>
      <w:tabs>
        <w:tab w:val="left" w:pos="880"/>
      </w:tabs>
      <w:spacing w:before="60" w:after="240" w:line="230" w:lineRule="exact"/>
    </w:pPr>
    <w:rPr>
      <w:rFonts w:ascii="Arial" w:eastAsia="MS Mincho" w:hAnsi="Arial"/>
      <w:bCs w:val="0"/>
      <w:i w:val="0"/>
      <w:iCs w:val="0"/>
      <w:sz w:val="20"/>
      <w:szCs w:val="20"/>
      <w:lang w:val="en-GB" w:eastAsia="fr-FR"/>
    </w:rPr>
  </w:style>
  <w:style w:type="paragraph" w:customStyle="1" w:styleId="a5">
    <w:name w:val="a5"/>
    <w:basedOn w:val="berschrift5"/>
    <w:next w:val="Standard"/>
    <w:pPr>
      <w:keepNext/>
      <w:numPr>
        <w:numId w:val="3"/>
      </w:numPr>
      <w:tabs>
        <w:tab w:val="left" w:pos="1140"/>
        <w:tab w:val="left" w:pos="1360"/>
      </w:tabs>
      <w:spacing w:before="60" w:after="240" w:line="230" w:lineRule="exact"/>
    </w:pPr>
    <w:rPr>
      <w:rFonts w:ascii="Arial" w:eastAsia="MS Mincho" w:hAnsi="Arial"/>
      <w:bCs w:val="0"/>
      <w:color w:val="auto"/>
      <w:sz w:val="20"/>
      <w:szCs w:val="20"/>
      <w:lang w:val="en-GB" w:eastAsia="fr-FR"/>
    </w:rPr>
  </w:style>
  <w:style w:type="paragraph" w:customStyle="1" w:styleId="a6">
    <w:name w:val="a6"/>
    <w:basedOn w:val="berschrift6"/>
    <w:next w:val="Standard"/>
    <w:pPr>
      <w:keepNext/>
      <w:numPr>
        <w:numId w:val="3"/>
      </w:numPr>
      <w:tabs>
        <w:tab w:val="left" w:pos="1140"/>
        <w:tab w:val="left" w:pos="1360"/>
      </w:tabs>
      <w:spacing w:before="60" w:after="240" w:line="230" w:lineRule="exact"/>
    </w:pPr>
    <w:rPr>
      <w:rFonts w:ascii="Arial" w:eastAsia="MS Mincho" w:hAnsi="Arial"/>
      <w:bCs w:val="0"/>
      <w:i w:val="0"/>
      <w:iCs w:val="0"/>
      <w:color w:val="auto"/>
      <w:sz w:val="20"/>
      <w:szCs w:val="20"/>
      <w:lang w:val="en-GB" w:eastAsia="fr-FR"/>
    </w:rPr>
  </w:style>
  <w:style w:type="paragraph" w:customStyle="1" w:styleId="ANNEX">
    <w:name w:val="ANNEX"/>
    <w:basedOn w:val="Standard"/>
    <w:next w:val="Standard"/>
    <w:pPr>
      <w:keepNext/>
      <w:pageBreakBefore/>
      <w:numPr>
        <w:numId w:val="3"/>
      </w:numPr>
      <w:spacing w:after="760" w:line="310" w:lineRule="exact"/>
      <w:jc w:val="center"/>
      <w:outlineLvl w:val="0"/>
    </w:pPr>
    <w:rPr>
      <w:rFonts w:ascii="Arial" w:eastAsia="MS Mincho" w:hAnsi="Arial"/>
      <w:b/>
      <w:sz w:val="28"/>
      <w:szCs w:val="20"/>
      <w:lang w:val="en-GB" w:eastAsia="fr-FR"/>
    </w:rPr>
  </w:style>
  <w:style w:type="paragraph" w:customStyle="1" w:styleId="Figuretitle">
    <w:name w:val="Figure title"/>
    <w:basedOn w:val="Standard"/>
    <w:next w:val="Standard"/>
    <w:pPr>
      <w:spacing w:before="220" w:after="220" w:line="230" w:lineRule="atLeast"/>
      <w:jc w:val="center"/>
    </w:pPr>
    <w:rPr>
      <w:rFonts w:ascii="Arial" w:eastAsia="MS Mincho" w:hAnsi="Arial"/>
      <w:b/>
      <w:sz w:val="20"/>
      <w:szCs w:val="20"/>
      <w:lang w:val="en-GB" w:eastAsia="fr-FR"/>
    </w:rPr>
  </w:style>
  <w:style w:type="paragraph" w:customStyle="1" w:styleId="ANNEXN">
    <w:name w:val="ANNEXN"/>
    <w:basedOn w:val="ANNEX"/>
    <w:next w:val="Standard"/>
    <w:pPr>
      <w:numPr>
        <w:numId w:val="6"/>
      </w:numPr>
    </w:pPr>
  </w:style>
  <w:style w:type="paragraph" w:customStyle="1" w:styleId="na2">
    <w:name w:val="na2"/>
    <w:basedOn w:val="a2"/>
    <w:next w:val="Standard"/>
    <w:pPr>
      <w:numPr>
        <w:numId w:val="6"/>
      </w:numPr>
    </w:pPr>
  </w:style>
  <w:style w:type="paragraph" w:customStyle="1" w:styleId="na3">
    <w:name w:val="na3"/>
    <w:basedOn w:val="a3"/>
    <w:next w:val="Standard"/>
    <w:pPr>
      <w:numPr>
        <w:numId w:val="6"/>
      </w:numPr>
    </w:pPr>
    <w:rPr>
      <w:sz w:val="22"/>
    </w:rPr>
  </w:style>
  <w:style w:type="paragraph" w:customStyle="1" w:styleId="na4">
    <w:name w:val="na4"/>
    <w:basedOn w:val="a4"/>
    <w:next w:val="Standard"/>
    <w:pPr>
      <w:numPr>
        <w:numId w:val="6"/>
      </w:numPr>
      <w:tabs>
        <w:tab w:val="left" w:pos="1060"/>
      </w:tabs>
    </w:pPr>
  </w:style>
  <w:style w:type="paragraph" w:customStyle="1" w:styleId="na5">
    <w:name w:val="na5"/>
    <w:basedOn w:val="a5"/>
    <w:next w:val="Standard"/>
    <w:pPr>
      <w:numPr>
        <w:numId w:val="6"/>
      </w:numPr>
    </w:pPr>
  </w:style>
  <w:style w:type="paragraph" w:customStyle="1" w:styleId="na6">
    <w:name w:val="na6"/>
    <w:basedOn w:val="a6"/>
    <w:next w:val="Standard"/>
    <w:pPr>
      <w:numPr>
        <w:numId w:val="6"/>
      </w:numPr>
    </w:pPr>
  </w:style>
  <w:style w:type="paragraph" w:customStyle="1" w:styleId="tableblock">
    <w:name w:val="tableblock"/>
    <w:basedOn w:val="Standard"/>
    <w:rsid w:val="005074AB"/>
    <w:pPr>
      <w:spacing w:before="100" w:beforeAutospacing="1" w:after="100" w:afterAutospacing="1"/>
    </w:pPr>
    <w:rPr>
      <w:rFonts w:ascii="Times New Roman" w:hAnsi="Times New Roman"/>
      <w:sz w:val="24"/>
      <w:szCs w:val="24"/>
      <w:lang w:val="de-DE" w:eastAsia="de-DE"/>
    </w:rPr>
  </w:style>
  <w:style w:type="table" w:styleId="MittleresRaster2-Akzent6">
    <w:name w:val="Medium Grid 2 Accent 6"/>
    <w:basedOn w:val="NormaleTabelle"/>
    <w:uiPriority w:val="68"/>
    <w:rsid w:val="0079223F"/>
    <w:rPr>
      <w:rFonts w:ascii="Cambria" w:eastAsia="Times New Roman" w:hAnsi="Cambria"/>
      <w:color w:val="000000"/>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paragraph" w:styleId="StandardWeb">
    <w:name w:val="Normal (Web)"/>
    <w:basedOn w:val="Standard"/>
    <w:uiPriority w:val="99"/>
    <w:unhideWhenUsed/>
    <w:rsid w:val="0011631D"/>
    <w:pPr>
      <w:spacing w:before="100" w:beforeAutospacing="1" w:after="100" w:afterAutospacing="1"/>
    </w:pPr>
    <w:rPr>
      <w:rFonts w:ascii="Times New Roman" w:hAnsi="Times New Roman"/>
      <w:sz w:val="24"/>
      <w:szCs w:val="24"/>
      <w:lang w:val="de-DE" w:eastAsia="de-DE"/>
    </w:rPr>
  </w:style>
  <w:style w:type="table" w:customStyle="1" w:styleId="TabellemithellemGitternetz1">
    <w:name w:val="Tabelle mit hellem Gitternetz1"/>
    <w:basedOn w:val="NormaleTabelle"/>
    <w:uiPriority w:val="59"/>
    <w:rsid w:val="00726CF6"/>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Gitternetztabelle1hellAkzent11">
    <w:name w:val="Gitternetztabelle 1 hell  – Akzent 11"/>
    <w:basedOn w:val="NormaleTabelle"/>
    <w:uiPriority w:val="99"/>
    <w:rsid w:val="00726CF6"/>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itternetztabelle1hell-Akzent21">
    <w:name w:val="Gitternetztabelle 1 hell - Akzent 21"/>
    <w:basedOn w:val="NormaleTabelle"/>
    <w:uiPriority w:val="99"/>
    <w:rsid w:val="00726CF6"/>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itternetztabelle1hellAkzent31">
    <w:name w:val="Gitternetztabelle 1 hell  – Akzent 31"/>
    <w:basedOn w:val="NormaleTabelle"/>
    <w:uiPriority w:val="99"/>
    <w:rsid w:val="00726CF6"/>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itternetztabelle1hellAkzent41">
    <w:name w:val="Gitternetztabelle 1 hell  – Akzent 41"/>
    <w:basedOn w:val="NormaleTabelle"/>
    <w:uiPriority w:val="99"/>
    <w:rsid w:val="00726CF6"/>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itternetztabelle1hellAkzent51">
    <w:name w:val="Gitternetztabelle 1 hell  – Akzent 51"/>
    <w:basedOn w:val="NormaleTabelle"/>
    <w:uiPriority w:val="99"/>
    <w:rsid w:val="00726CF6"/>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itternetztabelle1hellAkzent61">
    <w:name w:val="Gitternetztabelle 1 hell  – Akzent 61"/>
    <w:basedOn w:val="NormaleTabelle"/>
    <w:uiPriority w:val="99"/>
    <w:rsid w:val="00726CF6"/>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itternetztabelle2Akzent11">
    <w:name w:val="Gitternetztabelle 2 – Akzent 11"/>
    <w:basedOn w:val="NormaleTabelle"/>
    <w:uiPriority w:val="99"/>
    <w:rsid w:val="00726CF6"/>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hemeFill="accent1" w:themeFillTint="34"/>
      </w:tcPr>
    </w:tblStylePr>
    <w:tblStylePr w:type="band1Horz">
      <w:rPr>
        <w:rFonts w:ascii="Arial" w:hAnsi="Arial"/>
        <w:color w:val="404040"/>
        <w:sz w:val="22"/>
      </w:rPr>
      <w:tblPr/>
      <w:tcPr>
        <w:shd w:val="clear" w:color="DAE5F1" w:fill="DAE5F1" w:themeFill="accent1" w:themeFillTint="34"/>
      </w:tcPr>
    </w:tblStylePr>
  </w:style>
  <w:style w:type="table" w:customStyle="1" w:styleId="Gitternetztabelle2Akzent21">
    <w:name w:val="Gitternetztabelle 2 – Akzent 21"/>
    <w:basedOn w:val="NormaleTabelle"/>
    <w:uiPriority w:val="99"/>
    <w:rsid w:val="00726CF6"/>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hemeFill="accent2" w:themeFillTint="32"/>
      </w:tcPr>
    </w:tblStylePr>
    <w:tblStylePr w:type="band1Horz">
      <w:rPr>
        <w:rFonts w:ascii="Arial" w:hAnsi="Arial"/>
        <w:color w:val="404040"/>
        <w:sz w:val="22"/>
      </w:rPr>
      <w:tblPr/>
      <w:tcPr>
        <w:shd w:val="clear" w:color="F2DCDC" w:fill="F2DCDC" w:themeFill="accent2" w:themeFillTint="32"/>
      </w:tcPr>
    </w:tblStylePr>
  </w:style>
  <w:style w:type="table" w:customStyle="1" w:styleId="Gitternetztabelle2Akzent31">
    <w:name w:val="Gitternetztabelle 2 – Akzent 31"/>
    <w:basedOn w:val="NormaleTabelle"/>
    <w:uiPriority w:val="99"/>
    <w:rsid w:val="00726CF6"/>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hemeFill="accent3" w:themeFillTint="34"/>
      </w:tcPr>
    </w:tblStylePr>
    <w:tblStylePr w:type="band1Horz">
      <w:rPr>
        <w:rFonts w:ascii="Arial" w:hAnsi="Arial"/>
        <w:color w:val="404040"/>
        <w:sz w:val="22"/>
      </w:rPr>
      <w:tblPr/>
      <w:tcPr>
        <w:shd w:val="clear" w:color="EAF1DC" w:fill="EAF1DC" w:themeFill="accent3" w:themeFillTint="34"/>
      </w:tcPr>
    </w:tblStylePr>
  </w:style>
  <w:style w:type="table" w:customStyle="1" w:styleId="Gitternetztabelle2Akzent41">
    <w:name w:val="Gitternetztabelle 2 – Akzent 41"/>
    <w:basedOn w:val="NormaleTabelle"/>
    <w:uiPriority w:val="99"/>
    <w:rsid w:val="00726CF6"/>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hemeFill="accent4" w:themeFillTint="34"/>
      </w:tcPr>
    </w:tblStylePr>
    <w:tblStylePr w:type="band1Horz">
      <w:rPr>
        <w:rFonts w:ascii="Arial" w:hAnsi="Arial"/>
        <w:color w:val="404040"/>
        <w:sz w:val="22"/>
      </w:rPr>
      <w:tblPr/>
      <w:tcPr>
        <w:shd w:val="clear" w:color="E5DFEC" w:fill="E5DFEC" w:themeFill="accent4" w:themeFillTint="34"/>
      </w:tcPr>
    </w:tblStylePr>
  </w:style>
  <w:style w:type="table" w:customStyle="1" w:styleId="Gitternetztabelle2Akzent51">
    <w:name w:val="Gitternetztabelle 2 – Akzent 51"/>
    <w:basedOn w:val="NormaleTabelle"/>
    <w:uiPriority w:val="99"/>
    <w:rsid w:val="00726CF6"/>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hemeFill="accent5" w:themeFillTint="34"/>
      </w:tcPr>
    </w:tblStylePr>
    <w:tblStylePr w:type="band1Horz">
      <w:rPr>
        <w:rFonts w:ascii="Arial" w:hAnsi="Arial"/>
        <w:color w:val="404040"/>
        <w:sz w:val="22"/>
      </w:rPr>
      <w:tblPr/>
      <w:tcPr>
        <w:shd w:val="clear" w:color="DAEEF3" w:fill="DAEEF3" w:themeFill="accent5" w:themeFillTint="34"/>
      </w:tcPr>
    </w:tblStylePr>
  </w:style>
  <w:style w:type="table" w:customStyle="1" w:styleId="Gitternetztabelle2Akzent61">
    <w:name w:val="Gitternetztabelle 2 – Akzent 61"/>
    <w:basedOn w:val="NormaleTabelle"/>
    <w:uiPriority w:val="99"/>
    <w:rsid w:val="00726CF6"/>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hemeFill="accent6" w:themeFillTint="34"/>
      </w:tcPr>
    </w:tblStylePr>
    <w:tblStylePr w:type="band1Horz">
      <w:rPr>
        <w:rFonts w:ascii="Arial" w:hAnsi="Arial"/>
        <w:color w:val="404040"/>
        <w:sz w:val="22"/>
      </w:rPr>
      <w:tblPr/>
      <w:tcPr>
        <w:shd w:val="clear" w:color="FDE9D8" w:fill="FDE9D8" w:themeFill="accent6" w:themeFillTint="34"/>
      </w:tcPr>
    </w:tblStylePr>
  </w:style>
  <w:style w:type="table" w:customStyle="1" w:styleId="Gitternetztabelle3Akzent11">
    <w:name w:val="Gitternetztabelle 3 – Akzent 11"/>
    <w:basedOn w:val="NormaleTabelle"/>
    <w:uiPriority w:val="99"/>
    <w:rsid w:val="00726CF6"/>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DAE5F1" w:fill="DAE5F1" w:themeFill="accent1" w:themeFillTint="34"/>
      </w:tcPr>
    </w:tblStylePr>
    <w:tblStylePr w:type="band1Horz">
      <w:rPr>
        <w:rFonts w:ascii="Arial" w:hAnsi="Arial"/>
        <w:color w:val="404040"/>
        <w:sz w:val="22"/>
      </w:rPr>
      <w:tblPr/>
      <w:tcPr>
        <w:shd w:val="clear" w:color="DAE5F1" w:fill="DAE5F1" w:themeFill="accent1" w:themeFillTint="34"/>
      </w:tcPr>
    </w:tblStylePr>
  </w:style>
  <w:style w:type="table" w:customStyle="1" w:styleId="Gitternetztabelle3Akzent21">
    <w:name w:val="Gitternetztabelle 3 – Akzent 21"/>
    <w:basedOn w:val="NormaleTabelle"/>
    <w:uiPriority w:val="99"/>
    <w:rsid w:val="00726CF6"/>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2DCDC" w:fill="F2DCDC" w:themeFill="accent2" w:themeFillTint="32"/>
      </w:tcPr>
    </w:tblStylePr>
    <w:tblStylePr w:type="band1Horz">
      <w:rPr>
        <w:rFonts w:ascii="Arial" w:hAnsi="Arial"/>
        <w:color w:val="404040"/>
        <w:sz w:val="22"/>
      </w:rPr>
      <w:tblPr/>
      <w:tcPr>
        <w:shd w:val="clear" w:color="F2DCDC" w:fill="F2DCDC" w:themeFill="accent2" w:themeFillTint="32"/>
      </w:tcPr>
    </w:tblStylePr>
  </w:style>
  <w:style w:type="table" w:customStyle="1" w:styleId="Gitternetztabelle3Akzent31">
    <w:name w:val="Gitternetztabelle 3 – Akzent 31"/>
    <w:basedOn w:val="NormaleTabelle"/>
    <w:uiPriority w:val="99"/>
    <w:rsid w:val="00726CF6"/>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EAF1DC" w:fill="EAF1DC" w:themeFill="accent3" w:themeFillTint="34"/>
      </w:tcPr>
    </w:tblStylePr>
    <w:tblStylePr w:type="band1Horz">
      <w:rPr>
        <w:rFonts w:ascii="Arial" w:hAnsi="Arial"/>
        <w:color w:val="404040"/>
        <w:sz w:val="22"/>
      </w:rPr>
      <w:tblPr/>
      <w:tcPr>
        <w:shd w:val="clear" w:color="EAF1DC" w:fill="EAF1DC" w:themeFill="accent3" w:themeFillTint="34"/>
      </w:tcPr>
    </w:tblStylePr>
  </w:style>
  <w:style w:type="table" w:customStyle="1" w:styleId="Gitternetztabelle3Akzent41">
    <w:name w:val="Gitternetztabelle 3 – Akzent 41"/>
    <w:basedOn w:val="NormaleTabelle"/>
    <w:uiPriority w:val="99"/>
    <w:rsid w:val="00726CF6"/>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E5DFEC" w:fill="E5DFEC" w:themeFill="accent4" w:themeFillTint="34"/>
      </w:tcPr>
    </w:tblStylePr>
    <w:tblStylePr w:type="band1Horz">
      <w:rPr>
        <w:rFonts w:ascii="Arial" w:hAnsi="Arial"/>
        <w:color w:val="404040"/>
        <w:sz w:val="22"/>
      </w:rPr>
      <w:tblPr/>
      <w:tcPr>
        <w:shd w:val="clear" w:color="E5DFEC" w:fill="E5DFEC" w:themeFill="accent4" w:themeFillTint="34"/>
      </w:tcPr>
    </w:tblStylePr>
  </w:style>
  <w:style w:type="table" w:customStyle="1" w:styleId="Gitternetztabelle3Akzent51">
    <w:name w:val="Gitternetztabelle 3 – Akzent 51"/>
    <w:basedOn w:val="NormaleTabelle"/>
    <w:uiPriority w:val="99"/>
    <w:rsid w:val="00726CF6"/>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DAEEF3" w:fill="DAEEF3" w:themeFill="accent5" w:themeFillTint="34"/>
      </w:tcPr>
    </w:tblStylePr>
    <w:tblStylePr w:type="band1Horz">
      <w:rPr>
        <w:rFonts w:ascii="Arial" w:hAnsi="Arial"/>
        <w:color w:val="404040"/>
        <w:sz w:val="22"/>
      </w:rPr>
      <w:tblPr/>
      <w:tcPr>
        <w:shd w:val="clear" w:color="DAEEF3" w:fill="DAEEF3" w:themeFill="accent5" w:themeFillTint="34"/>
      </w:tcPr>
    </w:tblStylePr>
  </w:style>
  <w:style w:type="table" w:customStyle="1" w:styleId="Gitternetztabelle3Akzent61">
    <w:name w:val="Gitternetztabelle 3 – Akzent 61"/>
    <w:basedOn w:val="NormaleTabelle"/>
    <w:uiPriority w:val="99"/>
    <w:rsid w:val="00726CF6"/>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DE9D8" w:fill="FDE9D8" w:themeFill="accent6" w:themeFillTint="34"/>
      </w:tcPr>
    </w:tblStylePr>
    <w:tblStylePr w:type="band1Horz">
      <w:rPr>
        <w:rFonts w:ascii="Arial" w:hAnsi="Arial"/>
        <w:color w:val="404040"/>
        <w:sz w:val="22"/>
      </w:rPr>
      <w:tblPr/>
      <w:tcPr>
        <w:shd w:val="clear" w:color="FDE9D8" w:fill="FDE9D8" w:themeFill="accent6" w:themeFillTint="34"/>
      </w:tcPr>
    </w:tblStylePr>
  </w:style>
  <w:style w:type="table" w:customStyle="1" w:styleId="Gitternetztabelle4Akzent11">
    <w:name w:val="Gitternetztabelle 4 – Akzent 11"/>
    <w:basedOn w:val="NormaleTabelle"/>
    <w:uiPriority w:val="59"/>
    <w:rsid w:val="00726CF6"/>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hemeFill="accent1" w:themeFillTint="32"/>
      </w:tcPr>
    </w:tblStylePr>
    <w:tblStylePr w:type="band1Horz">
      <w:rPr>
        <w:rFonts w:ascii="Arial" w:hAnsi="Arial"/>
        <w:color w:val="404040"/>
        <w:sz w:val="22"/>
      </w:rPr>
      <w:tblPr/>
      <w:tcPr>
        <w:shd w:val="clear" w:color="DCE6F2" w:fill="DCE6F2" w:themeFill="accent1" w:themeFillTint="32"/>
      </w:tcPr>
    </w:tblStylePr>
  </w:style>
  <w:style w:type="table" w:customStyle="1" w:styleId="Gitternetztabelle4Akzent21">
    <w:name w:val="Gitternetztabelle 4 – Akzent 21"/>
    <w:basedOn w:val="NormaleTabelle"/>
    <w:uiPriority w:val="59"/>
    <w:rsid w:val="00726CF6"/>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hemeFill="accent2" w:themeFillTint="32"/>
      </w:tcPr>
    </w:tblStylePr>
    <w:tblStylePr w:type="band1Horz">
      <w:rPr>
        <w:rFonts w:ascii="Arial" w:hAnsi="Arial"/>
        <w:color w:val="404040"/>
        <w:sz w:val="22"/>
      </w:rPr>
      <w:tblPr/>
      <w:tcPr>
        <w:shd w:val="clear" w:color="F2DCDC" w:fill="F2DCDC" w:themeFill="accent2" w:themeFillTint="32"/>
      </w:tcPr>
    </w:tblStylePr>
  </w:style>
  <w:style w:type="table" w:customStyle="1" w:styleId="Gitternetztabelle4Akzent31">
    <w:name w:val="Gitternetztabelle 4 – Akzent 31"/>
    <w:basedOn w:val="NormaleTabelle"/>
    <w:uiPriority w:val="59"/>
    <w:rsid w:val="00726CF6"/>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hemeFill="accent3" w:themeFillTint="34"/>
      </w:tcPr>
    </w:tblStylePr>
    <w:tblStylePr w:type="band1Horz">
      <w:rPr>
        <w:rFonts w:ascii="Arial" w:hAnsi="Arial"/>
        <w:color w:val="404040"/>
        <w:sz w:val="22"/>
      </w:rPr>
      <w:tblPr/>
      <w:tcPr>
        <w:shd w:val="clear" w:color="EAF1DC" w:fill="EAF1DC" w:themeFill="accent3" w:themeFillTint="34"/>
      </w:tcPr>
    </w:tblStylePr>
  </w:style>
  <w:style w:type="table" w:customStyle="1" w:styleId="Gitternetztabelle4Akzent41">
    <w:name w:val="Gitternetztabelle 4 – Akzent 41"/>
    <w:basedOn w:val="NormaleTabelle"/>
    <w:uiPriority w:val="59"/>
    <w:rsid w:val="00726CF6"/>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hemeFill="accent4" w:themeFillTint="34"/>
      </w:tcPr>
    </w:tblStylePr>
    <w:tblStylePr w:type="band1Horz">
      <w:rPr>
        <w:rFonts w:ascii="Arial" w:hAnsi="Arial"/>
        <w:color w:val="404040"/>
        <w:sz w:val="22"/>
      </w:rPr>
      <w:tblPr/>
      <w:tcPr>
        <w:shd w:val="clear" w:color="E5DFEC" w:fill="E5DFEC" w:themeFill="accent4" w:themeFillTint="34"/>
      </w:tcPr>
    </w:tblStylePr>
  </w:style>
  <w:style w:type="table" w:customStyle="1" w:styleId="Gitternetztabelle4Akzent51">
    <w:name w:val="Gitternetztabelle 4 – Akzent 51"/>
    <w:basedOn w:val="NormaleTabelle"/>
    <w:uiPriority w:val="59"/>
    <w:rsid w:val="00726CF6"/>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hemeFill="accent5" w:themeFillTint="34"/>
      </w:tcPr>
    </w:tblStylePr>
    <w:tblStylePr w:type="band1Horz">
      <w:rPr>
        <w:rFonts w:ascii="Arial" w:hAnsi="Arial"/>
        <w:color w:val="404040"/>
        <w:sz w:val="22"/>
      </w:rPr>
      <w:tblPr/>
      <w:tcPr>
        <w:shd w:val="clear" w:color="DAEEF3" w:fill="DAEEF3" w:themeFill="accent5" w:themeFillTint="34"/>
      </w:tcPr>
    </w:tblStylePr>
  </w:style>
  <w:style w:type="table" w:customStyle="1" w:styleId="Gitternetztabelle4Akzent61">
    <w:name w:val="Gitternetztabelle 4 – Akzent 61"/>
    <w:basedOn w:val="NormaleTabelle"/>
    <w:uiPriority w:val="59"/>
    <w:rsid w:val="00726CF6"/>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hemeFill="accent6" w:themeFillTint="34"/>
      </w:tcPr>
    </w:tblStylePr>
    <w:tblStylePr w:type="band1Horz">
      <w:rPr>
        <w:rFonts w:ascii="Arial" w:hAnsi="Arial"/>
        <w:color w:val="404040"/>
        <w:sz w:val="22"/>
      </w:rPr>
      <w:tblPr/>
      <w:tcPr>
        <w:shd w:val="clear" w:color="FDE9D8" w:fill="FDE9D8" w:themeFill="accent6" w:themeFillTint="34"/>
      </w:tcPr>
    </w:tblStylePr>
  </w:style>
  <w:style w:type="table" w:customStyle="1" w:styleId="Gitternetztabelle5dunkelAkzent11">
    <w:name w:val="Gitternetztabelle 5 dunkel  – Akzent 11"/>
    <w:basedOn w:val="NormaleTabelle"/>
    <w:uiPriority w:val="99"/>
    <w:rsid w:val="00726CF6"/>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fill="DAE5F1" w:themeFill="accent1" w:themeFillTint="34"/>
    </w:tblPr>
    <w:tblStylePr w:type="firstRow">
      <w:rPr>
        <w:rFonts w:ascii="Arial" w:hAnsi="Arial"/>
        <w:b/>
        <w:color w:val="FFFFFF"/>
        <w:sz w:val="22"/>
      </w:rPr>
      <w:tblPr/>
      <w:tcPr>
        <w:shd w:val="clear" w:color="4F81BD" w:fill="4F81BD" w:themeFill="accent1"/>
      </w:tcPr>
    </w:tblStylePr>
    <w:tblStylePr w:type="lastRow">
      <w:rPr>
        <w:rFonts w:ascii="Arial" w:hAnsi="Arial"/>
        <w:b/>
        <w:color w:val="FFFFFF"/>
        <w:sz w:val="22"/>
      </w:rPr>
      <w:tblPr/>
      <w:tcPr>
        <w:tcBorders>
          <w:top w:val="single" w:sz="4" w:space="0" w:color="FFFFFF" w:themeColor="light1"/>
        </w:tcBorders>
        <w:shd w:val="clear" w:color="4F81BD" w:fill="4F81BD" w:themeFill="accent1"/>
      </w:tcPr>
    </w:tblStylePr>
    <w:tblStylePr w:type="firstCol">
      <w:rPr>
        <w:rFonts w:ascii="Arial" w:hAnsi="Arial"/>
        <w:b/>
        <w:color w:val="FFFFFF"/>
        <w:sz w:val="22"/>
      </w:rPr>
      <w:tblPr/>
      <w:tcPr>
        <w:shd w:val="clear" w:color="4F81BD" w:fill="4F81BD" w:themeFill="accent1"/>
      </w:tcPr>
    </w:tblStylePr>
    <w:tblStylePr w:type="lastCol">
      <w:rPr>
        <w:rFonts w:ascii="Arial" w:hAnsi="Arial"/>
        <w:b/>
        <w:color w:val="FFFFFF"/>
        <w:sz w:val="22"/>
      </w:rPr>
      <w:tblPr/>
      <w:tcPr>
        <w:shd w:val="clear" w:color="4F81BD" w:fill="4F81BD" w:themeFill="accent1"/>
      </w:tcPr>
    </w:tblStylePr>
    <w:tblStylePr w:type="band1Vert">
      <w:tblPr/>
      <w:tcPr>
        <w:shd w:val="clear" w:color="AEC4E0" w:fill="AEC4E0" w:themeFill="accent1" w:themeFillTint="75"/>
      </w:tcPr>
    </w:tblStylePr>
    <w:tblStylePr w:type="band1Horz">
      <w:tblPr/>
      <w:tcPr>
        <w:shd w:val="clear" w:color="AEC4E0" w:fill="AEC4E0" w:themeFill="accent1" w:themeFillTint="75"/>
      </w:tcPr>
    </w:tblStylePr>
  </w:style>
  <w:style w:type="table" w:customStyle="1" w:styleId="Gitternetztabelle5dunkelAkzent21">
    <w:name w:val="Gitternetztabelle 5 dunkel  – Akzent 21"/>
    <w:basedOn w:val="NormaleTabelle"/>
    <w:uiPriority w:val="99"/>
    <w:rsid w:val="00726CF6"/>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fill="F2DCDC" w:themeFill="accent2" w:themeFillTint="32"/>
    </w:tblPr>
    <w:tblStylePr w:type="firstRow">
      <w:rPr>
        <w:rFonts w:ascii="Arial" w:hAnsi="Arial"/>
        <w:b/>
        <w:color w:val="FFFFFF"/>
        <w:sz w:val="22"/>
      </w:rPr>
      <w:tblPr/>
      <w:tcPr>
        <w:shd w:val="clear" w:color="C0504D" w:fill="C0504D" w:themeFill="accent2"/>
      </w:tcPr>
    </w:tblStylePr>
    <w:tblStylePr w:type="lastRow">
      <w:rPr>
        <w:rFonts w:ascii="Arial" w:hAnsi="Arial"/>
        <w:b/>
        <w:color w:val="FFFFFF"/>
        <w:sz w:val="22"/>
      </w:rPr>
      <w:tblPr/>
      <w:tcPr>
        <w:tcBorders>
          <w:top w:val="single" w:sz="4" w:space="0" w:color="FFFFFF" w:themeColor="light1"/>
        </w:tcBorders>
        <w:shd w:val="clear" w:color="C0504D" w:fill="C0504D" w:themeFill="accent2"/>
      </w:tcPr>
    </w:tblStylePr>
    <w:tblStylePr w:type="firstCol">
      <w:rPr>
        <w:rFonts w:ascii="Arial" w:hAnsi="Arial"/>
        <w:b/>
        <w:color w:val="FFFFFF"/>
        <w:sz w:val="22"/>
      </w:rPr>
      <w:tblPr/>
      <w:tcPr>
        <w:shd w:val="clear" w:color="C0504D" w:fill="C0504D" w:themeFill="accent2"/>
      </w:tcPr>
    </w:tblStylePr>
    <w:tblStylePr w:type="lastCol">
      <w:rPr>
        <w:rFonts w:ascii="Arial" w:hAnsi="Arial"/>
        <w:b/>
        <w:color w:val="FFFFFF"/>
        <w:sz w:val="22"/>
      </w:rPr>
      <w:tblPr/>
      <w:tcPr>
        <w:shd w:val="clear" w:color="C0504D" w:fill="C0504D" w:themeFill="accent2"/>
      </w:tcPr>
    </w:tblStylePr>
    <w:tblStylePr w:type="band1Vert">
      <w:tblPr/>
      <w:tcPr>
        <w:shd w:val="clear" w:color="E2AEAD" w:fill="E2AEAD" w:themeFill="accent2" w:themeFillTint="75"/>
      </w:tcPr>
    </w:tblStylePr>
    <w:tblStylePr w:type="band1Horz">
      <w:tblPr/>
      <w:tcPr>
        <w:shd w:val="clear" w:color="E2AEAD" w:fill="E2AEAD" w:themeFill="accent2" w:themeFillTint="75"/>
      </w:tcPr>
    </w:tblStylePr>
  </w:style>
  <w:style w:type="table" w:customStyle="1" w:styleId="Gitternetztabelle5dunkelAkzent31">
    <w:name w:val="Gitternetztabelle 5 dunkel  – Akzent 31"/>
    <w:basedOn w:val="NormaleTabelle"/>
    <w:uiPriority w:val="99"/>
    <w:rsid w:val="00726CF6"/>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fill="EAF1DC" w:themeFill="accent3" w:themeFillTint="34"/>
    </w:tblPr>
    <w:tblStylePr w:type="firstRow">
      <w:rPr>
        <w:rFonts w:ascii="Arial" w:hAnsi="Arial"/>
        <w:b/>
        <w:color w:val="FFFFFF"/>
        <w:sz w:val="22"/>
      </w:rPr>
      <w:tblPr/>
      <w:tcPr>
        <w:shd w:val="clear" w:color="9BBB59" w:fill="9BBB59" w:themeFill="accent3"/>
      </w:tcPr>
    </w:tblStylePr>
    <w:tblStylePr w:type="lastRow">
      <w:rPr>
        <w:rFonts w:ascii="Arial" w:hAnsi="Arial"/>
        <w:b/>
        <w:color w:val="FFFFFF"/>
        <w:sz w:val="22"/>
      </w:rPr>
      <w:tblPr/>
      <w:tcPr>
        <w:tcBorders>
          <w:top w:val="single" w:sz="4" w:space="0" w:color="FFFFFF" w:themeColor="light1"/>
        </w:tcBorders>
        <w:shd w:val="clear" w:color="9BBB59" w:fill="9BBB59" w:themeFill="accent3"/>
      </w:tcPr>
    </w:tblStylePr>
    <w:tblStylePr w:type="firstCol">
      <w:rPr>
        <w:rFonts w:ascii="Arial" w:hAnsi="Arial"/>
        <w:b/>
        <w:color w:val="FFFFFF"/>
        <w:sz w:val="22"/>
      </w:rPr>
      <w:tblPr/>
      <w:tcPr>
        <w:shd w:val="clear" w:color="9BBB59" w:fill="9BBB59" w:themeFill="accent3"/>
      </w:tcPr>
    </w:tblStylePr>
    <w:tblStylePr w:type="lastCol">
      <w:rPr>
        <w:rFonts w:ascii="Arial" w:hAnsi="Arial"/>
        <w:b/>
        <w:color w:val="FFFFFF"/>
        <w:sz w:val="22"/>
      </w:rPr>
      <w:tblPr/>
      <w:tcPr>
        <w:shd w:val="clear" w:color="9BBB59" w:fill="9BBB59" w:themeFill="accent3"/>
      </w:tcPr>
    </w:tblStylePr>
    <w:tblStylePr w:type="band1Vert">
      <w:tblPr/>
      <w:tcPr>
        <w:shd w:val="clear" w:color="D0DFB2" w:fill="D0DFB2" w:themeFill="accent3" w:themeFillTint="75"/>
      </w:tcPr>
    </w:tblStylePr>
    <w:tblStylePr w:type="band1Horz">
      <w:tblPr/>
      <w:tcPr>
        <w:shd w:val="clear" w:color="D0DFB2" w:fill="D0DFB2" w:themeFill="accent3" w:themeFillTint="75"/>
      </w:tcPr>
    </w:tblStylePr>
  </w:style>
  <w:style w:type="table" w:customStyle="1" w:styleId="Gitternetztabelle5dunkelAkzent41">
    <w:name w:val="Gitternetztabelle 5 dunkel  – Akzent 41"/>
    <w:basedOn w:val="NormaleTabelle"/>
    <w:uiPriority w:val="99"/>
    <w:rsid w:val="00726CF6"/>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fill="E5DFEC" w:themeFill="accent4" w:themeFillTint="34"/>
    </w:tblPr>
    <w:tblStylePr w:type="firstRow">
      <w:rPr>
        <w:rFonts w:ascii="Arial" w:hAnsi="Arial"/>
        <w:b/>
        <w:color w:val="FFFFFF"/>
        <w:sz w:val="22"/>
      </w:rPr>
      <w:tblPr/>
      <w:tcPr>
        <w:shd w:val="clear" w:color="8064A2" w:fill="8064A2" w:themeFill="accent4"/>
      </w:tcPr>
    </w:tblStylePr>
    <w:tblStylePr w:type="lastRow">
      <w:rPr>
        <w:rFonts w:ascii="Arial" w:hAnsi="Arial"/>
        <w:b/>
        <w:color w:val="FFFFFF"/>
        <w:sz w:val="22"/>
      </w:rPr>
      <w:tblPr/>
      <w:tcPr>
        <w:tcBorders>
          <w:top w:val="single" w:sz="4" w:space="0" w:color="FFFFFF" w:themeColor="light1"/>
        </w:tcBorders>
        <w:shd w:val="clear" w:color="8064A2" w:fill="8064A2" w:themeFill="accent4"/>
      </w:tcPr>
    </w:tblStylePr>
    <w:tblStylePr w:type="firstCol">
      <w:rPr>
        <w:rFonts w:ascii="Arial" w:hAnsi="Arial"/>
        <w:b/>
        <w:color w:val="FFFFFF"/>
        <w:sz w:val="22"/>
      </w:rPr>
      <w:tblPr/>
      <w:tcPr>
        <w:shd w:val="clear" w:color="8064A2" w:fill="8064A2" w:themeFill="accent4"/>
      </w:tcPr>
    </w:tblStylePr>
    <w:tblStylePr w:type="lastCol">
      <w:rPr>
        <w:rFonts w:ascii="Arial" w:hAnsi="Arial"/>
        <w:b/>
        <w:color w:val="FFFFFF"/>
        <w:sz w:val="22"/>
      </w:rPr>
      <w:tblPr/>
      <w:tcPr>
        <w:shd w:val="clear" w:color="8064A2" w:fill="8064A2" w:themeFill="accent4"/>
      </w:tcPr>
    </w:tblStylePr>
    <w:tblStylePr w:type="band1Vert">
      <w:tblPr/>
      <w:tcPr>
        <w:shd w:val="clear" w:color="C4B7D4" w:fill="C4B7D4" w:themeFill="accent4" w:themeFillTint="75"/>
      </w:tcPr>
    </w:tblStylePr>
    <w:tblStylePr w:type="band1Horz">
      <w:tblPr/>
      <w:tcPr>
        <w:shd w:val="clear" w:color="C4B7D4" w:fill="C4B7D4" w:themeFill="accent4" w:themeFillTint="75"/>
      </w:tcPr>
    </w:tblStylePr>
  </w:style>
  <w:style w:type="table" w:customStyle="1" w:styleId="Gitternetztabelle5dunkelAkzent51">
    <w:name w:val="Gitternetztabelle 5 dunkel  – Akzent 51"/>
    <w:basedOn w:val="NormaleTabelle"/>
    <w:uiPriority w:val="99"/>
    <w:rsid w:val="00726CF6"/>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fill="DAEEF3" w:themeFill="accent5" w:themeFillTint="34"/>
    </w:tblPr>
    <w:tblStylePr w:type="firstRow">
      <w:rPr>
        <w:rFonts w:ascii="Arial" w:hAnsi="Arial"/>
        <w:b/>
        <w:color w:val="FFFFFF"/>
        <w:sz w:val="22"/>
      </w:rPr>
      <w:tblPr/>
      <w:tcPr>
        <w:shd w:val="clear" w:color="4BACC6" w:fill="4BACC6" w:themeFill="accent5"/>
      </w:tcPr>
    </w:tblStylePr>
    <w:tblStylePr w:type="lastRow">
      <w:rPr>
        <w:rFonts w:ascii="Arial" w:hAnsi="Arial"/>
        <w:b/>
        <w:color w:val="FFFFFF"/>
        <w:sz w:val="22"/>
      </w:rPr>
      <w:tblPr/>
      <w:tcPr>
        <w:tcBorders>
          <w:top w:val="single" w:sz="4" w:space="0" w:color="FFFFFF" w:themeColor="light1"/>
        </w:tcBorders>
        <w:shd w:val="clear" w:color="4BACC6" w:fill="4BACC6" w:themeFill="accent5"/>
      </w:tcPr>
    </w:tblStylePr>
    <w:tblStylePr w:type="firstCol">
      <w:rPr>
        <w:rFonts w:ascii="Arial" w:hAnsi="Arial"/>
        <w:b/>
        <w:color w:val="FFFFFF"/>
        <w:sz w:val="22"/>
      </w:rPr>
      <w:tblPr/>
      <w:tcPr>
        <w:shd w:val="clear" w:color="4BACC6" w:fill="4BACC6" w:themeFill="accent5"/>
      </w:tcPr>
    </w:tblStylePr>
    <w:tblStylePr w:type="lastCol">
      <w:rPr>
        <w:rFonts w:ascii="Arial" w:hAnsi="Arial"/>
        <w:b/>
        <w:color w:val="FFFFFF"/>
        <w:sz w:val="22"/>
      </w:rPr>
      <w:tblPr/>
      <w:tcPr>
        <w:shd w:val="clear" w:color="4BACC6" w:fill="4BACC6" w:themeFill="accent5"/>
      </w:tcPr>
    </w:tblStylePr>
    <w:tblStylePr w:type="band1Vert">
      <w:tblPr/>
      <w:tcPr>
        <w:shd w:val="clear" w:color="ACD8E4" w:fill="ACD8E4" w:themeFill="accent5" w:themeFillTint="75"/>
      </w:tcPr>
    </w:tblStylePr>
    <w:tblStylePr w:type="band1Horz">
      <w:tblPr/>
      <w:tcPr>
        <w:shd w:val="clear" w:color="ACD8E4" w:fill="ACD8E4" w:themeFill="accent5" w:themeFillTint="75"/>
      </w:tcPr>
    </w:tblStylePr>
  </w:style>
  <w:style w:type="table" w:customStyle="1" w:styleId="Gitternetztabelle5dunkelAkzent61">
    <w:name w:val="Gitternetztabelle 5 dunkel  – Akzent 61"/>
    <w:basedOn w:val="NormaleTabelle"/>
    <w:uiPriority w:val="99"/>
    <w:rsid w:val="00726CF6"/>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fill="FDE9D8" w:themeFill="accent6" w:themeFillTint="34"/>
    </w:tblPr>
    <w:tblStylePr w:type="firstRow">
      <w:rPr>
        <w:rFonts w:ascii="Arial" w:hAnsi="Arial"/>
        <w:b/>
        <w:color w:val="FFFFFF"/>
        <w:sz w:val="22"/>
      </w:rPr>
      <w:tblPr/>
      <w:tcPr>
        <w:shd w:val="clear" w:color="F79646" w:fill="F79646" w:themeFill="accent6"/>
      </w:tcPr>
    </w:tblStylePr>
    <w:tblStylePr w:type="lastRow">
      <w:rPr>
        <w:rFonts w:ascii="Arial" w:hAnsi="Arial"/>
        <w:b/>
        <w:color w:val="FFFFFF"/>
        <w:sz w:val="22"/>
      </w:rPr>
      <w:tblPr/>
      <w:tcPr>
        <w:tcBorders>
          <w:top w:val="single" w:sz="4" w:space="0" w:color="FFFFFF" w:themeColor="light1"/>
        </w:tcBorders>
        <w:shd w:val="clear" w:color="F79646" w:fill="F79646" w:themeFill="accent6"/>
      </w:tcPr>
    </w:tblStylePr>
    <w:tblStylePr w:type="firstCol">
      <w:rPr>
        <w:rFonts w:ascii="Arial" w:hAnsi="Arial"/>
        <w:b/>
        <w:color w:val="FFFFFF"/>
        <w:sz w:val="22"/>
      </w:rPr>
      <w:tblPr/>
      <w:tcPr>
        <w:shd w:val="clear" w:color="F79646" w:fill="F79646" w:themeFill="accent6"/>
      </w:tcPr>
    </w:tblStylePr>
    <w:tblStylePr w:type="lastCol">
      <w:rPr>
        <w:rFonts w:ascii="Arial" w:hAnsi="Arial"/>
        <w:b/>
        <w:color w:val="FFFFFF"/>
        <w:sz w:val="22"/>
      </w:rPr>
      <w:tblPr/>
      <w:tcPr>
        <w:shd w:val="clear" w:color="F79646" w:fill="F79646" w:themeFill="accent6"/>
      </w:tcPr>
    </w:tblStylePr>
    <w:tblStylePr w:type="band1Vert">
      <w:tblPr/>
      <w:tcPr>
        <w:shd w:val="clear" w:color="FBCEAA" w:fill="FBCEAA" w:themeFill="accent6" w:themeFillTint="75"/>
      </w:tcPr>
    </w:tblStylePr>
    <w:tblStylePr w:type="band1Horz">
      <w:tblPr/>
      <w:tcPr>
        <w:shd w:val="clear" w:color="FBCEAA" w:fill="FBCEAA" w:themeFill="accent6" w:themeFillTint="75"/>
      </w:tcPr>
    </w:tblStylePr>
  </w:style>
  <w:style w:type="table" w:customStyle="1" w:styleId="Gitternetztabelle6farbigAkzent11">
    <w:name w:val="Gitternetztabelle 6 farbig – Akzent 11"/>
    <w:basedOn w:val="NormaleTabelle"/>
    <w:uiPriority w:val="99"/>
    <w:rsid w:val="00726CF6"/>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fill="DAE5F1" w:themeFill="accent1" w:themeFillTint="34"/>
      </w:tcPr>
    </w:tblStylePr>
    <w:tblStylePr w:type="band1Horz">
      <w:rPr>
        <w:rFonts w:ascii="Arial" w:hAnsi="Arial"/>
        <w:color w:val="A6BFDD" w:themeColor="accent1" w:themeTint="80" w:themeShade="95"/>
        <w:sz w:val="22"/>
      </w:rPr>
      <w:tblPr/>
      <w:tcPr>
        <w:shd w:val="clear" w:color="DAE5F1" w:fill="DAE5F1" w:themeFill="accent1" w:themeFillTint="34"/>
      </w:tcPr>
    </w:tblStylePr>
    <w:tblStylePr w:type="band2Horz">
      <w:rPr>
        <w:rFonts w:ascii="Arial" w:hAnsi="Arial"/>
        <w:color w:val="A6BFDD" w:themeColor="accent1" w:themeTint="80" w:themeShade="95"/>
        <w:sz w:val="22"/>
      </w:rPr>
    </w:tblStylePr>
  </w:style>
  <w:style w:type="table" w:customStyle="1" w:styleId="Gitternetztabelle6farbigAkzent21">
    <w:name w:val="Gitternetztabelle 6 farbig – Akzent 21"/>
    <w:basedOn w:val="NormaleTabelle"/>
    <w:uiPriority w:val="99"/>
    <w:rsid w:val="00726CF6"/>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fill="F2DCDC" w:themeFill="accent2" w:themeFillTint="32"/>
      </w:tcPr>
    </w:tblStylePr>
    <w:tblStylePr w:type="band1Horz">
      <w:rPr>
        <w:rFonts w:ascii="Arial" w:hAnsi="Arial"/>
        <w:color w:val="D99695" w:themeColor="accent2" w:themeTint="97" w:themeShade="95"/>
        <w:sz w:val="22"/>
      </w:rPr>
      <w:tblPr/>
      <w:tcPr>
        <w:shd w:val="clear" w:color="F2DCDC" w:fill="F2DCDC" w:themeFill="accent2" w:themeFillTint="32"/>
      </w:tcPr>
    </w:tblStylePr>
    <w:tblStylePr w:type="band2Horz">
      <w:rPr>
        <w:rFonts w:ascii="Arial" w:hAnsi="Arial"/>
        <w:color w:val="D99695" w:themeColor="accent2" w:themeTint="97" w:themeShade="95"/>
        <w:sz w:val="22"/>
      </w:rPr>
    </w:tblStylePr>
  </w:style>
  <w:style w:type="table" w:customStyle="1" w:styleId="Gitternetztabelle6farbigAkzent31">
    <w:name w:val="Gitternetztabelle 6 farbig – Akzent 31"/>
    <w:basedOn w:val="NormaleTabelle"/>
    <w:uiPriority w:val="99"/>
    <w:rsid w:val="00726CF6"/>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fill="EAF1DC" w:themeFill="accent3" w:themeFillTint="34"/>
      </w:tcPr>
    </w:tblStylePr>
    <w:tblStylePr w:type="band1Horz">
      <w:rPr>
        <w:rFonts w:ascii="Arial" w:hAnsi="Arial"/>
        <w:color w:val="9ABB59" w:themeColor="accent3" w:themeTint="FE" w:themeShade="95"/>
        <w:sz w:val="22"/>
      </w:rPr>
      <w:tblPr/>
      <w:tcPr>
        <w:shd w:val="clear" w:color="EAF1DC" w:fill="EAF1DC" w:themeFill="accent3" w:themeFillTint="34"/>
      </w:tcPr>
    </w:tblStylePr>
    <w:tblStylePr w:type="band2Horz">
      <w:rPr>
        <w:rFonts w:ascii="Arial" w:hAnsi="Arial"/>
        <w:color w:val="9ABB59" w:themeColor="accent3" w:themeTint="FE" w:themeShade="95"/>
        <w:sz w:val="22"/>
      </w:rPr>
    </w:tblStylePr>
  </w:style>
  <w:style w:type="table" w:customStyle="1" w:styleId="Gitternetztabelle6farbigAkzent41">
    <w:name w:val="Gitternetztabelle 6 farbig – Akzent 41"/>
    <w:basedOn w:val="NormaleTabelle"/>
    <w:uiPriority w:val="99"/>
    <w:rsid w:val="00726CF6"/>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fill="E5DFEC" w:themeFill="accent4" w:themeFillTint="34"/>
      </w:tcPr>
    </w:tblStylePr>
    <w:tblStylePr w:type="band1Horz">
      <w:rPr>
        <w:rFonts w:ascii="Arial" w:hAnsi="Arial"/>
        <w:color w:val="B2A1C6" w:themeColor="accent4" w:themeTint="9A" w:themeShade="95"/>
        <w:sz w:val="22"/>
      </w:rPr>
      <w:tblPr/>
      <w:tcPr>
        <w:shd w:val="clear" w:color="E5DFEC" w:fill="E5DFEC" w:themeFill="accent4" w:themeFillTint="34"/>
      </w:tcPr>
    </w:tblStylePr>
    <w:tblStylePr w:type="band2Horz">
      <w:rPr>
        <w:rFonts w:ascii="Arial" w:hAnsi="Arial"/>
        <w:color w:val="B2A1C6" w:themeColor="accent4" w:themeTint="9A" w:themeShade="95"/>
        <w:sz w:val="22"/>
      </w:rPr>
    </w:tblStylePr>
  </w:style>
  <w:style w:type="table" w:customStyle="1" w:styleId="Gitternetztabelle6farbigAkzent51">
    <w:name w:val="Gitternetztabelle 6 farbig – Akzent 51"/>
    <w:basedOn w:val="NormaleTabelle"/>
    <w:uiPriority w:val="99"/>
    <w:rsid w:val="00726CF6"/>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fill="DAEEF3" w:themeFill="accent5" w:themeFillTint="34"/>
      </w:tcPr>
    </w:tblStylePr>
    <w:tblStylePr w:type="band1Horz">
      <w:rPr>
        <w:rFonts w:ascii="Arial" w:hAnsi="Arial"/>
        <w:color w:val="266779" w:themeColor="accent5" w:themeShade="95"/>
        <w:sz w:val="22"/>
      </w:rPr>
      <w:tblPr/>
      <w:tcPr>
        <w:shd w:val="clear" w:color="DAEEF3" w:fill="DAEEF3" w:themeFill="accent5" w:themeFillTint="34"/>
      </w:tcPr>
    </w:tblStylePr>
    <w:tblStylePr w:type="band2Horz">
      <w:rPr>
        <w:rFonts w:ascii="Arial" w:hAnsi="Arial"/>
        <w:color w:val="266779" w:themeColor="accent5" w:themeShade="95"/>
        <w:sz w:val="22"/>
      </w:rPr>
    </w:tblStylePr>
  </w:style>
  <w:style w:type="table" w:customStyle="1" w:styleId="Gitternetztabelle6farbigAkzent61">
    <w:name w:val="Gitternetztabelle 6 farbig – Akzent 61"/>
    <w:basedOn w:val="NormaleTabelle"/>
    <w:uiPriority w:val="99"/>
    <w:rsid w:val="00726CF6"/>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fill="FDE9D8" w:themeFill="accent6" w:themeFillTint="34"/>
      </w:tcPr>
    </w:tblStylePr>
    <w:tblStylePr w:type="band1Horz">
      <w:rPr>
        <w:rFonts w:ascii="Arial" w:hAnsi="Arial"/>
        <w:color w:val="266779" w:themeColor="accent5" w:themeShade="95"/>
        <w:sz w:val="22"/>
      </w:rPr>
      <w:tblPr/>
      <w:tcPr>
        <w:shd w:val="clear" w:color="FDE9D8" w:fill="FDE9D8" w:themeFill="accent6" w:themeFillTint="34"/>
      </w:tcPr>
    </w:tblStylePr>
    <w:tblStylePr w:type="band2Horz">
      <w:rPr>
        <w:rFonts w:ascii="Arial" w:hAnsi="Arial"/>
        <w:color w:val="266779" w:themeColor="accent5" w:themeShade="95"/>
        <w:sz w:val="22"/>
      </w:rPr>
    </w:tblStylePr>
  </w:style>
  <w:style w:type="table" w:customStyle="1" w:styleId="Gitternetztabelle7farbigAkzent11">
    <w:name w:val="Gitternetztabelle 7 farbig – Akzent 11"/>
    <w:basedOn w:val="NormaleTabelle"/>
    <w:uiPriority w:val="99"/>
    <w:rsid w:val="00726CF6"/>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FFFFFF"/>
      </w:tcPr>
    </w:tblStylePr>
    <w:tblStylePr w:type="band1Vert">
      <w:tblPr/>
      <w:tcPr>
        <w:shd w:val="clear" w:color="DAE5F1" w:fill="DAE5F1" w:themeFill="accent1" w:themeFillTint="34"/>
      </w:tcPr>
    </w:tblStylePr>
    <w:tblStylePr w:type="band1Horz">
      <w:rPr>
        <w:rFonts w:ascii="Arial" w:hAnsi="Arial"/>
        <w:color w:val="A6BFDD" w:themeColor="accent1" w:themeTint="80" w:themeShade="95"/>
        <w:sz w:val="22"/>
      </w:rPr>
      <w:tblPr/>
      <w:tcPr>
        <w:shd w:val="clear" w:color="DAE5F1" w:fill="DAE5F1" w:themeFill="accent1" w:themeFillTint="34"/>
      </w:tcPr>
    </w:tblStylePr>
    <w:tblStylePr w:type="band2Horz">
      <w:rPr>
        <w:rFonts w:ascii="Arial" w:hAnsi="Arial"/>
        <w:color w:val="A6BFDD" w:themeColor="accent1" w:themeTint="80" w:themeShade="95"/>
        <w:sz w:val="22"/>
      </w:rPr>
    </w:tblStylePr>
  </w:style>
  <w:style w:type="table" w:customStyle="1" w:styleId="Gitternetztabelle7farbigAkzent21">
    <w:name w:val="Gitternetztabelle 7 farbig – Akzent 21"/>
    <w:basedOn w:val="NormaleTabelle"/>
    <w:uiPriority w:val="99"/>
    <w:rsid w:val="00726CF6"/>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FFFFFF"/>
      </w:tcPr>
    </w:tblStylePr>
    <w:tblStylePr w:type="band1Vert">
      <w:tblPr/>
      <w:tcPr>
        <w:shd w:val="clear" w:color="F2DCDC" w:fill="F2DCDC" w:themeFill="accent2" w:themeFillTint="32"/>
      </w:tcPr>
    </w:tblStylePr>
    <w:tblStylePr w:type="band1Horz">
      <w:rPr>
        <w:rFonts w:ascii="Arial" w:hAnsi="Arial"/>
        <w:color w:val="D99695" w:themeColor="accent2" w:themeTint="97" w:themeShade="95"/>
        <w:sz w:val="22"/>
      </w:rPr>
      <w:tblPr/>
      <w:tcPr>
        <w:shd w:val="clear" w:color="F2DCDC" w:fill="F2DCDC" w:themeFill="accent2" w:themeFillTint="32"/>
      </w:tcPr>
    </w:tblStylePr>
    <w:tblStylePr w:type="band2Horz">
      <w:rPr>
        <w:rFonts w:ascii="Arial" w:hAnsi="Arial"/>
        <w:color w:val="D99695" w:themeColor="accent2" w:themeTint="97" w:themeShade="95"/>
        <w:sz w:val="22"/>
      </w:rPr>
    </w:tblStylePr>
  </w:style>
  <w:style w:type="table" w:customStyle="1" w:styleId="Gitternetztabelle7farbigAkzent31">
    <w:name w:val="Gitternetztabelle 7 farbig – Akzent 31"/>
    <w:basedOn w:val="NormaleTabelle"/>
    <w:uiPriority w:val="99"/>
    <w:rsid w:val="00726CF6"/>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FFFFFF"/>
      </w:tcPr>
    </w:tblStylePr>
    <w:tblStylePr w:type="band1Vert">
      <w:tblPr/>
      <w:tcPr>
        <w:shd w:val="clear" w:color="EAF1DC" w:fill="EAF1DC" w:themeFill="accent3" w:themeFillTint="34"/>
      </w:tcPr>
    </w:tblStylePr>
    <w:tblStylePr w:type="band1Horz">
      <w:rPr>
        <w:rFonts w:ascii="Arial" w:hAnsi="Arial"/>
        <w:color w:val="9ABB59" w:themeColor="accent3" w:themeTint="FE" w:themeShade="95"/>
        <w:sz w:val="22"/>
      </w:rPr>
      <w:tblPr/>
      <w:tcPr>
        <w:shd w:val="clear" w:color="EAF1DC" w:fill="EAF1DC" w:themeFill="accent3" w:themeFillTint="34"/>
      </w:tcPr>
    </w:tblStylePr>
    <w:tblStylePr w:type="band2Horz">
      <w:rPr>
        <w:rFonts w:ascii="Arial" w:hAnsi="Arial"/>
        <w:color w:val="9ABB59" w:themeColor="accent3" w:themeTint="FE" w:themeShade="95"/>
        <w:sz w:val="22"/>
      </w:rPr>
    </w:tblStylePr>
  </w:style>
  <w:style w:type="table" w:customStyle="1" w:styleId="Gitternetztabelle7farbigAkzent41">
    <w:name w:val="Gitternetztabelle 7 farbig – Akzent 41"/>
    <w:basedOn w:val="NormaleTabelle"/>
    <w:uiPriority w:val="99"/>
    <w:rsid w:val="00726CF6"/>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FFFFFF"/>
      </w:tcPr>
    </w:tblStylePr>
    <w:tblStylePr w:type="band1Vert">
      <w:tblPr/>
      <w:tcPr>
        <w:shd w:val="clear" w:color="E5DFEC" w:fill="E5DFEC" w:themeFill="accent4" w:themeFillTint="34"/>
      </w:tcPr>
    </w:tblStylePr>
    <w:tblStylePr w:type="band1Horz">
      <w:rPr>
        <w:rFonts w:ascii="Arial" w:hAnsi="Arial"/>
        <w:color w:val="B2A1C6" w:themeColor="accent4" w:themeTint="9A" w:themeShade="95"/>
        <w:sz w:val="22"/>
      </w:rPr>
      <w:tblPr/>
      <w:tcPr>
        <w:shd w:val="clear" w:color="E5DFEC" w:fill="E5DFEC" w:themeFill="accent4" w:themeFillTint="34"/>
      </w:tcPr>
    </w:tblStylePr>
    <w:tblStylePr w:type="band2Horz">
      <w:rPr>
        <w:rFonts w:ascii="Arial" w:hAnsi="Arial"/>
        <w:color w:val="B2A1C6" w:themeColor="accent4" w:themeTint="9A" w:themeShade="95"/>
        <w:sz w:val="22"/>
      </w:rPr>
    </w:tblStylePr>
  </w:style>
  <w:style w:type="table" w:customStyle="1" w:styleId="Gitternetztabelle7farbigAkzent51">
    <w:name w:val="Gitternetztabelle 7 farbig – Akzent 51"/>
    <w:basedOn w:val="NormaleTabelle"/>
    <w:uiPriority w:val="99"/>
    <w:rsid w:val="00726CF6"/>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FFFFFF"/>
      </w:tcPr>
    </w:tblStylePr>
    <w:tblStylePr w:type="band1Vert">
      <w:tblPr/>
      <w:tcPr>
        <w:shd w:val="clear" w:color="DAEEF3" w:fill="DAEEF3" w:themeFill="accent5" w:themeFillTint="34"/>
      </w:tcPr>
    </w:tblStylePr>
    <w:tblStylePr w:type="band1Horz">
      <w:rPr>
        <w:rFonts w:ascii="Arial" w:hAnsi="Arial"/>
        <w:color w:val="266779" w:themeColor="accent5" w:themeShade="95"/>
        <w:sz w:val="22"/>
      </w:rPr>
      <w:tblPr/>
      <w:tcPr>
        <w:shd w:val="clear" w:color="DAEEF3" w:fill="DAEEF3" w:themeFill="accent5" w:themeFillTint="34"/>
      </w:tcPr>
    </w:tblStylePr>
    <w:tblStylePr w:type="band2Horz">
      <w:rPr>
        <w:rFonts w:ascii="Arial" w:hAnsi="Arial"/>
        <w:color w:val="266779" w:themeColor="accent5" w:themeShade="95"/>
        <w:sz w:val="22"/>
      </w:rPr>
    </w:tblStylePr>
  </w:style>
  <w:style w:type="table" w:customStyle="1" w:styleId="Gitternetztabelle7farbigAkzent61">
    <w:name w:val="Gitternetztabelle 7 farbig – Akzent 61"/>
    <w:basedOn w:val="NormaleTabelle"/>
    <w:uiPriority w:val="99"/>
    <w:rsid w:val="00726CF6"/>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FFFFFF"/>
      </w:tcPr>
    </w:tblStylePr>
    <w:tblStylePr w:type="band1Vert">
      <w:tblPr/>
      <w:tcPr>
        <w:shd w:val="clear" w:color="FDE9D8" w:fill="FDE9D8" w:themeFill="accent6" w:themeFillTint="34"/>
      </w:tcPr>
    </w:tblStylePr>
    <w:tblStylePr w:type="band1Horz">
      <w:rPr>
        <w:rFonts w:ascii="Arial" w:hAnsi="Arial"/>
        <w:color w:val="B15407" w:themeColor="accent6" w:themeShade="95"/>
        <w:sz w:val="22"/>
      </w:rPr>
      <w:tblPr/>
      <w:tcPr>
        <w:shd w:val="clear" w:color="FDE9D8" w:fill="FDE9D8" w:themeFill="accent6" w:themeFillTint="34"/>
      </w:tcPr>
    </w:tblStylePr>
    <w:tblStylePr w:type="band2Horz">
      <w:rPr>
        <w:rFonts w:ascii="Arial" w:hAnsi="Arial"/>
        <w:color w:val="B15407" w:themeColor="accent6" w:themeShade="95"/>
        <w:sz w:val="22"/>
      </w:rPr>
    </w:tblStylePr>
  </w:style>
  <w:style w:type="table" w:customStyle="1" w:styleId="Listentabelle1hellAkzent11">
    <w:name w:val="Listentabelle 1 hell  – Akzent 11"/>
    <w:basedOn w:val="NormaleTabelle"/>
    <w:uiPriority w:val="99"/>
    <w:rsid w:val="00726CF6"/>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fill="D2DFEE" w:themeFill="accent1" w:themeFillTint="40"/>
      </w:tcPr>
    </w:tblStylePr>
    <w:tblStylePr w:type="band1Horz">
      <w:tblPr/>
      <w:tcPr>
        <w:shd w:val="clear" w:color="D2DFEE" w:fill="D2DFEE" w:themeFill="accent1" w:themeFillTint="40"/>
      </w:tcPr>
    </w:tblStylePr>
  </w:style>
  <w:style w:type="table" w:customStyle="1" w:styleId="Listentabelle1hellAkzent21">
    <w:name w:val="Listentabelle 1 hell  – Akzent 21"/>
    <w:basedOn w:val="NormaleTabelle"/>
    <w:uiPriority w:val="99"/>
    <w:rsid w:val="00726CF6"/>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fill="EFD2D2" w:themeFill="accent2" w:themeFillTint="40"/>
      </w:tcPr>
    </w:tblStylePr>
    <w:tblStylePr w:type="band1Horz">
      <w:tblPr/>
      <w:tcPr>
        <w:shd w:val="clear" w:color="EFD2D2" w:fill="EFD2D2" w:themeFill="accent2" w:themeFillTint="40"/>
      </w:tcPr>
    </w:tblStylePr>
  </w:style>
  <w:style w:type="table" w:customStyle="1" w:styleId="Listentabelle1hellAkzent31">
    <w:name w:val="Listentabelle 1 hell  – Akzent 31"/>
    <w:basedOn w:val="NormaleTabelle"/>
    <w:uiPriority w:val="99"/>
    <w:rsid w:val="00726CF6"/>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fill="E5EED5" w:themeFill="accent3" w:themeFillTint="40"/>
      </w:tcPr>
    </w:tblStylePr>
    <w:tblStylePr w:type="band1Horz">
      <w:tblPr/>
      <w:tcPr>
        <w:shd w:val="clear" w:color="E5EED5" w:fill="E5EED5" w:themeFill="accent3" w:themeFillTint="40"/>
      </w:tcPr>
    </w:tblStylePr>
  </w:style>
  <w:style w:type="table" w:customStyle="1" w:styleId="Listentabelle1hellAkzent41">
    <w:name w:val="Listentabelle 1 hell  – Akzent 41"/>
    <w:basedOn w:val="NormaleTabelle"/>
    <w:uiPriority w:val="99"/>
    <w:rsid w:val="00726CF6"/>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fill="DFD8E7" w:themeFill="accent4" w:themeFillTint="40"/>
      </w:tcPr>
    </w:tblStylePr>
    <w:tblStylePr w:type="band1Horz">
      <w:tblPr/>
      <w:tcPr>
        <w:shd w:val="clear" w:color="DFD8E7" w:fill="DFD8E7" w:themeFill="accent4" w:themeFillTint="40"/>
      </w:tcPr>
    </w:tblStylePr>
  </w:style>
  <w:style w:type="table" w:customStyle="1" w:styleId="Listentabelle1hellAkzent51">
    <w:name w:val="Listentabelle 1 hell  – Akzent 51"/>
    <w:basedOn w:val="NormaleTabelle"/>
    <w:uiPriority w:val="99"/>
    <w:rsid w:val="00726CF6"/>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fill="D1EAF0" w:themeFill="accent5" w:themeFillTint="40"/>
      </w:tcPr>
    </w:tblStylePr>
    <w:tblStylePr w:type="band1Horz">
      <w:tblPr/>
      <w:tcPr>
        <w:shd w:val="clear" w:color="D1EAF0" w:fill="D1EAF0" w:themeFill="accent5" w:themeFillTint="40"/>
      </w:tcPr>
    </w:tblStylePr>
  </w:style>
  <w:style w:type="table" w:customStyle="1" w:styleId="Listentabelle1hellAkzent61">
    <w:name w:val="Listentabelle 1 hell  – Akzent 61"/>
    <w:basedOn w:val="NormaleTabelle"/>
    <w:uiPriority w:val="99"/>
    <w:rsid w:val="00726CF6"/>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fill="FDE4D0" w:themeFill="accent6" w:themeFillTint="40"/>
      </w:tcPr>
    </w:tblStylePr>
    <w:tblStylePr w:type="band1Horz">
      <w:tblPr/>
      <w:tcPr>
        <w:shd w:val="clear" w:color="FDE4D0" w:fill="FDE4D0" w:themeFill="accent6" w:themeFillTint="40"/>
      </w:tcPr>
    </w:tblStylePr>
  </w:style>
  <w:style w:type="table" w:customStyle="1" w:styleId="Listentabelle2Akzent11">
    <w:name w:val="Listentabelle 2 – Akzent 11"/>
    <w:basedOn w:val="NormaleTabelle"/>
    <w:uiPriority w:val="99"/>
    <w:rsid w:val="00726CF6"/>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hemeFill="accent1" w:themeFillTint="40"/>
      </w:tcPr>
    </w:tblStylePr>
    <w:tblStylePr w:type="band1Horz">
      <w:rPr>
        <w:rFonts w:ascii="Arial" w:hAnsi="Arial"/>
        <w:color w:val="404040"/>
        <w:sz w:val="22"/>
      </w:rPr>
      <w:tblPr/>
      <w:tcPr>
        <w:shd w:val="clear" w:color="D2DFEE" w:fill="D2DFEE" w:themeFill="accent1" w:themeFillTint="40"/>
      </w:tcPr>
    </w:tblStylePr>
  </w:style>
  <w:style w:type="table" w:customStyle="1" w:styleId="Listentabelle2Akzent21">
    <w:name w:val="Listentabelle 2 – Akzent 21"/>
    <w:basedOn w:val="NormaleTabelle"/>
    <w:uiPriority w:val="99"/>
    <w:rsid w:val="00726CF6"/>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hemeFill="accent2" w:themeFillTint="40"/>
      </w:tcPr>
    </w:tblStylePr>
    <w:tblStylePr w:type="band1Horz">
      <w:rPr>
        <w:rFonts w:ascii="Arial" w:hAnsi="Arial"/>
        <w:color w:val="404040"/>
        <w:sz w:val="22"/>
      </w:rPr>
      <w:tblPr/>
      <w:tcPr>
        <w:shd w:val="clear" w:color="EFD2D2" w:fill="EFD2D2" w:themeFill="accent2" w:themeFillTint="40"/>
      </w:tcPr>
    </w:tblStylePr>
  </w:style>
  <w:style w:type="table" w:customStyle="1" w:styleId="Listentabelle2Akzent31">
    <w:name w:val="Listentabelle 2 – Akzent 31"/>
    <w:basedOn w:val="NormaleTabelle"/>
    <w:uiPriority w:val="99"/>
    <w:rsid w:val="00726CF6"/>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hemeFill="accent3" w:themeFillTint="40"/>
      </w:tcPr>
    </w:tblStylePr>
    <w:tblStylePr w:type="band1Horz">
      <w:rPr>
        <w:rFonts w:ascii="Arial" w:hAnsi="Arial"/>
        <w:color w:val="404040"/>
        <w:sz w:val="22"/>
      </w:rPr>
      <w:tblPr/>
      <w:tcPr>
        <w:shd w:val="clear" w:color="E5EED5" w:fill="E5EED5" w:themeFill="accent3" w:themeFillTint="40"/>
      </w:tcPr>
    </w:tblStylePr>
  </w:style>
  <w:style w:type="table" w:customStyle="1" w:styleId="Listentabelle2Akzent41">
    <w:name w:val="Listentabelle 2 – Akzent 41"/>
    <w:basedOn w:val="NormaleTabelle"/>
    <w:uiPriority w:val="99"/>
    <w:rsid w:val="00726CF6"/>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hemeFill="accent4" w:themeFillTint="40"/>
      </w:tcPr>
    </w:tblStylePr>
    <w:tblStylePr w:type="band1Horz">
      <w:rPr>
        <w:rFonts w:ascii="Arial" w:hAnsi="Arial"/>
        <w:color w:val="404040"/>
        <w:sz w:val="22"/>
      </w:rPr>
      <w:tblPr/>
      <w:tcPr>
        <w:shd w:val="clear" w:color="DFD8E7" w:fill="DFD8E7" w:themeFill="accent4" w:themeFillTint="40"/>
      </w:tcPr>
    </w:tblStylePr>
  </w:style>
  <w:style w:type="table" w:customStyle="1" w:styleId="Listentabelle2Akzent51">
    <w:name w:val="Listentabelle 2 – Akzent 51"/>
    <w:basedOn w:val="NormaleTabelle"/>
    <w:uiPriority w:val="99"/>
    <w:rsid w:val="00726CF6"/>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hemeFill="accent5" w:themeFillTint="40"/>
      </w:tcPr>
    </w:tblStylePr>
    <w:tblStylePr w:type="band1Horz">
      <w:rPr>
        <w:rFonts w:ascii="Arial" w:hAnsi="Arial"/>
        <w:color w:val="404040"/>
        <w:sz w:val="22"/>
      </w:rPr>
      <w:tblPr/>
      <w:tcPr>
        <w:shd w:val="clear" w:color="D1EAF0" w:fill="D1EAF0" w:themeFill="accent5" w:themeFillTint="40"/>
      </w:tcPr>
    </w:tblStylePr>
  </w:style>
  <w:style w:type="table" w:customStyle="1" w:styleId="Listentabelle2Akzent61">
    <w:name w:val="Listentabelle 2 – Akzent 61"/>
    <w:basedOn w:val="NormaleTabelle"/>
    <w:uiPriority w:val="99"/>
    <w:rsid w:val="00726CF6"/>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hemeFill="accent6" w:themeFillTint="40"/>
      </w:tcPr>
    </w:tblStylePr>
    <w:tblStylePr w:type="band1Horz">
      <w:rPr>
        <w:rFonts w:ascii="Arial" w:hAnsi="Arial"/>
        <w:color w:val="404040"/>
        <w:sz w:val="22"/>
      </w:rPr>
      <w:tblPr/>
      <w:tcPr>
        <w:shd w:val="clear" w:color="FDE4D0" w:fill="FDE4D0" w:themeFill="accent6" w:themeFillTint="40"/>
      </w:tcPr>
    </w:tblStylePr>
  </w:style>
  <w:style w:type="table" w:customStyle="1" w:styleId="Listentabelle3Akzent11">
    <w:name w:val="Listentabelle 3 – Akzent 11"/>
    <w:basedOn w:val="NormaleTabelle"/>
    <w:uiPriority w:val="99"/>
    <w:rsid w:val="00726CF6"/>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entabelle3Akzent21">
    <w:name w:val="Listentabelle 3 – Akzent 21"/>
    <w:basedOn w:val="NormaleTabelle"/>
    <w:uiPriority w:val="99"/>
    <w:rsid w:val="00726CF6"/>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entabelle3Akzent31">
    <w:name w:val="Listentabelle 3 – Akzent 31"/>
    <w:basedOn w:val="NormaleTabelle"/>
    <w:uiPriority w:val="99"/>
    <w:rsid w:val="00726CF6"/>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entabelle3Akzent41">
    <w:name w:val="Listentabelle 3 – Akzent 41"/>
    <w:basedOn w:val="NormaleTabelle"/>
    <w:uiPriority w:val="99"/>
    <w:rsid w:val="00726CF6"/>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entabelle3Akzent51">
    <w:name w:val="Listentabelle 3 – Akzent 51"/>
    <w:basedOn w:val="NormaleTabelle"/>
    <w:uiPriority w:val="99"/>
    <w:rsid w:val="00726CF6"/>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entabelle3Akzent61">
    <w:name w:val="Listentabelle 3 – Akzent 61"/>
    <w:basedOn w:val="NormaleTabelle"/>
    <w:uiPriority w:val="99"/>
    <w:rsid w:val="00726CF6"/>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entabelle4Akzent11">
    <w:name w:val="Listentabelle 4 – Akzent 11"/>
    <w:basedOn w:val="NormaleTabelle"/>
    <w:uiPriority w:val="99"/>
    <w:rsid w:val="00726CF6"/>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hemeFill="accent1" w:themeFillTint="40"/>
      </w:tcPr>
    </w:tblStylePr>
    <w:tblStylePr w:type="band1Horz">
      <w:rPr>
        <w:rFonts w:ascii="Arial" w:hAnsi="Arial"/>
        <w:color w:val="404040"/>
        <w:sz w:val="22"/>
      </w:rPr>
      <w:tblPr/>
      <w:tcPr>
        <w:shd w:val="clear" w:color="D2DFEE" w:fill="D2DFEE" w:themeFill="accent1" w:themeFillTint="40"/>
      </w:tcPr>
    </w:tblStylePr>
  </w:style>
  <w:style w:type="table" w:customStyle="1" w:styleId="Listentabelle4Akzent21">
    <w:name w:val="Listentabelle 4 – Akzent 21"/>
    <w:basedOn w:val="NormaleTabelle"/>
    <w:uiPriority w:val="99"/>
    <w:rsid w:val="00726CF6"/>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hemeFill="accent2" w:themeFillTint="40"/>
      </w:tcPr>
    </w:tblStylePr>
    <w:tblStylePr w:type="band1Horz">
      <w:rPr>
        <w:rFonts w:ascii="Arial" w:hAnsi="Arial"/>
        <w:color w:val="404040"/>
        <w:sz w:val="22"/>
      </w:rPr>
      <w:tblPr/>
      <w:tcPr>
        <w:shd w:val="clear" w:color="EFD2D2" w:fill="EFD2D2" w:themeFill="accent2" w:themeFillTint="40"/>
      </w:tcPr>
    </w:tblStylePr>
  </w:style>
  <w:style w:type="table" w:customStyle="1" w:styleId="Listentabelle4Akzent31">
    <w:name w:val="Listentabelle 4 – Akzent 31"/>
    <w:basedOn w:val="NormaleTabelle"/>
    <w:uiPriority w:val="99"/>
    <w:rsid w:val="00726CF6"/>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hemeFill="accent3" w:themeFillTint="40"/>
      </w:tcPr>
    </w:tblStylePr>
    <w:tblStylePr w:type="band1Horz">
      <w:rPr>
        <w:rFonts w:ascii="Arial" w:hAnsi="Arial"/>
        <w:color w:val="404040"/>
        <w:sz w:val="22"/>
      </w:rPr>
      <w:tblPr/>
      <w:tcPr>
        <w:shd w:val="clear" w:color="E5EED5" w:fill="E5EED5" w:themeFill="accent3" w:themeFillTint="40"/>
      </w:tcPr>
    </w:tblStylePr>
  </w:style>
  <w:style w:type="table" w:customStyle="1" w:styleId="Listentabelle4Akzent41">
    <w:name w:val="Listentabelle 4 – Akzent 41"/>
    <w:basedOn w:val="NormaleTabelle"/>
    <w:uiPriority w:val="99"/>
    <w:rsid w:val="00726CF6"/>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hemeFill="accent4" w:themeFillTint="40"/>
      </w:tcPr>
    </w:tblStylePr>
    <w:tblStylePr w:type="band1Horz">
      <w:rPr>
        <w:rFonts w:ascii="Arial" w:hAnsi="Arial"/>
        <w:color w:val="404040"/>
        <w:sz w:val="22"/>
      </w:rPr>
      <w:tblPr/>
      <w:tcPr>
        <w:shd w:val="clear" w:color="DFD8E7" w:fill="DFD8E7" w:themeFill="accent4" w:themeFillTint="40"/>
      </w:tcPr>
    </w:tblStylePr>
  </w:style>
  <w:style w:type="table" w:customStyle="1" w:styleId="Listentabelle4Akzent51">
    <w:name w:val="Listentabelle 4 – Akzent 51"/>
    <w:basedOn w:val="NormaleTabelle"/>
    <w:uiPriority w:val="99"/>
    <w:rsid w:val="00726CF6"/>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hemeFill="accent5" w:themeFillTint="40"/>
      </w:tcPr>
    </w:tblStylePr>
    <w:tblStylePr w:type="band1Horz">
      <w:rPr>
        <w:rFonts w:ascii="Arial" w:hAnsi="Arial"/>
        <w:color w:val="404040"/>
        <w:sz w:val="22"/>
      </w:rPr>
      <w:tblPr/>
      <w:tcPr>
        <w:shd w:val="clear" w:color="D1EAF0" w:fill="D1EAF0" w:themeFill="accent5" w:themeFillTint="40"/>
      </w:tcPr>
    </w:tblStylePr>
  </w:style>
  <w:style w:type="table" w:customStyle="1" w:styleId="Listentabelle4Akzent61">
    <w:name w:val="Listentabelle 4 – Akzent 61"/>
    <w:basedOn w:val="NormaleTabelle"/>
    <w:uiPriority w:val="99"/>
    <w:rsid w:val="00726CF6"/>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hemeFill="accent6" w:themeFillTint="40"/>
      </w:tcPr>
    </w:tblStylePr>
    <w:tblStylePr w:type="band1Horz">
      <w:rPr>
        <w:rFonts w:ascii="Arial" w:hAnsi="Arial"/>
        <w:color w:val="404040"/>
        <w:sz w:val="22"/>
      </w:rPr>
      <w:tblPr/>
      <w:tcPr>
        <w:shd w:val="clear" w:color="FDE4D0" w:fill="FDE4D0" w:themeFill="accent6" w:themeFillTint="40"/>
      </w:tcPr>
    </w:tblStylePr>
  </w:style>
  <w:style w:type="table" w:customStyle="1" w:styleId="Listentabelle5dunkelAkzent11">
    <w:name w:val="Listentabelle 5 dunkel  – Akzent 11"/>
    <w:basedOn w:val="NormaleTabelle"/>
    <w:uiPriority w:val="99"/>
    <w:rsid w:val="00726CF6"/>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fill="4F81BD" w:themeFill="accent1"/>
      </w:tcPr>
    </w:tblStylePr>
    <w:tblStylePr w:type="band2Horz">
      <w:tblPr/>
      <w:tcPr>
        <w:tcBorders>
          <w:top w:val="single" w:sz="4" w:space="0" w:color="FFFFFF" w:themeColor="light1"/>
          <w:bottom w:val="single" w:sz="4" w:space="0" w:color="FFFFFF" w:themeColor="light1"/>
        </w:tcBorders>
        <w:shd w:val="clear" w:color="4F81BD" w:fill="4F81BD" w:themeFill="accent1"/>
      </w:tcPr>
    </w:tblStylePr>
  </w:style>
  <w:style w:type="table" w:customStyle="1" w:styleId="Listentabelle5dunkelAkzent21">
    <w:name w:val="Listentabelle 5 dunkel  – Akzent 21"/>
    <w:basedOn w:val="NormaleTabelle"/>
    <w:uiPriority w:val="99"/>
    <w:rsid w:val="00726CF6"/>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fill="D99695" w:themeFill="accent2" w:themeFillTint="97"/>
      </w:tcPr>
    </w:tblStylePr>
  </w:style>
  <w:style w:type="table" w:customStyle="1" w:styleId="Listentabelle5dunkelAkzent31">
    <w:name w:val="Listentabelle 5 dunkel  – Akzent 31"/>
    <w:basedOn w:val="NormaleTabelle"/>
    <w:uiPriority w:val="99"/>
    <w:rsid w:val="00726CF6"/>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fill="C3D69B" w:themeFill="accent3" w:themeFillTint="98"/>
      </w:tcPr>
    </w:tblStylePr>
  </w:style>
  <w:style w:type="table" w:customStyle="1" w:styleId="Listentabelle5dunkelAkzent41">
    <w:name w:val="Listentabelle 5 dunkel  – Akzent 41"/>
    <w:basedOn w:val="NormaleTabelle"/>
    <w:uiPriority w:val="99"/>
    <w:rsid w:val="00726CF6"/>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fill="B2A1C6" w:themeFill="accent4" w:themeFillTint="9A"/>
      </w:tcPr>
    </w:tblStylePr>
  </w:style>
  <w:style w:type="table" w:customStyle="1" w:styleId="Listentabelle5dunkelAkzent51">
    <w:name w:val="Listentabelle 5 dunkel  – Akzent 51"/>
    <w:basedOn w:val="NormaleTabelle"/>
    <w:uiPriority w:val="99"/>
    <w:rsid w:val="00726CF6"/>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fill="92CCDC" w:themeFill="accent5" w:themeFillTint="9A"/>
      </w:tcPr>
    </w:tblStylePr>
  </w:style>
  <w:style w:type="table" w:customStyle="1" w:styleId="Listentabelle5dunkelAkzent61">
    <w:name w:val="Listentabelle 5 dunkel  – Akzent 61"/>
    <w:basedOn w:val="NormaleTabelle"/>
    <w:uiPriority w:val="99"/>
    <w:rsid w:val="00726CF6"/>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fill="FAC090" w:themeFill="accent6" w:themeFillTint="98"/>
      </w:tcPr>
    </w:tblStylePr>
  </w:style>
  <w:style w:type="table" w:customStyle="1" w:styleId="Listentabelle6farbigAkzent11">
    <w:name w:val="Listentabelle 6 farbig – Akzent 11"/>
    <w:basedOn w:val="NormaleTabelle"/>
    <w:uiPriority w:val="99"/>
    <w:rsid w:val="00726CF6"/>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fill="D2DFEE" w:themeFill="accent1" w:themeFillTint="40"/>
      </w:tcPr>
    </w:tblStylePr>
    <w:tblStylePr w:type="band1Horz">
      <w:rPr>
        <w:rFonts w:ascii="Arial" w:hAnsi="Arial"/>
        <w:color w:val="2A4A71" w:themeColor="accent1" w:themeShade="95"/>
        <w:sz w:val="22"/>
      </w:rPr>
      <w:tblPr/>
      <w:tcPr>
        <w:shd w:val="clear" w:color="D2DFEE" w:fill="D2DFEE" w:themeFill="accent1" w:themeFillTint="40"/>
      </w:tcPr>
    </w:tblStylePr>
    <w:tblStylePr w:type="band2Horz">
      <w:rPr>
        <w:rFonts w:ascii="Arial" w:hAnsi="Arial"/>
        <w:color w:val="2A4A71" w:themeColor="accent1" w:themeShade="95"/>
        <w:sz w:val="22"/>
      </w:rPr>
    </w:tblStylePr>
  </w:style>
  <w:style w:type="table" w:customStyle="1" w:styleId="Listentabelle6farbigAkzent21">
    <w:name w:val="Listentabelle 6 farbig – Akzent 21"/>
    <w:basedOn w:val="NormaleTabelle"/>
    <w:uiPriority w:val="99"/>
    <w:rsid w:val="00726CF6"/>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fill="EFD2D2" w:themeFill="accent2" w:themeFillTint="40"/>
      </w:tcPr>
    </w:tblStylePr>
    <w:tblStylePr w:type="band1Horz">
      <w:rPr>
        <w:rFonts w:ascii="Arial" w:hAnsi="Arial"/>
        <w:color w:val="D99695" w:themeColor="accent2" w:themeTint="97" w:themeShade="95"/>
        <w:sz w:val="22"/>
      </w:rPr>
      <w:tblPr/>
      <w:tcPr>
        <w:shd w:val="clear" w:color="EFD2D2" w:fill="EFD2D2" w:themeFill="accent2" w:themeFillTint="40"/>
      </w:tcPr>
    </w:tblStylePr>
    <w:tblStylePr w:type="band2Horz">
      <w:rPr>
        <w:rFonts w:ascii="Arial" w:hAnsi="Arial"/>
        <w:color w:val="D99695" w:themeColor="accent2" w:themeTint="97" w:themeShade="95"/>
        <w:sz w:val="22"/>
      </w:rPr>
    </w:tblStylePr>
  </w:style>
  <w:style w:type="table" w:customStyle="1" w:styleId="Listentabelle6farbigAkzent31">
    <w:name w:val="Listentabelle 6 farbig – Akzent 31"/>
    <w:basedOn w:val="NormaleTabelle"/>
    <w:uiPriority w:val="99"/>
    <w:rsid w:val="00726CF6"/>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fill="E5EED5" w:themeFill="accent3" w:themeFillTint="40"/>
      </w:tcPr>
    </w:tblStylePr>
    <w:tblStylePr w:type="band1Horz">
      <w:rPr>
        <w:rFonts w:ascii="Arial" w:hAnsi="Arial"/>
        <w:color w:val="C3D69B" w:themeColor="accent3" w:themeTint="98" w:themeShade="95"/>
        <w:sz w:val="22"/>
      </w:rPr>
      <w:tblPr/>
      <w:tcPr>
        <w:shd w:val="clear" w:color="E5EED5" w:fill="E5EED5" w:themeFill="accent3" w:themeFillTint="40"/>
      </w:tcPr>
    </w:tblStylePr>
    <w:tblStylePr w:type="band2Horz">
      <w:rPr>
        <w:rFonts w:ascii="Arial" w:hAnsi="Arial"/>
        <w:color w:val="C3D69B" w:themeColor="accent3" w:themeTint="98" w:themeShade="95"/>
        <w:sz w:val="22"/>
      </w:rPr>
    </w:tblStylePr>
  </w:style>
  <w:style w:type="table" w:customStyle="1" w:styleId="Listentabelle6farbigAkzent41">
    <w:name w:val="Listentabelle 6 farbig – Akzent 41"/>
    <w:basedOn w:val="NormaleTabelle"/>
    <w:uiPriority w:val="99"/>
    <w:rsid w:val="00726CF6"/>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fill="DFD8E7" w:themeFill="accent4" w:themeFillTint="40"/>
      </w:tcPr>
    </w:tblStylePr>
    <w:tblStylePr w:type="band1Horz">
      <w:rPr>
        <w:rFonts w:ascii="Arial" w:hAnsi="Arial"/>
        <w:color w:val="B2A1C6" w:themeColor="accent4" w:themeTint="9A" w:themeShade="95"/>
        <w:sz w:val="22"/>
      </w:rPr>
      <w:tblPr/>
      <w:tcPr>
        <w:shd w:val="clear" w:color="DFD8E7" w:fill="DFD8E7" w:themeFill="accent4" w:themeFillTint="40"/>
      </w:tcPr>
    </w:tblStylePr>
    <w:tblStylePr w:type="band2Horz">
      <w:rPr>
        <w:rFonts w:ascii="Arial" w:hAnsi="Arial"/>
        <w:color w:val="B2A1C6" w:themeColor="accent4" w:themeTint="9A" w:themeShade="95"/>
        <w:sz w:val="22"/>
      </w:rPr>
    </w:tblStylePr>
  </w:style>
  <w:style w:type="table" w:customStyle="1" w:styleId="Listentabelle6farbigAkzent51">
    <w:name w:val="Listentabelle 6 farbig – Akzent 51"/>
    <w:basedOn w:val="NormaleTabelle"/>
    <w:uiPriority w:val="99"/>
    <w:rsid w:val="00726CF6"/>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fill="D1EAF0" w:themeFill="accent5" w:themeFillTint="40"/>
      </w:tcPr>
    </w:tblStylePr>
    <w:tblStylePr w:type="band1Horz">
      <w:rPr>
        <w:rFonts w:ascii="Arial" w:hAnsi="Arial"/>
        <w:color w:val="92CCDC" w:themeColor="accent5" w:themeTint="9A" w:themeShade="95"/>
        <w:sz w:val="22"/>
      </w:rPr>
      <w:tblPr/>
      <w:tcPr>
        <w:shd w:val="clear" w:color="D1EAF0" w:fill="D1EAF0" w:themeFill="accent5" w:themeFillTint="40"/>
      </w:tcPr>
    </w:tblStylePr>
    <w:tblStylePr w:type="band2Horz">
      <w:rPr>
        <w:rFonts w:ascii="Arial" w:hAnsi="Arial"/>
        <w:color w:val="92CCDC" w:themeColor="accent5" w:themeTint="9A" w:themeShade="95"/>
        <w:sz w:val="22"/>
      </w:rPr>
    </w:tblStylePr>
  </w:style>
  <w:style w:type="table" w:customStyle="1" w:styleId="Listentabelle6farbigAkzent61">
    <w:name w:val="Listentabelle 6 farbig – Akzent 61"/>
    <w:basedOn w:val="NormaleTabelle"/>
    <w:uiPriority w:val="99"/>
    <w:rsid w:val="00726CF6"/>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fill="FDE4D0" w:themeFill="accent6" w:themeFillTint="40"/>
      </w:tcPr>
    </w:tblStylePr>
    <w:tblStylePr w:type="band1Horz">
      <w:rPr>
        <w:rFonts w:ascii="Arial" w:hAnsi="Arial"/>
        <w:color w:val="FAC090" w:themeColor="accent6" w:themeTint="98" w:themeShade="95"/>
        <w:sz w:val="22"/>
      </w:rPr>
      <w:tblPr/>
      <w:tcPr>
        <w:shd w:val="clear" w:color="FDE4D0" w:fill="FDE4D0" w:themeFill="accent6" w:themeFillTint="40"/>
      </w:tcPr>
    </w:tblStylePr>
    <w:tblStylePr w:type="band2Horz">
      <w:rPr>
        <w:rFonts w:ascii="Arial" w:hAnsi="Arial"/>
        <w:color w:val="FAC090" w:themeColor="accent6" w:themeTint="98" w:themeShade="95"/>
        <w:sz w:val="22"/>
      </w:rPr>
    </w:tblStylePr>
  </w:style>
  <w:style w:type="table" w:customStyle="1" w:styleId="Listentabelle7farbigAkzent11">
    <w:name w:val="Listentabelle 7 farbig – Akzent 11"/>
    <w:basedOn w:val="NormaleTabelle"/>
    <w:uiPriority w:val="99"/>
    <w:rsid w:val="00726CF6"/>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FFFFFF"/>
      </w:tcPr>
    </w:tblStylePr>
    <w:tblStylePr w:type="band1Vert">
      <w:tblPr/>
      <w:tcPr>
        <w:shd w:val="clear" w:color="D2DFEE" w:fill="D2DFEE" w:themeFill="accent1" w:themeFillTint="40"/>
      </w:tcPr>
    </w:tblStylePr>
    <w:tblStylePr w:type="band1Horz">
      <w:rPr>
        <w:rFonts w:ascii="Arial" w:hAnsi="Arial"/>
        <w:color w:val="2A4A71" w:themeColor="accent1" w:themeShade="95"/>
        <w:sz w:val="22"/>
      </w:rPr>
      <w:tblPr/>
      <w:tcPr>
        <w:shd w:val="clear" w:color="D2DFEE" w:fill="D2DFEE" w:themeFill="accent1" w:themeFillTint="40"/>
      </w:tcPr>
    </w:tblStylePr>
    <w:tblStylePr w:type="band2Horz">
      <w:rPr>
        <w:rFonts w:ascii="Arial" w:hAnsi="Arial"/>
        <w:color w:val="2A4A71" w:themeColor="accent1" w:themeShade="95"/>
        <w:sz w:val="22"/>
      </w:rPr>
    </w:tblStylePr>
  </w:style>
  <w:style w:type="table" w:customStyle="1" w:styleId="Listentabelle7farbigAkzent21">
    <w:name w:val="Listentabelle 7 farbig – Akzent 21"/>
    <w:basedOn w:val="NormaleTabelle"/>
    <w:uiPriority w:val="99"/>
    <w:rsid w:val="00726CF6"/>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FFFFFF"/>
      </w:tcPr>
    </w:tblStylePr>
    <w:tblStylePr w:type="band1Vert">
      <w:tblPr/>
      <w:tcPr>
        <w:shd w:val="clear" w:color="EFD2D2" w:fill="EFD2D2" w:themeFill="accent2" w:themeFillTint="40"/>
      </w:tcPr>
    </w:tblStylePr>
    <w:tblStylePr w:type="band1Horz">
      <w:rPr>
        <w:rFonts w:ascii="Arial" w:hAnsi="Arial"/>
        <w:color w:val="D99695" w:themeColor="accent2" w:themeTint="97" w:themeShade="95"/>
        <w:sz w:val="22"/>
      </w:rPr>
      <w:tblPr/>
      <w:tcPr>
        <w:shd w:val="clear" w:color="EFD2D2" w:fill="EFD2D2" w:themeFill="accent2" w:themeFillTint="40"/>
      </w:tcPr>
    </w:tblStylePr>
    <w:tblStylePr w:type="band2Horz">
      <w:rPr>
        <w:rFonts w:ascii="Arial" w:hAnsi="Arial"/>
        <w:color w:val="D99695" w:themeColor="accent2" w:themeTint="97" w:themeShade="95"/>
        <w:sz w:val="22"/>
      </w:rPr>
    </w:tblStylePr>
  </w:style>
  <w:style w:type="table" w:customStyle="1" w:styleId="Listentabelle7farbigAkzent31">
    <w:name w:val="Listentabelle 7 farbig – Akzent 31"/>
    <w:basedOn w:val="NormaleTabelle"/>
    <w:uiPriority w:val="99"/>
    <w:rsid w:val="00726CF6"/>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FFFFFF"/>
      </w:tcPr>
    </w:tblStylePr>
    <w:tblStylePr w:type="band1Vert">
      <w:tblPr/>
      <w:tcPr>
        <w:shd w:val="clear" w:color="E5EED5" w:fill="E5EED5" w:themeFill="accent3" w:themeFillTint="40"/>
      </w:tcPr>
    </w:tblStylePr>
    <w:tblStylePr w:type="band1Horz">
      <w:rPr>
        <w:rFonts w:ascii="Arial" w:hAnsi="Arial"/>
        <w:color w:val="C3D69B" w:themeColor="accent3" w:themeTint="98" w:themeShade="95"/>
        <w:sz w:val="22"/>
      </w:rPr>
      <w:tblPr/>
      <w:tcPr>
        <w:shd w:val="clear" w:color="E5EED5" w:fill="E5EED5" w:themeFill="accent3" w:themeFillTint="40"/>
      </w:tcPr>
    </w:tblStylePr>
    <w:tblStylePr w:type="band2Horz">
      <w:rPr>
        <w:rFonts w:ascii="Arial" w:hAnsi="Arial"/>
        <w:color w:val="C3D69B" w:themeColor="accent3" w:themeTint="98" w:themeShade="95"/>
        <w:sz w:val="22"/>
      </w:rPr>
    </w:tblStylePr>
  </w:style>
  <w:style w:type="table" w:customStyle="1" w:styleId="Listentabelle7farbigAkzent41">
    <w:name w:val="Listentabelle 7 farbig – Akzent 41"/>
    <w:basedOn w:val="NormaleTabelle"/>
    <w:uiPriority w:val="99"/>
    <w:rsid w:val="00726CF6"/>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FFFFFF"/>
      </w:tcPr>
    </w:tblStylePr>
    <w:tblStylePr w:type="band1Vert">
      <w:tblPr/>
      <w:tcPr>
        <w:shd w:val="clear" w:color="DFD8E7" w:fill="DFD8E7" w:themeFill="accent4" w:themeFillTint="40"/>
      </w:tcPr>
    </w:tblStylePr>
    <w:tblStylePr w:type="band1Horz">
      <w:rPr>
        <w:rFonts w:ascii="Arial" w:hAnsi="Arial"/>
        <w:color w:val="B2A1C6" w:themeColor="accent4" w:themeTint="9A" w:themeShade="95"/>
        <w:sz w:val="22"/>
      </w:rPr>
      <w:tblPr/>
      <w:tcPr>
        <w:shd w:val="clear" w:color="DFD8E7" w:fill="DFD8E7" w:themeFill="accent4" w:themeFillTint="40"/>
      </w:tcPr>
    </w:tblStylePr>
    <w:tblStylePr w:type="band2Horz">
      <w:rPr>
        <w:rFonts w:ascii="Arial" w:hAnsi="Arial"/>
        <w:color w:val="B2A1C6" w:themeColor="accent4" w:themeTint="9A" w:themeShade="95"/>
        <w:sz w:val="22"/>
      </w:rPr>
    </w:tblStylePr>
  </w:style>
  <w:style w:type="table" w:customStyle="1" w:styleId="Listentabelle7farbigAkzent51">
    <w:name w:val="Listentabelle 7 farbig – Akzent 51"/>
    <w:basedOn w:val="NormaleTabelle"/>
    <w:uiPriority w:val="99"/>
    <w:rsid w:val="00726CF6"/>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FFFFFF"/>
      </w:tcPr>
    </w:tblStylePr>
    <w:tblStylePr w:type="band1Vert">
      <w:tblPr/>
      <w:tcPr>
        <w:shd w:val="clear" w:color="D1EAF0" w:fill="D1EAF0" w:themeFill="accent5" w:themeFillTint="40"/>
      </w:tcPr>
    </w:tblStylePr>
    <w:tblStylePr w:type="band1Horz">
      <w:rPr>
        <w:rFonts w:ascii="Arial" w:hAnsi="Arial"/>
        <w:color w:val="92CCDC" w:themeColor="accent5" w:themeTint="9A" w:themeShade="95"/>
        <w:sz w:val="22"/>
      </w:rPr>
      <w:tblPr/>
      <w:tcPr>
        <w:shd w:val="clear" w:color="D1EAF0" w:fill="D1EAF0" w:themeFill="accent5" w:themeFillTint="40"/>
      </w:tcPr>
    </w:tblStylePr>
    <w:tblStylePr w:type="band2Horz">
      <w:rPr>
        <w:rFonts w:ascii="Arial" w:hAnsi="Arial"/>
        <w:color w:val="92CCDC" w:themeColor="accent5" w:themeTint="9A" w:themeShade="95"/>
        <w:sz w:val="22"/>
      </w:rPr>
    </w:tblStylePr>
  </w:style>
  <w:style w:type="table" w:customStyle="1" w:styleId="Listentabelle7farbigAkzent61">
    <w:name w:val="Listentabelle 7 farbig – Akzent 61"/>
    <w:basedOn w:val="NormaleTabelle"/>
    <w:uiPriority w:val="99"/>
    <w:rsid w:val="00726CF6"/>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FFFFFF"/>
      </w:tcPr>
    </w:tblStylePr>
    <w:tblStylePr w:type="band1Vert">
      <w:tblPr/>
      <w:tcPr>
        <w:shd w:val="clear" w:color="FDE4D0" w:fill="FDE4D0" w:themeFill="accent6" w:themeFillTint="40"/>
      </w:tcPr>
    </w:tblStylePr>
    <w:tblStylePr w:type="band1Horz">
      <w:rPr>
        <w:rFonts w:ascii="Arial" w:hAnsi="Arial"/>
        <w:color w:val="FAC090" w:themeColor="accent6" w:themeTint="98" w:themeShade="95"/>
        <w:sz w:val="22"/>
      </w:rPr>
      <w:tblPr/>
      <w:tcPr>
        <w:shd w:val="clear" w:color="FDE4D0" w:fill="FDE4D0" w:themeFill="accent6" w:themeFillTint="40"/>
      </w:tcPr>
    </w:tblStylePr>
    <w:tblStylePr w:type="band2Horz">
      <w:rPr>
        <w:rFonts w:ascii="Arial" w:hAnsi="Arial"/>
        <w:color w:val="FAC090" w:themeColor="accent6" w:themeTint="98" w:themeShade="95"/>
        <w:sz w:val="22"/>
      </w:rPr>
    </w:tblStylePr>
  </w:style>
  <w:style w:type="table" w:customStyle="1" w:styleId="Tabellenraster100">
    <w:name w:val="Tabellenraster10"/>
    <w:basedOn w:val="NormaleTabelle"/>
    <w:next w:val="Tabellenraster"/>
    <w:rsid w:val="00726CF6"/>
    <w:rPr>
      <w:rFonts w:ascii="Times New Roman" w:eastAsia="Times New Roman" w:hAnsi="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01711">
      <w:bodyDiv w:val="1"/>
      <w:marLeft w:val="0"/>
      <w:marRight w:val="0"/>
      <w:marTop w:val="0"/>
      <w:marBottom w:val="0"/>
      <w:divBdr>
        <w:top w:val="none" w:sz="0" w:space="0" w:color="auto"/>
        <w:left w:val="none" w:sz="0" w:space="0" w:color="auto"/>
        <w:bottom w:val="none" w:sz="0" w:space="0" w:color="auto"/>
        <w:right w:val="none" w:sz="0" w:space="0" w:color="auto"/>
      </w:divBdr>
    </w:div>
    <w:div w:id="70662657">
      <w:bodyDiv w:val="1"/>
      <w:marLeft w:val="0"/>
      <w:marRight w:val="0"/>
      <w:marTop w:val="0"/>
      <w:marBottom w:val="0"/>
      <w:divBdr>
        <w:top w:val="none" w:sz="0" w:space="0" w:color="auto"/>
        <w:left w:val="none" w:sz="0" w:space="0" w:color="auto"/>
        <w:bottom w:val="none" w:sz="0" w:space="0" w:color="auto"/>
        <w:right w:val="none" w:sz="0" w:space="0" w:color="auto"/>
      </w:divBdr>
    </w:div>
    <w:div w:id="255864354">
      <w:bodyDiv w:val="1"/>
      <w:marLeft w:val="0"/>
      <w:marRight w:val="0"/>
      <w:marTop w:val="0"/>
      <w:marBottom w:val="0"/>
      <w:divBdr>
        <w:top w:val="none" w:sz="0" w:space="0" w:color="auto"/>
        <w:left w:val="none" w:sz="0" w:space="0" w:color="auto"/>
        <w:bottom w:val="none" w:sz="0" w:space="0" w:color="auto"/>
        <w:right w:val="none" w:sz="0" w:space="0" w:color="auto"/>
      </w:divBdr>
    </w:div>
    <w:div w:id="455375980">
      <w:bodyDiv w:val="1"/>
      <w:marLeft w:val="0"/>
      <w:marRight w:val="0"/>
      <w:marTop w:val="0"/>
      <w:marBottom w:val="0"/>
      <w:divBdr>
        <w:top w:val="none" w:sz="0" w:space="0" w:color="auto"/>
        <w:left w:val="none" w:sz="0" w:space="0" w:color="auto"/>
        <w:bottom w:val="none" w:sz="0" w:space="0" w:color="auto"/>
        <w:right w:val="none" w:sz="0" w:space="0" w:color="auto"/>
      </w:divBdr>
    </w:div>
    <w:div w:id="569660260">
      <w:bodyDiv w:val="1"/>
      <w:marLeft w:val="0"/>
      <w:marRight w:val="0"/>
      <w:marTop w:val="0"/>
      <w:marBottom w:val="0"/>
      <w:divBdr>
        <w:top w:val="none" w:sz="0" w:space="0" w:color="auto"/>
        <w:left w:val="none" w:sz="0" w:space="0" w:color="auto"/>
        <w:bottom w:val="none" w:sz="0" w:space="0" w:color="auto"/>
        <w:right w:val="none" w:sz="0" w:space="0" w:color="auto"/>
      </w:divBdr>
      <w:divsChild>
        <w:div w:id="714280417">
          <w:marLeft w:val="0"/>
          <w:marRight w:val="0"/>
          <w:marTop w:val="0"/>
          <w:marBottom w:val="0"/>
          <w:divBdr>
            <w:top w:val="none" w:sz="0" w:space="0" w:color="auto"/>
            <w:left w:val="none" w:sz="0" w:space="0" w:color="auto"/>
            <w:bottom w:val="none" w:sz="0" w:space="0" w:color="auto"/>
            <w:right w:val="none" w:sz="0" w:space="0" w:color="auto"/>
          </w:divBdr>
        </w:div>
        <w:div w:id="1783836976">
          <w:marLeft w:val="0"/>
          <w:marRight w:val="0"/>
          <w:marTop w:val="0"/>
          <w:marBottom w:val="0"/>
          <w:divBdr>
            <w:top w:val="none" w:sz="0" w:space="0" w:color="auto"/>
            <w:left w:val="none" w:sz="0" w:space="0" w:color="auto"/>
            <w:bottom w:val="none" w:sz="0" w:space="0" w:color="auto"/>
            <w:right w:val="none" w:sz="0" w:space="0" w:color="auto"/>
          </w:divBdr>
        </w:div>
      </w:divsChild>
    </w:div>
    <w:div w:id="581914432">
      <w:bodyDiv w:val="1"/>
      <w:marLeft w:val="0"/>
      <w:marRight w:val="0"/>
      <w:marTop w:val="0"/>
      <w:marBottom w:val="0"/>
      <w:divBdr>
        <w:top w:val="none" w:sz="0" w:space="0" w:color="auto"/>
        <w:left w:val="none" w:sz="0" w:space="0" w:color="auto"/>
        <w:bottom w:val="none" w:sz="0" w:space="0" w:color="auto"/>
        <w:right w:val="none" w:sz="0" w:space="0" w:color="auto"/>
      </w:divBdr>
      <w:divsChild>
        <w:div w:id="191456725">
          <w:marLeft w:val="0"/>
          <w:marRight w:val="0"/>
          <w:marTop w:val="0"/>
          <w:marBottom w:val="0"/>
          <w:divBdr>
            <w:top w:val="none" w:sz="0" w:space="0" w:color="auto"/>
            <w:left w:val="none" w:sz="0" w:space="0" w:color="auto"/>
            <w:bottom w:val="none" w:sz="0" w:space="0" w:color="auto"/>
            <w:right w:val="none" w:sz="0" w:space="0" w:color="auto"/>
          </w:divBdr>
        </w:div>
        <w:div w:id="900216196">
          <w:marLeft w:val="0"/>
          <w:marRight w:val="0"/>
          <w:marTop w:val="0"/>
          <w:marBottom w:val="0"/>
          <w:divBdr>
            <w:top w:val="none" w:sz="0" w:space="0" w:color="auto"/>
            <w:left w:val="none" w:sz="0" w:space="0" w:color="auto"/>
            <w:bottom w:val="none" w:sz="0" w:space="0" w:color="auto"/>
            <w:right w:val="none" w:sz="0" w:space="0" w:color="auto"/>
          </w:divBdr>
        </w:div>
      </w:divsChild>
    </w:div>
    <w:div w:id="593785058">
      <w:bodyDiv w:val="1"/>
      <w:marLeft w:val="0"/>
      <w:marRight w:val="0"/>
      <w:marTop w:val="0"/>
      <w:marBottom w:val="0"/>
      <w:divBdr>
        <w:top w:val="none" w:sz="0" w:space="0" w:color="auto"/>
        <w:left w:val="none" w:sz="0" w:space="0" w:color="auto"/>
        <w:bottom w:val="none" w:sz="0" w:space="0" w:color="auto"/>
        <w:right w:val="none" w:sz="0" w:space="0" w:color="auto"/>
      </w:divBdr>
    </w:div>
    <w:div w:id="675113316">
      <w:bodyDiv w:val="1"/>
      <w:marLeft w:val="0"/>
      <w:marRight w:val="0"/>
      <w:marTop w:val="0"/>
      <w:marBottom w:val="0"/>
      <w:divBdr>
        <w:top w:val="none" w:sz="0" w:space="0" w:color="auto"/>
        <w:left w:val="none" w:sz="0" w:space="0" w:color="auto"/>
        <w:bottom w:val="none" w:sz="0" w:space="0" w:color="auto"/>
        <w:right w:val="none" w:sz="0" w:space="0" w:color="auto"/>
      </w:divBdr>
    </w:div>
    <w:div w:id="776483750">
      <w:bodyDiv w:val="1"/>
      <w:marLeft w:val="0"/>
      <w:marRight w:val="0"/>
      <w:marTop w:val="0"/>
      <w:marBottom w:val="0"/>
      <w:divBdr>
        <w:top w:val="none" w:sz="0" w:space="0" w:color="auto"/>
        <w:left w:val="none" w:sz="0" w:space="0" w:color="auto"/>
        <w:bottom w:val="none" w:sz="0" w:space="0" w:color="auto"/>
        <w:right w:val="none" w:sz="0" w:space="0" w:color="auto"/>
      </w:divBdr>
    </w:div>
    <w:div w:id="810442225">
      <w:bodyDiv w:val="1"/>
      <w:marLeft w:val="0"/>
      <w:marRight w:val="0"/>
      <w:marTop w:val="0"/>
      <w:marBottom w:val="0"/>
      <w:divBdr>
        <w:top w:val="none" w:sz="0" w:space="0" w:color="auto"/>
        <w:left w:val="none" w:sz="0" w:space="0" w:color="auto"/>
        <w:bottom w:val="none" w:sz="0" w:space="0" w:color="auto"/>
        <w:right w:val="none" w:sz="0" w:space="0" w:color="auto"/>
      </w:divBdr>
    </w:div>
    <w:div w:id="891119674">
      <w:bodyDiv w:val="1"/>
      <w:marLeft w:val="0"/>
      <w:marRight w:val="0"/>
      <w:marTop w:val="0"/>
      <w:marBottom w:val="0"/>
      <w:divBdr>
        <w:top w:val="none" w:sz="0" w:space="0" w:color="auto"/>
        <w:left w:val="none" w:sz="0" w:space="0" w:color="auto"/>
        <w:bottom w:val="none" w:sz="0" w:space="0" w:color="auto"/>
        <w:right w:val="none" w:sz="0" w:space="0" w:color="auto"/>
      </w:divBdr>
    </w:div>
    <w:div w:id="949704886">
      <w:bodyDiv w:val="1"/>
      <w:marLeft w:val="0"/>
      <w:marRight w:val="0"/>
      <w:marTop w:val="0"/>
      <w:marBottom w:val="0"/>
      <w:divBdr>
        <w:top w:val="none" w:sz="0" w:space="0" w:color="auto"/>
        <w:left w:val="none" w:sz="0" w:space="0" w:color="auto"/>
        <w:bottom w:val="none" w:sz="0" w:space="0" w:color="auto"/>
        <w:right w:val="none" w:sz="0" w:space="0" w:color="auto"/>
      </w:divBdr>
      <w:divsChild>
        <w:div w:id="663246679">
          <w:marLeft w:val="0"/>
          <w:marRight w:val="0"/>
          <w:marTop w:val="0"/>
          <w:marBottom w:val="0"/>
          <w:divBdr>
            <w:top w:val="none" w:sz="0" w:space="0" w:color="auto"/>
            <w:left w:val="none" w:sz="0" w:space="0" w:color="auto"/>
            <w:bottom w:val="none" w:sz="0" w:space="0" w:color="auto"/>
            <w:right w:val="none" w:sz="0" w:space="0" w:color="auto"/>
          </w:divBdr>
        </w:div>
        <w:div w:id="1302416355">
          <w:marLeft w:val="0"/>
          <w:marRight w:val="0"/>
          <w:marTop w:val="0"/>
          <w:marBottom w:val="0"/>
          <w:divBdr>
            <w:top w:val="none" w:sz="0" w:space="0" w:color="auto"/>
            <w:left w:val="none" w:sz="0" w:space="0" w:color="auto"/>
            <w:bottom w:val="none" w:sz="0" w:space="0" w:color="auto"/>
            <w:right w:val="none" w:sz="0" w:space="0" w:color="auto"/>
          </w:divBdr>
        </w:div>
        <w:div w:id="1377898851">
          <w:marLeft w:val="0"/>
          <w:marRight w:val="0"/>
          <w:marTop w:val="0"/>
          <w:marBottom w:val="0"/>
          <w:divBdr>
            <w:top w:val="none" w:sz="0" w:space="0" w:color="auto"/>
            <w:left w:val="none" w:sz="0" w:space="0" w:color="auto"/>
            <w:bottom w:val="none" w:sz="0" w:space="0" w:color="auto"/>
            <w:right w:val="none" w:sz="0" w:space="0" w:color="auto"/>
          </w:divBdr>
        </w:div>
        <w:div w:id="419184078">
          <w:marLeft w:val="0"/>
          <w:marRight w:val="0"/>
          <w:marTop w:val="0"/>
          <w:marBottom w:val="0"/>
          <w:divBdr>
            <w:top w:val="none" w:sz="0" w:space="0" w:color="auto"/>
            <w:left w:val="none" w:sz="0" w:space="0" w:color="auto"/>
            <w:bottom w:val="none" w:sz="0" w:space="0" w:color="auto"/>
            <w:right w:val="none" w:sz="0" w:space="0" w:color="auto"/>
          </w:divBdr>
        </w:div>
        <w:div w:id="862522224">
          <w:marLeft w:val="0"/>
          <w:marRight w:val="0"/>
          <w:marTop w:val="0"/>
          <w:marBottom w:val="0"/>
          <w:divBdr>
            <w:top w:val="none" w:sz="0" w:space="0" w:color="auto"/>
            <w:left w:val="none" w:sz="0" w:space="0" w:color="auto"/>
            <w:bottom w:val="none" w:sz="0" w:space="0" w:color="auto"/>
            <w:right w:val="none" w:sz="0" w:space="0" w:color="auto"/>
          </w:divBdr>
        </w:div>
        <w:div w:id="1571039020">
          <w:marLeft w:val="0"/>
          <w:marRight w:val="0"/>
          <w:marTop w:val="0"/>
          <w:marBottom w:val="0"/>
          <w:divBdr>
            <w:top w:val="none" w:sz="0" w:space="0" w:color="auto"/>
            <w:left w:val="none" w:sz="0" w:space="0" w:color="auto"/>
            <w:bottom w:val="none" w:sz="0" w:space="0" w:color="auto"/>
            <w:right w:val="none" w:sz="0" w:space="0" w:color="auto"/>
          </w:divBdr>
        </w:div>
        <w:div w:id="1511797265">
          <w:marLeft w:val="0"/>
          <w:marRight w:val="0"/>
          <w:marTop w:val="0"/>
          <w:marBottom w:val="0"/>
          <w:divBdr>
            <w:top w:val="none" w:sz="0" w:space="0" w:color="auto"/>
            <w:left w:val="none" w:sz="0" w:space="0" w:color="auto"/>
            <w:bottom w:val="none" w:sz="0" w:space="0" w:color="auto"/>
            <w:right w:val="none" w:sz="0" w:space="0" w:color="auto"/>
          </w:divBdr>
        </w:div>
        <w:div w:id="1170098559">
          <w:marLeft w:val="0"/>
          <w:marRight w:val="0"/>
          <w:marTop w:val="0"/>
          <w:marBottom w:val="0"/>
          <w:divBdr>
            <w:top w:val="none" w:sz="0" w:space="0" w:color="auto"/>
            <w:left w:val="none" w:sz="0" w:space="0" w:color="auto"/>
            <w:bottom w:val="none" w:sz="0" w:space="0" w:color="auto"/>
            <w:right w:val="none" w:sz="0" w:space="0" w:color="auto"/>
          </w:divBdr>
        </w:div>
        <w:div w:id="610165037">
          <w:marLeft w:val="0"/>
          <w:marRight w:val="0"/>
          <w:marTop w:val="0"/>
          <w:marBottom w:val="0"/>
          <w:divBdr>
            <w:top w:val="none" w:sz="0" w:space="0" w:color="auto"/>
            <w:left w:val="none" w:sz="0" w:space="0" w:color="auto"/>
            <w:bottom w:val="none" w:sz="0" w:space="0" w:color="auto"/>
            <w:right w:val="none" w:sz="0" w:space="0" w:color="auto"/>
          </w:divBdr>
        </w:div>
        <w:div w:id="779643992">
          <w:marLeft w:val="0"/>
          <w:marRight w:val="0"/>
          <w:marTop w:val="0"/>
          <w:marBottom w:val="0"/>
          <w:divBdr>
            <w:top w:val="none" w:sz="0" w:space="0" w:color="auto"/>
            <w:left w:val="none" w:sz="0" w:space="0" w:color="auto"/>
            <w:bottom w:val="none" w:sz="0" w:space="0" w:color="auto"/>
            <w:right w:val="none" w:sz="0" w:space="0" w:color="auto"/>
          </w:divBdr>
        </w:div>
        <w:div w:id="506138426">
          <w:marLeft w:val="0"/>
          <w:marRight w:val="0"/>
          <w:marTop w:val="0"/>
          <w:marBottom w:val="0"/>
          <w:divBdr>
            <w:top w:val="none" w:sz="0" w:space="0" w:color="auto"/>
            <w:left w:val="none" w:sz="0" w:space="0" w:color="auto"/>
            <w:bottom w:val="none" w:sz="0" w:space="0" w:color="auto"/>
            <w:right w:val="none" w:sz="0" w:space="0" w:color="auto"/>
          </w:divBdr>
        </w:div>
      </w:divsChild>
    </w:div>
    <w:div w:id="1131630792">
      <w:bodyDiv w:val="1"/>
      <w:marLeft w:val="0"/>
      <w:marRight w:val="0"/>
      <w:marTop w:val="0"/>
      <w:marBottom w:val="0"/>
      <w:divBdr>
        <w:top w:val="none" w:sz="0" w:space="0" w:color="auto"/>
        <w:left w:val="none" w:sz="0" w:space="0" w:color="auto"/>
        <w:bottom w:val="none" w:sz="0" w:space="0" w:color="auto"/>
        <w:right w:val="none" w:sz="0" w:space="0" w:color="auto"/>
      </w:divBdr>
    </w:div>
    <w:div w:id="1212108505">
      <w:bodyDiv w:val="1"/>
      <w:marLeft w:val="0"/>
      <w:marRight w:val="0"/>
      <w:marTop w:val="0"/>
      <w:marBottom w:val="0"/>
      <w:divBdr>
        <w:top w:val="none" w:sz="0" w:space="0" w:color="auto"/>
        <w:left w:val="none" w:sz="0" w:space="0" w:color="auto"/>
        <w:bottom w:val="none" w:sz="0" w:space="0" w:color="auto"/>
        <w:right w:val="none" w:sz="0" w:space="0" w:color="auto"/>
      </w:divBdr>
      <w:divsChild>
        <w:div w:id="2088531799">
          <w:marLeft w:val="0"/>
          <w:marRight w:val="0"/>
          <w:marTop w:val="0"/>
          <w:marBottom w:val="0"/>
          <w:divBdr>
            <w:top w:val="none" w:sz="0" w:space="0" w:color="auto"/>
            <w:left w:val="none" w:sz="0" w:space="0" w:color="auto"/>
            <w:bottom w:val="none" w:sz="0" w:space="0" w:color="auto"/>
            <w:right w:val="none" w:sz="0" w:space="0" w:color="auto"/>
          </w:divBdr>
        </w:div>
        <w:div w:id="14158291">
          <w:marLeft w:val="0"/>
          <w:marRight w:val="0"/>
          <w:marTop w:val="0"/>
          <w:marBottom w:val="0"/>
          <w:divBdr>
            <w:top w:val="none" w:sz="0" w:space="0" w:color="auto"/>
            <w:left w:val="none" w:sz="0" w:space="0" w:color="auto"/>
            <w:bottom w:val="none" w:sz="0" w:space="0" w:color="auto"/>
            <w:right w:val="none" w:sz="0" w:space="0" w:color="auto"/>
          </w:divBdr>
        </w:div>
        <w:div w:id="25453503">
          <w:marLeft w:val="0"/>
          <w:marRight w:val="0"/>
          <w:marTop w:val="0"/>
          <w:marBottom w:val="0"/>
          <w:divBdr>
            <w:top w:val="none" w:sz="0" w:space="0" w:color="auto"/>
            <w:left w:val="none" w:sz="0" w:space="0" w:color="auto"/>
            <w:bottom w:val="none" w:sz="0" w:space="0" w:color="auto"/>
            <w:right w:val="none" w:sz="0" w:space="0" w:color="auto"/>
          </w:divBdr>
        </w:div>
        <w:div w:id="1285042667">
          <w:marLeft w:val="0"/>
          <w:marRight w:val="0"/>
          <w:marTop w:val="0"/>
          <w:marBottom w:val="0"/>
          <w:divBdr>
            <w:top w:val="none" w:sz="0" w:space="0" w:color="auto"/>
            <w:left w:val="none" w:sz="0" w:space="0" w:color="auto"/>
            <w:bottom w:val="none" w:sz="0" w:space="0" w:color="auto"/>
            <w:right w:val="none" w:sz="0" w:space="0" w:color="auto"/>
          </w:divBdr>
        </w:div>
        <w:div w:id="142434650">
          <w:marLeft w:val="0"/>
          <w:marRight w:val="0"/>
          <w:marTop w:val="0"/>
          <w:marBottom w:val="0"/>
          <w:divBdr>
            <w:top w:val="none" w:sz="0" w:space="0" w:color="auto"/>
            <w:left w:val="none" w:sz="0" w:space="0" w:color="auto"/>
            <w:bottom w:val="none" w:sz="0" w:space="0" w:color="auto"/>
            <w:right w:val="none" w:sz="0" w:space="0" w:color="auto"/>
          </w:divBdr>
        </w:div>
        <w:div w:id="1332684177">
          <w:marLeft w:val="0"/>
          <w:marRight w:val="0"/>
          <w:marTop w:val="0"/>
          <w:marBottom w:val="0"/>
          <w:divBdr>
            <w:top w:val="none" w:sz="0" w:space="0" w:color="auto"/>
            <w:left w:val="none" w:sz="0" w:space="0" w:color="auto"/>
            <w:bottom w:val="none" w:sz="0" w:space="0" w:color="auto"/>
            <w:right w:val="none" w:sz="0" w:space="0" w:color="auto"/>
          </w:divBdr>
        </w:div>
        <w:div w:id="1072892777">
          <w:marLeft w:val="0"/>
          <w:marRight w:val="0"/>
          <w:marTop w:val="0"/>
          <w:marBottom w:val="0"/>
          <w:divBdr>
            <w:top w:val="none" w:sz="0" w:space="0" w:color="auto"/>
            <w:left w:val="none" w:sz="0" w:space="0" w:color="auto"/>
            <w:bottom w:val="none" w:sz="0" w:space="0" w:color="auto"/>
            <w:right w:val="none" w:sz="0" w:space="0" w:color="auto"/>
          </w:divBdr>
        </w:div>
      </w:divsChild>
    </w:div>
    <w:div w:id="1488402579">
      <w:bodyDiv w:val="1"/>
      <w:marLeft w:val="0"/>
      <w:marRight w:val="0"/>
      <w:marTop w:val="0"/>
      <w:marBottom w:val="0"/>
      <w:divBdr>
        <w:top w:val="none" w:sz="0" w:space="0" w:color="auto"/>
        <w:left w:val="none" w:sz="0" w:space="0" w:color="auto"/>
        <w:bottom w:val="none" w:sz="0" w:space="0" w:color="auto"/>
        <w:right w:val="none" w:sz="0" w:space="0" w:color="auto"/>
      </w:divBdr>
    </w:div>
    <w:div w:id="1575627572">
      <w:bodyDiv w:val="1"/>
      <w:marLeft w:val="0"/>
      <w:marRight w:val="0"/>
      <w:marTop w:val="0"/>
      <w:marBottom w:val="0"/>
      <w:divBdr>
        <w:top w:val="none" w:sz="0" w:space="0" w:color="auto"/>
        <w:left w:val="none" w:sz="0" w:space="0" w:color="auto"/>
        <w:bottom w:val="none" w:sz="0" w:space="0" w:color="auto"/>
        <w:right w:val="none" w:sz="0" w:space="0" w:color="auto"/>
      </w:divBdr>
    </w:div>
    <w:div w:id="1624068372">
      <w:bodyDiv w:val="1"/>
      <w:marLeft w:val="0"/>
      <w:marRight w:val="0"/>
      <w:marTop w:val="0"/>
      <w:marBottom w:val="0"/>
      <w:divBdr>
        <w:top w:val="none" w:sz="0" w:space="0" w:color="auto"/>
        <w:left w:val="none" w:sz="0" w:space="0" w:color="auto"/>
        <w:bottom w:val="none" w:sz="0" w:space="0" w:color="auto"/>
        <w:right w:val="none" w:sz="0" w:space="0" w:color="auto"/>
      </w:divBdr>
    </w:div>
    <w:div w:id="1765151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peppol.eu/pracc/rules/T002/" TargetMode="External"/><Relationship Id="rId21" Type="http://schemas.openxmlformats.org/officeDocument/2006/relationships/hyperlink" Target="https://cenbii.eu/the-bii-approach-to-interoperability/" TargetMode="External"/><Relationship Id="rId42" Type="http://schemas.openxmlformats.org/officeDocument/2006/relationships/hyperlink" Target="https://docs.peppol.eu/pracc/transactions/T009/index.html" TargetMode="External"/><Relationship Id="rId63" Type="http://schemas.openxmlformats.org/officeDocument/2006/relationships/hyperlink" Target="https://docs.peppol.eu/pracc/profiles/p013/index.html" TargetMode="External"/><Relationship Id="rId84" Type="http://schemas.openxmlformats.org/officeDocument/2006/relationships/image" Target="media/image7.png"/><Relationship Id="rId138" Type="http://schemas.openxmlformats.org/officeDocument/2006/relationships/hyperlink" Target="https://docs.peppol.eu/pracc/rules/T008/" TargetMode="External"/><Relationship Id="rId159" Type="http://schemas.openxmlformats.org/officeDocument/2006/relationships/hyperlink" Target="https://docs.peppol.eu/pracc/profiles/p008/index.html" TargetMode="External"/><Relationship Id="rId170" Type="http://schemas.openxmlformats.org/officeDocument/2006/relationships/hyperlink" Target="https://docs.peppol.eu/pracc/rules/T018/" TargetMode="External"/><Relationship Id="rId191" Type="http://schemas.openxmlformats.org/officeDocument/2006/relationships/hyperlink" Target="https://docs.peppol.eu/pracc/codelist/contractType/" TargetMode="External"/><Relationship Id="rId205" Type="http://schemas.openxmlformats.org/officeDocument/2006/relationships/hyperlink" Target="https://docs.peppol.eu/pracc/codelist/submissionMethod/" TargetMode="External"/><Relationship Id="rId226" Type="http://schemas.openxmlformats.org/officeDocument/2006/relationships/hyperlink" Target="https://standards.cencenelec.eu/dyn/www/f?p=205:110:0::::FSP_PROJECT:62023&amp;cs=19453F711D73A2988EC334F37EE564AB1" TargetMode="External"/><Relationship Id="rId247" Type="http://schemas.openxmlformats.org/officeDocument/2006/relationships/fontTable" Target="fontTable.xml"/><Relationship Id="rId107" Type="http://schemas.openxmlformats.org/officeDocument/2006/relationships/hyperlink" Target="https://europa.eu/youreurope/business/selling-in-eu/public-contracts/public-tendering-rules/index_en.htm" TargetMode="External"/><Relationship Id="rId11" Type="http://schemas.openxmlformats.org/officeDocument/2006/relationships/header" Target="header1.xml"/><Relationship Id="rId32" Type="http://schemas.openxmlformats.org/officeDocument/2006/relationships/hyperlink" Target="https://docs.peppol.eu/pracc/profiles/p002/index.html" TargetMode="External"/><Relationship Id="rId53" Type="http://schemas.openxmlformats.org/officeDocument/2006/relationships/hyperlink" Target="https://docs.peppol.eu/pracc/profiles/p009/index.html" TargetMode="External"/><Relationship Id="rId74" Type="http://schemas.openxmlformats.org/officeDocument/2006/relationships/hyperlink" Target="https://eur-lex.europa.eu/eli/reg_impl/2016/7/oj" TargetMode="External"/><Relationship Id="rId128" Type="http://schemas.openxmlformats.org/officeDocument/2006/relationships/hyperlink" Target="https://docs.peppol.eu/pracc/syntax/TenderStatusRequest/tree/" TargetMode="External"/><Relationship Id="rId149" Type="http://schemas.openxmlformats.org/officeDocument/2006/relationships/hyperlink" Target="https://docs.peppol.eu/pracc/rules/T011/" TargetMode="External"/><Relationship Id="rId5" Type="http://schemas.openxmlformats.org/officeDocument/2006/relationships/settings" Target="settings.xml"/><Relationship Id="rId95" Type="http://schemas.openxmlformats.org/officeDocument/2006/relationships/footer" Target="footer3.xml"/><Relationship Id="rId160" Type="http://schemas.openxmlformats.org/officeDocument/2006/relationships/hyperlink" Target="https://docs.peppol.eu/pracc/syntax/PublishNotice/tree/" TargetMode="External"/><Relationship Id="rId181" Type="http://schemas.openxmlformats.org/officeDocument/2006/relationships/hyperlink" Target="https://docs.peppol.eu/pracc/rules/T024/" TargetMode="External"/><Relationship Id="rId216" Type="http://schemas.openxmlformats.org/officeDocument/2006/relationships/hyperlink" Target="https://docs.peppol.eu/pracc/files/BIS-eDelivery-guide-for-pre-award-v1.3.pdf" TargetMode="External"/><Relationship Id="rId237" Type="http://schemas.openxmlformats.org/officeDocument/2006/relationships/hyperlink" Target="https://peppol.org/documentation/technical-documentation/pre-award-documentation/" TargetMode="External"/><Relationship Id="rId22" Type="http://schemas.openxmlformats.org/officeDocument/2006/relationships/hyperlink" Target="https://eur-lex.europa.eu/legal-content/DE/TXT/?uri=CELEX%3A32014L0024" TargetMode="External"/><Relationship Id="rId43" Type="http://schemas.openxmlformats.org/officeDocument/2006/relationships/hyperlink" Target="https://docs.peppol.eu/pracc/transactions/T010/index.html" TargetMode="External"/><Relationship Id="rId64" Type="http://schemas.openxmlformats.org/officeDocument/2006/relationships/hyperlink" Target="https://docs.peppol.eu/pracc/transactions/T024/index.html" TargetMode="External"/><Relationship Id="rId118" Type="http://schemas.openxmlformats.org/officeDocument/2006/relationships/hyperlink" Target="https://docs.peppol.eu/pracc/syntax/ExpressionOfInterestResponse/tree/" TargetMode="External"/><Relationship Id="rId139" Type="http://schemas.openxmlformats.org/officeDocument/2006/relationships/hyperlink" Target="https://docs.peppol.eu/pracc/syntax/TenderingAnswers/tree/" TargetMode="External"/><Relationship Id="rId85" Type="http://schemas.openxmlformats.org/officeDocument/2006/relationships/header" Target="header2.xml"/><Relationship Id="rId150" Type="http://schemas.openxmlformats.org/officeDocument/2006/relationships/hyperlink" Target="https://docs.peppol.eu/pracc/rules/T012/" TargetMode="External"/><Relationship Id="rId171" Type="http://schemas.openxmlformats.org/officeDocument/2006/relationships/hyperlink" Target="https://docs.peppol.eu/pracc/profiles/p011/index.html" TargetMode="External"/><Relationship Id="rId192" Type="http://schemas.openxmlformats.org/officeDocument/2006/relationships/hyperlink" Target="https://docs.peppol.eu/pracc/codelist/docStatus/" TargetMode="External"/><Relationship Id="rId206" Type="http://schemas.openxmlformats.org/officeDocument/2006/relationships/hyperlink" Target="https://docs.peppol.eu/pracc/codelist/submissionMethod/" TargetMode="External"/><Relationship Id="rId227" Type="http://schemas.openxmlformats.org/officeDocument/2006/relationships/hyperlink" Target="https://standards.cencenelec.eu/dyn/www/f?p=205:110:0::::FSP_PROJECT:62025&amp;cs=16FE060019144359C0A826411A5F67E89" TargetMode="External"/><Relationship Id="rId248" Type="http://schemas.microsoft.com/office/2011/relationships/people" Target="people.xml"/><Relationship Id="rId12" Type="http://schemas.openxmlformats.org/officeDocument/2006/relationships/footer" Target="footer1.xml"/><Relationship Id="rId33" Type="http://schemas.openxmlformats.org/officeDocument/2006/relationships/hyperlink" Target="https://docs.peppol.eu/pracc/transactions/T003/index.html" TargetMode="External"/><Relationship Id="rId108" Type="http://schemas.openxmlformats.org/officeDocument/2006/relationships/hyperlink" Target="https://eur-lex.europa.eu/legal-content/DE/TXT/?uri=celex%3A32014L0024" TargetMode="External"/><Relationship Id="rId129" Type="http://schemas.openxmlformats.org/officeDocument/2006/relationships/hyperlink" Target="https://docs.peppol.eu/pracc/rules/T005/" TargetMode="External"/><Relationship Id="rId54" Type="http://schemas.openxmlformats.org/officeDocument/2006/relationships/hyperlink" Target="https://docs.peppol.eu/pracc/transactions/T017/index.html" TargetMode="External"/><Relationship Id="rId75" Type="http://schemas.openxmlformats.org/officeDocument/2006/relationships/hyperlink" Target="https://standards.cencenelec.eu/dyn/www/f?p=205:32:0::::FSP_ORG_ID,FSP_LANG_ID:2073699,25&amp;cs=1764296F93587711762A3AB227353671A" TargetMode="External"/><Relationship Id="rId96" Type="http://schemas.openxmlformats.org/officeDocument/2006/relationships/footer" Target="footer4.xml"/><Relationship Id="rId140" Type="http://schemas.openxmlformats.org/officeDocument/2006/relationships/hyperlink" Target="https://docs.peppol.eu/pracc/rules/T008/" TargetMode="External"/><Relationship Id="rId161" Type="http://schemas.openxmlformats.org/officeDocument/2006/relationships/hyperlink" Target="https://docs.peppol.eu/pracc/rules/T015/" TargetMode="External"/><Relationship Id="rId182" Type="http://schemas.openxmlformats.org/officeDocument/2006/relationships/hyperlink" Target="https://docs.peppol.eu/pracc/syntax/TenderStatusRequest/tree/" TargetMode="External"/><Relationship Id="rId217" Type="http://schemas.openxmlformats.org/officeDocument/2006/relationships/hyperlink" Target="https://docs.peppol.eu/pracc/files/BIS-eDocuments-guide-for-pre-award-v1.3.pdf" TargetMode="External"/><Relationship Id="rId6" Type="http://schemas.openxmlformats.org/officeDocument/2006/relationships/webSettings" Target="webSettings.xml"/><Relationship Id="rId238" Type="http://schemas.openxmlformats.org/officeDocument/2006/relationships/hyperlink" Target="https://peppol.org/" TargetMode="External"/><Relationship Id="rId23" Type="http://schemas.openxmlformats.org/officeDocument/2006/relationships/hyperlink" Target="https://docs.peppol.eu/pracc/files/Peppol-BIS-pre-award-guide_Notification-and-Open-Procedure-v1.0.pdf" TargetMode="External"/><Relationship Id="rId119" Type="http://schemas.openxmlformats.org/officeDocument/2006/relationships/hyperlink" Target="https://docs.peppol.eu/pracc/rules/T002/" TargetMode="External"/><Relationship Id="rId44" Type="http://schemas.openxmlformats.org/officeDocument/2006/relationships/hyperlink" Target="https://docs.peppol.eu/pracc/profiles/p006/index.html" TargetMode="External"/><Relationship Id="rId65" Type="http://schemas.openxmlformats.org/officeDocument/2006/relationships/hyperlink" Target="https://docs.peppol.eu/pracc/transactions/T003/index.html" TargetMode="External"/><Relationship Id="rId86" Type="http://schemas.openxmlformats.org/officeDocument/2006/relationships/footer" Target="footer2.xml"/><Relationship Id="rId130" Type="http://schemas.openxmlformats.org/officeDocument/2006/relationships/hyperlink" Target="https://docs.peppol.eu/pracc/rules/BIIT005/" TargetMode="External"/><Relationship Id="rId151" Type="http://schemas.openxmlformats.org/officeDocument/2006/relationships/hyperlink" Target="https://docs.peppol.eu/pracc/syntax/SearchNoticeResponse/tree/" TargetMode="External"/><Relationship Id="rId172" Type="http://schemas.openxmlformats.org/officeDocument/2006/relationships/hyperlink" Target="https://docs.peppol.eu/pracc/syntax/Qualification/tree/" TargetMode="External"/><Relationship Id="rId193" Type="http://schemas.openxmlformats.org/officeDocument/2006/relationships/hyperlink" Target="https://docs.peppol.eu/pracc/codelist/docType/" TargetMode="External"/><Relationship Id="rId207" Type="http://schemas.openxmlformats.org/officeDocument/2006/relationships/hyperlink" Target="https://docs.peppol.eu/pracc/codelist/ublDocumentSchema/" TargetMode="External"/><Relationship Id="rId228" Type="http://schemas.openxmlformats.org/officeDocument/2006/relationships/hyperlink" Target="https://standards.cencenelec.eu/dyn/www/f?p=205:110:0::::FSP_PROJECT:62029&amp;cs=16BDCBBEBAE1A6A235013E1B31A0B78D6" TargetMode="External"/><Relationship Id="rId249" Type="http://schemas.openxmlformats.org/officeDocument/2006/relationships/theme" Target="theme/theme1.xml"/><Relationship Id="rId13" Type="http://schemas.openxmlformats.org/officeDocument/2006/relationships/hyperlink" Target="https://peppol.org/learn-more/peppol-interoperability-framework/" TargetMode="External"/><Relationship Id="rId109" Type="http://schemas.openxmlformats.org/officeDocument/2006/relationships/image" Target="media/image20.png"/><Relationship Id="rId34" Type="http://schemas.openxmlformats.org/officeDocument/2006/relationships/hyperlink" Target="https://docs.peppol.eu/pracc/transactions/T004/index.html" TargetMode="External"/><Relationship Id="rId55" Type="http://schemas.openxmlformats.org/officeDocument/2006/relationships/hyperlink" Target="https://docs.peppol.eu/pracc/profiles/p010/index.html" TargetMode="External"/><Relationship Id="rId76" Type="http://schemas.openxmlformats.org/officeDocument/2006/relationships/hyperlink" Target="https://standards.cencenelec.eu/dyn/www/f?p=205:110:0::::FSP_PROJECT:62033&amp;cs=1A7DBDEE6682A0238FED320C05D7FEE35" TargetMode="External"/><Relationship Id="rId97" Type="http://schemas.openxmlformats.org/officeDocument/2006/relationships/image" Target="media/image14.png"/><Relationship Id="rId120" Type="http://schemas.openxmlformats.org/officeDocument/2006/relationships/hyperlink" Target="https://docs.peppol.eu/pracc/profiles/p002/index.html" TargetMode="External"/><Relationship Id="rId141" Type="http://schemas.openxmlformats.org/officeDocument/2006/relationships/hyperlink" Target="https://docs.peppol.eu/pracc/profiles/p005/index.html" TargetMode="External"/><Relationship Id="rId7" Type="http://schemas.openxmlformats.org/officeDocument/2006/relationships/footnotes" Target="footnotes.xml"/><Relationship Id="rId162" Type="http://schemas.openxmlformats.org/officeDocument/2006/relationships/hyperlink" Target="https://docs.peppol.eu/pracc/rules/T016/" TargetMode="External"/><Relationship Id="rId183" Type="http://schemas.openxmlformats.org/officeDocument/2006/relationships/hyperlink" Target="https://docs.peppol.eu/pracc/rules/T003/" TargetMode="External"/><Relationship Id="rId218" Type="http://schemas.openxmlformats.org/officeDocument/2006/relationships/hyperlink" Target="https://docs.peppol.eu/pracc/files/BIS-eDocuments-guide-for-pre-award-v1.3.pdf" TargetMode="External"/><Relationship Id="rId239" Type="http://schemas.openxmlformats.org/officeDocument/2006/relationships/hyperlink" Target="https://europa.eu/youreurope/business/selling-in-eu/public-contracts/public-tendering-rules/index_en.htm" TargetMode="External"/><Relationship Id="rId24" Type="http://schemas.openxmlformats.org/officeDocument/2006/relationships/hyperlink" Target="https://peppol.org/learn-more/peppol-interoperability-framework/" TargetMode="External"/><Relationship Id="rId45" Type="http://schemas.openxmlformats.org/officeDocument/2006/relationships/hyperlink" Target="https://docs.peppol.eu/pracc/transactions/T011/index.html" TargetMode="External"/><Relationship Id="rId66" Type="http://schemas.openxmlformats.org/officeDocument/2006/relationships/hyperlink" Target="https://docs.peppol.eu/pracc/profiles/p035/index.html" TargetMode="External"/><Relationship Id="rId87" Type="http://schemas.openxmlformats.org/officeDocument/2006/relationships/image" Target="media/image8.png"/><Relationship Id="rId110" Type="http://schemas.openxmlformats.org/officeDocument/2006/relationships/hyperlink" Target="https://europa.eu/youreurope/business/selling-in-eu/public-contracts/public-tendering-rules/index_en.htm" TargetMode="External"/><Relationship Id="rId131" Type="http://schemas.openxmlformats.org/officeDocument/2006/relationships/hyperlink" Target="https://docs.peppol.eu/pracc/rules/T006/" TargetMode="External"/><Relationship Id="rId152" Type="http://schemas.openxmlformats.org/officeDocument/2006/relationships/hyperlink" Target="https://docs.peppol.eu/pracc/rules/T012/" TargetMode="External"/><Relationship Id="rId173" Type="http://schemas.openxmlformats.org/officeDocument/2006/relationships/hyperlink" Target="https://docs.peppol.eu/pracc/rules/T019/" TargetMode="External"/><Relationship Id="rId194" Type="http://schemas.openxmlformats.org/officeDocument/2006/relationships/hyperlink" Target="https://docs.peppol.eu/pracc/codelist/EAS/" TargetMode="External"/><Relationship Id="rId208" Type="http://schemas.openxmlformats.org/officeDocument/2006/relationships/hyperlink" Target="https://docs.peppol.eu/pracc/codelist/UNCL1001/" TargetMode="External"/><Relationship Id="rId229" Type="http://schemas.openxmlformats.org/officeDocument/2006/relationships/hyperlink" Target="https://standards.cencenelec.eu/dyn/www/f?p=205:32:0::::FSP_ORG_ID,FSP_LANG_ID:2073699,25&amp;cs=1764296F93587711762A3AB227353671A" TargetMode="External"/><Relationship Id="rId240" Type="http://schemas.openxmlformats.org/officeDocument/2006/relationships/hyperlink" Target="https://docs.peppol.eu/pracc/files/BIS-eDelivery-guide-for-pre-award-v1.3.pdf" TargetMode="External"/><Relationship Id="rId14" Type="http://schemas.openxmlformats.org/officeDocument/2006/relationships/hyperlink" Target="https://peppol.org/" TargetMode="External"/><Relationship Id="rId35" Type="http://schemas.openxmlformats.org/officeDocument/2006/relationships/hyperlink" Target="https://docs.peppol.eu/pracc/profiles/p003/index.html" TargetMode="External"/><Relationship Id="rId56" Type="http://schemas.openxmlformats.org/officeDocument/2006/relationships/hyperlink" Target="https://docs.peppol.eu/pracc/transactions/T018/index.html" TargetMode="External"/><Relationship Id="rId77" Type="http://schemas.openxmlformats.org/officeDocument/2006/relationships/comments" Target="comments.xml"/><Relationship Id="rId100" Type="http://schemas.openxmlformats.org/officeDocument/2006/relationships/hyperlink" Target="https://standards.cencenelec.eu/dyn/www/f?p=205:110:0::::FSP_PROJECT:61996&amp;cs=1F1CAB7AB3DA79B9397033D8EC7A317CE" TargetMode="External"/><Relationship Id="rId8" Type="http://schemas.openxmlformats.org/officeDocument/2006/relationships/endnotes" Target="endnotes.xml"/><Relationship Id="rId98" Type="http://schemas.openxmlformats.org/officeDocument/2006/relationships/image" Target="media/image15.png"/><Relationship Id="rId121" Type="http://schemas.openxmlformats.org/officeDocument/2006/relationships/hyperlink" Target="https://docs.peppol.eu/pracc/syntax/TenderStatusRequest/tree/" TargetMode="External"/><Relationship Id="rId142" Type="http://schemas.openxmlformats.org/officeDocument/2006/relationships/hyperlink" Target="https://docs.peppol.eu/pracc/syntax/TenderClarificationRequest/tree/" TargetMode="External"/><Relationship Id="rId163" Type="http://schemas.openxmlformats.org/officeDocument/2006/relationships/hyperlink" Target="https://docs.peppol.eu/pracc/syntax/NoticePublicationResponse/tree/" TargetMode="External"/><Relationship Id="rId184" Type="http://schemas.openxmlformats.org/officeDocument/2006/relationships/hyperlink" Target="https://docs.peppol.eu/pracc/profiles/p035/index.html" TargetMode="External"/><Relationship Id="rId219" Type="http://schemas.openxmlformats.org/officeDocument/2006/relationships/hyperlink" Target="https://docs.peppol.eu/pracc/files/schematrons.zip" TargetMode="External"/><Relationship Id="rId230" Type="http://schemas.openxmlformats.org/officeDocument/2006/relationships/hyperlink" Target="https://cenbii.eu/the-bii-approach-to-interoperability/" TargetMode="External"/><Relationship Id="rId25" Type="http://schemas.openxmlformats.org/officeDocument/2006/relationships/hyperlink" Target="https://peppol.eu/downloads/pre-award/" TargetMode="External"/><Relationship Id="rId46" Type="http://schemas.openxmlformats.org/officeDocument/2006/relationships/hyperlink" Target="https://docs.peppol.eu/pracc/transactions/T012/index.html" TargetMode="External"/><Relationship Id="rId67" Type="http://schemas.openxmlformats.org/officeDocument/2006/relationships/hyperlink" Target="https://docs.peppol.eu/pracc/transactions/T036/index.html" TargetMode="External"/><Relationship Id="rId88" Type="http://schemas.openxmlformats.org/officeDocument/2006/relationships/image" Target="media/image9.png"/><Relationship Id="rId111" Type="http://schemas.openxmlformats.org/officeDocument/2006/relationships/hyperlink" Target="https://eur-lex.europa.eu/legal-content/DE/TXT/?uri=celex%3A32014L0024" TargetMode="External"/><Relationship Id="rId132" Type="http://schemas.openxmlformats.org/officeDocument/2006/relationships/hyperlink" Target="https://docs.peppol.eu/pracc/syntax/TenderReceipt/tree/" TargetMode="External"/><Relationship Id="rId153" Type="http://schemas.openxmlformats.org/officeDocument/2006/relationships/hyperlink" Target="https://docs.peppol.eu/pracc/profiles/p007/index.html" TargetMode="External"/><Relationship Id="rId174" Type="http://schemas.openxmlformats.org/officeDocument/2006/relationships/hyperlink" Target="https://docs.peppol.eu/pracc/syntax/QualificationReceipt/tree/" TargetMode="External"/><Relationship Id="rId195" Type="http://schemas.openxmlformats.org/officeDocument/2006/relationships/hyperlink" Target="https://docs.peppol.eu/pracc/codelist/ICD/" TargetMode="External"/><Relationship Id="rId209" Type="http://schemas.openxmlformats.org/officeDocument/2006/relationships/hyperlink" Target="https://docs.peppol.eu/pracc/codelist/addCond/" TargetMode="External"/><Relationship Id="rId220" Type="http://schemas.openxmlformats.org/officeDocument/2006/relationships/hyperlink" Target="https://docs.peppol.eu/pracc/files/codelists.zip" TargetMode="External"/><Relationship Id="rId241" Type="http://schemas.openxmlformats.org/officeDocument/2006/relationships/hyperlink" Target="https://docs.peppol.eu/pracc/files/BIS-eDocuments-guide-for-pre-award-v1.3.pdf" TargetMode="External"/><Relationship Id="rId15" Type="http://schemas.openxmlformats.org/officeDocument/2006/relationships/hyperlink" Target="https://eur-lex.europa.eu/legal-content/DE/TXT/?uri=CELEX%3A32014L0024" TargetMode="External"/><Relationship Id="rId36" Type="http://schemas.openxmlformats.org/officeDocument/2006/relationships/hyperlink" Target="https://docs.peppol.eu/pracc/transactions/T005/index.html" TargetMode="External"/><Relationship Id="rId57" Type="http://schemas.openxmlformats.org/officeDocument/2006/relationships/hyperlink" Target="https://standards.cencenelec.eu/dyn/www/f?p=205:110:0::::FSP_PROJECT:61996&amp;cs=1F1CAB7AB3DA79B9397033D8EC7A317CE" TargetMode="External"/><Relationship Id="rId78" Type="http://schemas.microsoft.com/office/2011/relationships/commentsExtended" Target="commentsExtended.xml"/><Relationship Id="rId99" Type="http://schemas.openxmlformats.org/officeDocument/2006/relationships/image" Target="media/image16.png"/><Relationship Id="rId101" Type="http://schemas.openxmlformats.org/officeDocument/2006/relationships/image" Target="media/image17.png"/><Relationship Id="rId122" Type="http://schemas.openxmlformats.org/officeDocument/2006/relationships/hyperlink" Target="https://docs.peppol.eu/pracc/rules/T003/" TargetMode="External"/><Relationship Id="rId143" Type="http://schemas.openxmlformats.org/officeDocument/2006/relationships/hyperlink" Target="https://docs.peppol.eu/pracc/rules/T009/" TargetMode="External"/><Relationship Id="rId164" Type="http://schemas.openxmlformats.org/officeDocument/2006/relationships/hyperlink" Target="https://docs.peppol.eu/pracc/rules/T016/" TargetMode="External"/><Relationship Id="rId185" Type="http://schemas.openxmlformats.org/officeDocument/2006/relationships/hyperlink" Target="https://docs.peppol.eu/pracc/syntax/catalogueRequest/tree/" TargetMode="External"/><Relationship Id="rId4" Type="http://schemas.openxmlformats.org/officeDocument/2006/relationships/styles" Target="styles.xml"/><Relationship Id="rId9" Type="http://schemas.openxmlformats.org/officeDocument/2006/relationships/image" Target="media/image1.jpg"/><Relationship Id="rId180" Type="http://schemas.openxmlformats.org/officeDocument/2006/relationships/hyperlink" Target="https://docs.peppol.eu/pracc/syntax/InvitationToTender/tree/" TargetMode="External"/><Relationship Id="rId210" Type="http://schemas.openxmlformats.org/officeDocument/2006/relationships/hyperlink" Target="https://docs.peppol.eu/pracc/codelist/UNCL5387/" TargetMode="External"/><Relationship Id="rId215" Type="http://schemas.openxmlformats.org/officeDocument/2006/relationships/hyperlink" Target="https://docs.peppol.eu/pracc/codelist/UNCL7143/" TargetMode="External"/><Relationship Id="rId236" Type="http://schemas.openxmlformats.org/officeDocument/2006/relationships/hyperlink" Target="https://docs.peppol.eu/poacc/upgrade-3/profiles/36-mlr/" TargetMode="External"/><Relationship Id="rId26" Type="http://schemas.openxmlformats.org/officeDocument/2006/relationships/hyperlink" Target="https://docs.peppol.eu/pracc/files/Peppol-BIS-pre-award-guide_Notification-and-Open-Procedure-v1.0.pdf" TargetMode="External"/><Relationship Id="rId231" Type="http://schemas.openxmlformats.org/officeDocument/2006/relationships/hyperlink" Target="https://eur-lex.europa.eu/eli/reg_impl/2019/1780/oj" TargetMode="External"/><Relationship Id="rId47" Type="http://schemas.openxmlformats.org/officeDocument/2006/relationships/hyperlink" Target="https://docs.peppol.eu/pracc/profiles/p007/index.html" TargetMode="External"/><Relationship Id="rId68" Type="http://schemas.openxmlformats.org/officeDocument/2006/relationships/hyperlink" Target="https://docs.peppol.eu/pracc/transactions/T035/index.html" TargetMode="External"/><Relationship Id="rId89" Type="http://schemas.openxmlformats.org/officeDocument/2006/relationships/image" Target="media/image10.png"/><Relationship Id="rId112" Type="http://schemas.openxmlformats.org/officeDocument/2006/relationships/image" Target="media/image21.png"/><Relationship Id="rId133" Type="http://schemas.openxmlformats.org/officeDocument/2006/relationships/hyperlink" Target="https://docs.peppol.eu/pracc/rules/T006/" TargetMode="External"/><Relationship Id="rId154" Type="http://schemas.openxmlformats.org/officeDocument/2006/relationships/hyperlink" Target="https://docs.peppol.eu/pracc/syntax/TenderWithdrawalRequest/tree/" TargetMode="External"/><Relationship Id="rId175" Type="http://schemas.openxmlformats.org/officeDocument/2006/relationships/hyperlink" Target="https://docs.peppol.eu/pracc/rules/T020/" TargetMode="External"/><Relationship Id="rId196" Type="http://schemas.openxmlformats.org/officeDocument/2006/relationships/hyperlink" Target="https://docs.peppol.eu/pracc/codelist/ISO3166/" TargetMode="External"/><Relationship Id="rId200" Type="http://schemas.openxmlformats.org/officeDocument/2006/relationships/hyperlink" Target="https://docs.peppol.eu/pracc/codelist/procedureType/" TargetMode="External"/><Relationship Id="rId16" Type="http://schemas.openxmlformats.org/officeDocument/2006/relationships/hyperlink" Target="https://eur-lex.europa.eu/legal-content/DE/TXT/?uri=CELEX%3A32014L0025" TargetMode="External"/><Relationship Id="rId221" Type="http://schemas.openxmlformats.org/officeDocument/2006/relationships/hyperlink" Target="https://eur-lex.europa.eu/legal-content/EN/TXT/?uri=celex%3A32009L0081" TargetMode="External"/><Relationship Id="rId242" Type="http://schemas.openxmlformats.org/officeDocument/2006/relationships/hyperlink" Target="https://docs.peppol.eu/pracc/files/Peppol-BIS-pre-award-guide_Notification-and-Open-Procedure-v1.0.pdf" TargetMode="External"/><Relationship Id="rId37" Type="http://schemas.openxmlformats.org/officeDocument/2006/relationships/hyperlink" Target="https://docs.peppol.eu/pracc/transactions/T006/index.html" TargetMode="External"/><Relationship Id="rId58" Type="http://schemas.openxmlformats.org/officeDocument/2006/relationships/hyperlink" Target="https://docs.peppol.eu/pracc/profiles/p011/index.html" TargetMode="External"/><Relationship Id="rId79" Type="http://schemas.microsoft.com/office/2016/09/relationships/commentsIds" Target="commentsIds.xml"/><Relationship Id="rId102" Type="http://schemas.openxmlformats.org/officeDocument/2006/relationships/hyperlink" Target="https://op.europa.eu/en/publication-detail/-/publication/9b5394f7-3219-11ec-bd8e-01aa75ed71a1" TargetMode="External"/><Relationship Id="rId123" Type="http://schemas.openxmlformats.org/officeDocument/2006/relationships/hyperlink" Target="https://docs.peppol.eu/pracc/rules/T004/" TargetMode="External"/><Relationship Id="rId144" Type="http://schemas.openxmlformats.org/officeDocument/2006/relationships/hyperlink" Target="https://docs.peppol.eu/pracc/rules/T010/" TargetMode="External"/><Relationship Id="rId90" Type="http://schemas.openxmlformats.org/officeDocument/2006/relationships/image" Target="media/image11.png"/><Relationship Id="rId165" Type="http://schemas.openxmlformats.org/officeDocument/2006/relationships/hyperlink" Target="https://docs.peppol.eu/pracc/profiles/p009/index.html" TargetMode="External"/><Relationship Id="rId186" Type="http://schemas.openxmlformats.org/officeDocument/2006/relationships/hyperlink" Target="https://docs.peppol.eu/pracc/rules/T035/" TargetMode="External"/><Relationship Id="rId211" Type="http://schemas.openxmlformats.org/officeDocument/2006/relationships/hyperlink" Target="https://docs.peppol.eu/pracc/codelist/addCond/" TargetMode="External"/><Relationship Id="rId232" Type="http://schemas.openxmlformats.org/officeDocument/2006/relationships/hyperlink" Target="https://peppol.org/about/" TargetMode="External"/><Relationship Id="rId27" Type="http://schemas.openxmlformats.org/officeDocument/2006/relationships/hyperlink" Target="https://docs.peppol.eu/pracc/" TargetMode="External"/><Relationship Id="rId48" Type="http://schemas.openxmlformats.org/officeDocument/2006/relationships/hyperlink" Target="https://docs.peppol.eu/pracc/transactions/T013/index.html" TargetMode="External"/><Relationship Id="rId69" Type="http://schemas.openxmlformats.org/officeDocument/2006/relationships/hyperlink" Target="https://eur-lex.europa.eu/legal-content/DE/TXT/?uri=CELEX%3A32014L0024" TargetMode="External"/><Relationship Id="rId113" Type="http://schemas.openxmlformats.org/officeDocument/2006/relationships/image" Target="media/image22.png"/><Relationship Id="rId134" Type="http://schemas.openxmlformats.org/officeDocument/2006/relationships/hyperlink" Target="https://docs.peppol.eu/pracc/rules/BIIT006/" TargetMode="External"/><Relationship Id="rId80" Type="http://schemas.microsoft.com/office/2018/08/relationships/commentsExtensible" Target="commentsExtensible.xml"/><Relationship Id="rId155" Type="http://schemas.openxmlformats.org/officeDocument/2006/relationships/hyperlink" Target="https://docs.peppol.eu/pracc/rules/T013/" TargetMode="External"/><Relationship Id="rId176" Type="http://schemas.openxmlformats.org/officeDocument/2006/relationships/hyperlink" Target="https://docs.peppol.eu/pracc/profiles/p012/index.html" TargetMode="External"/><Relationship Id="rId197" Type="http://schemas.openxmlformats.org/officeDocument/2006/relationships/hyperlink" Target="https://docs.peppol.eu/pracc/codelist/legalBasis/" TargetMode="External"/><Relationship Id="rId201" Type="http://schemas.openxmlformats.org/officeDocument/2006/relationships/hyperlink" Target="https://docs.peppol.eu/pracc/codelist/procurementType/" TargetMode="External"/><Relationship Id="rId222" Type="http://schemas.openxmlformats.org/officeDocument/2006/relationships/hyperlink" Target="https://eur-lex.europa.eu/legal-content/DE/TXT/?uri=CELEX%3A32014L0023" TargetMode="External"/><Relationship Id="rId243" Type="http://schemas.openxmlformats.org/officeDocument/2006/relationships/header" Target="header5.xml"/><Relationship Id="rId17" Type="http://schemas.openxmlformats.org/officeDocument/2006/relationships/hyperlink" Target="https://eur-lex.europa.eu/legal-content/EN/TXT/?uri=CELEX:02014L0023-20180101" TargetMode="External"/><Relationship Id="rId38" Type="http://schemas.openxmlformats.org/officeDocument/2006/relationships/hyperlink" Target="https://docs.peppol.eu/pracc/profiles/p004/index.html" TargetMode="External"/><Relationship Id="rId59" Type="http://schemas.openxmlformats.org/officeDocument/2006/relationships/hyperlink" Target="https://docs.peppol.eu/pracc/transactions/T019/index.html" TargetMode="External"/><Relationship Id="rId103" Type="http://schemas.openxmlformats.org/officeDocument/2006/relationships/image" Target="media/image18.png"/><Relationship Id="rId124" Type="http://schemas.openxmlformats.org/officeDocument/2006/relationships/hyperlink" Target="https://docs.peppol.eu/pracc/syntax/CallForTenders/tree/" TargetMode="External"/><Relationship Id="rId70" Type="http://schemas.openxmlformats.org/officeDocument/2006/relationships/hyperlink" Target="https://eur-lex.europa.eu/legal-content/DE/TXT/?uri=CELEX%3A32014L0025" TargetMode="External"/><Relationship Id="rId91" Type="http://schemas.openxmlformats.org/officeDocument/2006/relationships/image" Target="media/image12.png"/><Relationship Id="rId145" Type="http://schemas.openxmlformats.org/officeDocument/2006/relationships/hyperlink" Target="https://docs.peppol.eu/pracc/syntax/TenderClarification/tree/" TargetMode="External"/><Relationship Id="rId166" Type="http://schemas.openxmlformats.org/officeDocument/2006/relationships/hyperlink" Target="https://docs.peppol.eu/pracc/syntax/AwardingNotification/tree/" TargetMode="External"/><Relationship Id="rId187" Type="http://schemas.openxmlformats.org/officeDocument/2006/relationships/hyperlink" Target="https://docs.peppol.eu/pracc/syntax/catalogue/tree/" TargetMode="External"/><Relationship Id="rId1" Type="http://schemas.openxmlformats.org/officeDocument/2006/relationships/customXml" Target="../customXml/item1.xml"/><Relationship Id="rId212" Type="http://schemas.openxmlformats.org/officeDocument/2006/relationships/hyperlink" Target="https://docs.peppol.eu/pracc/codelist/UNECERec20/" TargetMode="External"/><Relationship Id="rId233" Type="http://schemas.openxmlformats.org/officeDocument/2006/relationships/hyperlink" Target="https://peppol.org/learn-more/peppol-interoperability-framework/" TargetMode="External"/><Relationship Id="rId28" Type="http://schemas.openxmlformats.org/officeDocument/2006/relationships/hyperlink" Target="https://docs.peppol.eu/pracc/profiles/p001/index.html" TargetMode="External"/><Relationship Id="rId49" Type="http://schemas.openxmlformats.org/officeDocument/2006/relationships/hyperlink" Target="https://docs.peppol.eu/pracc/transactions/T014/index.html" TargetMode="External"/><Relationship Id="rId114" Type="http://schemas.openxmlformats.org/officeDocument/2006/relationships/hyperlink" Target="https://docs.peppol.eu/pracc/profiles/p001/index.html" TargetMode="External"/><Relationship Id="rId60" Type="http://schemas.openxmlformats.org/officeDocument/2006/relationships/hyperlink" Target="https://docs.peppol.eu/pracc/transactions/T020/index.html" TargetMode="External"/><Relationship Id="rId81" Type="http://schemas.openxmlformats.org/officeDocument/2006/relationships/image" Target="media/image4.png"/><Relationship Id="rId135" Type="http://schemas.openxmlformats.org/officeDocument/2006/relationships/hyperlink" Target="https://docs.peppol.eu/pracc/profiles/p004/index.html" TargetMode="External"/><Relationship Id="rId156" Type="http://schemas.openxmlformats.org/officeDocument/2006/relationships/hyperlink" Target="https://docs.peppol.eu/pracc/rules/T014/" TargetMode="External"/><Relationship Id="rId177" Type="http://schemas.openxmlformats.org/officeDocument/2006/relationships/hyperlink" Target="https://docs.peppol.eu/pracc/syntax/QualificationResponse/tree/" TargetMode="External"/><Relationship Id="rId198" Type="http://schemas.openxmlformats.org/officeDocument/2006/relationships/hyperlink" Target="https://docs.peppol.eu/pracc/codelist/legalBasis/" TargetMode="External"/><Relationship Id="rId202" Type="http://schemas.openxmlformats.org/officeDocument/2006/relationships/hyperlink" Target="https://docs.peppol.eu/pracc/codelist/publicationCondition/" TargetMode="External"/><Relationship Id="rId223" Type="http://schemas.openxmlformats.org/officeDocument/2006/relationships/hyperlink" Target="https://eur-lex.europa.eu/legal-content/DE/TXT/?uri=CELEX%3A32014L0024" TargetMode="External"/><Relationship Id="rId244" Type="http://schemas.openxmlformats.org/officeDocument/2006/relationships/header" Target="header6.xml"/><Relationship Id="rId18" Type="http://schemas.openxmlformats.org/officeDocument/2006/relationships/hyperlink" Target="https://eur-lex.europa.eu/legal-content/EN/TXT/?uri=CELEX%3A32009L0081" TargetMode="External"/><Relationship Id="rId39" Type="http://schemas.openxmlformats.org/officeDocument/2006/relationships/hyperlink" Target="https://docs.peppol.eu/pracc/transactions/T007/index.html" TargetMode="External"/><Relationship Id="rId50" Type="http://schemas.openxmlformats.org/officeDocument/2006/relationships/hyperlink" Target="https://docs.peppol.eu/pracc/profiles/p008/index.html" TargetMode="External"/><Relationship Id="rId104" Type="http://schemas.openxmlformats.org/officeDocument/2006/relationships/hyperlink" Target="https://europa.eu/youreurope/business/selling-in-eu/public-contracts/public-tendering-rules/index_en.htm" TargetMode="External"/><Relationship Id="rId125" Type="http://schemas.openxmlformats.org/officeDocument/2006/relationships/hyperlink" Target="https://docs.peppol.eu/pracc/rules/T004/" TargetMode="External"/><Relationship Id="rId146" Type="http://schemas.openxmlformats.org/officeDocument/2006/relationships/hyperlink" Target="https://docs.peppol.eu/pracc/rules/T010/" TargetMode="External"/><Relationship Id="rId167" Type="http://schemas.openxmlformats.org/officeDocument/2006/relationships/hyperlink" Target="https://docs.peppol.eu/pracc/rules/T017/" TargetMode="External"/><Relationship Id="rId188" Type="http://schemas.openxmlformats.org/officeDocument/2006/relationships/hyperlink" Target="https://docs.peppol.eu/pracc/rules/T036/" TargetMode="External"/><Relationship Id="rId71" Type="http://schemas.openxmlformats.org/officeDocument/2006/relationships/hyperlink" Target="https://eur-lex.europa.eu/legal-content/DE/TXT/?uri=CELEX%3A32014L0024" TargetMode="External"/><Relationship Id="rId92" Type="http://schemas.openxmlformats.org/officeDocument/2006/relationships/image" Target="media/image13.png"/><Relationship Id="rId213" Type="http://schemas.openxmlformats.org/officeDocument/2006/relationships/hyperlink" Target="https://docs.peppol.eu/pracc/codelist/TransactionCondition/" TargetMode="External"/><Relationship Id="rId234" Type="http://schemas.openxmlformats.org/officeDocument/2006/relationships/hyperlink" Target="https://peppol.org/learn-more/peppol-interoperability-framework/" TargetMode="External"/><Relationship Id="rId2" Type="http://schemas.openxmlformats.org/officeDocument/2006/relationships/customXml" Target="../customXml/item2.xml"/><Relationship Id="rId29" Type="http://schemas.openxmlformats.org/officeDocument/2006/relationships/hyperlink" Target="https://docs.peppol.eu/pracc/transactions/T001/index.html" TargetMode="External"/><Relationship Id="rId40" Type="http://schemas.openxmlformats.org/officeDocument/2006/relationships/hyperlink" Target="https://docs.peppol.eu/pracc/transactions/T008/index.html" TargetMode="External"/><Relationship Id="rId115" Type="http://schemas.openxmlformats.org/officeDocument/2006/relationships/hyperlink" Target="https://docs.peppol.eu/pracc/syntax/ExpressionOfInterestRequest/tree/" TargetMode="External"/><Relationship Id="rId136" Type="http://schemas.openxmlformats.org/officeDocument/2006/relationships/hyperlink" Target="https://docs.peppol.eu/pracc/syntax/TenderingQuestions/tree/" TargetMode="External"/><Relationship Id="rId157" Type="http://schemas.openxmlformats.org/officeDocument/2006/relationships/hyperlink" Target="https://docs.peppol.eu/pracc/syntax/TenderWithdrawalResponse/tree/" TargetMode="External"/><Relationship Id="rId178" Type="http://schemas.openxmlformats.org/officeDocument/2006/relationships/hyperlink" Target="https://docs.peppol.eu/pracc/rules/T023/" TargetMode="External"/><Relationship Id="rId61" Type="http://schemas.openxmlformats.org/officeDocument/2006/relationships/hyperlink" Target="https://docs.peppol.eu/pracc/profiles/p012/index.html" TargetMode="External"/><Relationship Id="rId82" Type="http://schemas.openxmlformats.org/officeDocument/2006/relationships/image" Target="media/image5.png"/><Relationship Id="rId199" Type="http://schemas.openxmlformats.org/officeDocument/2006/relationships/hyperlink" Target="https://docs.peppol.eu/pracc/codelist/noticeResponse/" TargetMode="External"/><Relationship Id="rId203" Type="http://schemas.openxmlformats.org/officeDocument/2006/relationships/hyperlink" Target="https://docs.peppol.eu/pracc/codelist/statusReason/" TargetMode="External"/><Relationship Id="rId19" Type="http://schemas.openxmlformats.org/officeDocument/2006/relationships/hyperlink" Target="https://eur-lex.europa.eu/eli/reg_impl/2019/1780/oj" TargetMode="External"/><Relationship Id="rId224" Type="http://schemas.openxmlformats.org/officeDocument/2006/relationships/hyperlink" Target="https://eur-lex.europa.eu/legal-content/DE/TXT/?uri=CELEX%3A32014L0025" TargetMode="External"/><Relationship Id="rId245" Type="http://schemas.openxmlformats.org/officeDocument/2006/relationships/footer" Target="footer5.xml"/><Relationship Id="rId30" Type="http://schemas.openxmlformats.org/officeDocument/2006/relationships/hyperlink" Target="https://docs.peppol.eu/pracc/transactions/T002/index.html" TargetMode="External"/><Relationship Id="rId105" Type="http://schemas.openxmlformats.org/officeDocument/2006/relationships/hyperlink" Target="https://eur-lex.europa.eu/legal-content/DE/TXT/?uri=celex%3A32014L0024" TargetMode="External"/><Relationship Id="rId126" Type="http://schemas.openxmlformats.org/officeDocument/2006/relationships/hyperlink" Target="https://docs.peppol.eu/pracc/rules/BIIT004/" TargetMode="External"/><Relationship Id="rId147" Type="http://schemas.openxmlformats.org/officeDocument/2006/relationships/hyperlink" Target="https://docs.peppol.eu/pracc/profiles/p006/index.html" TargetMode="External"/><Relationship Id="rId168" Type="http://schemas.openxmlformats.org/officeDocument/2006/relationships/hyperlink" Target="https://docs.peppol.eu/pracc/profiles/p010/index.html" TargetMode="External"/><Relationship Id="rId51" Type="http://schemas.openxmlformats.org/officeDocument/2006/relationships/hyperlink" Target="https://docs.peppol.eu/pracc/transactions/T015/index.html" TargetMode="External"/><Relationship Id="rId72" Type="http://schemas.openxmlformats.org/officeDocument/2006/relationships/hyperlink" Target="https://eur-lex.europa.eu/legal-content/DE/TXT/?uri=CELEX%3A32014L0024" TargetMode="External"/><Relationship Id="rId93" Type="http://schemas.openxmlformats.org/officeDocument/2006/relationships/header" Target="header3.xml"/><Relationship Id="rId189" Type="http://schemas.openxmlformats.org/officeDocument/2006/relationships/hyperlink" Target="https://docs.peppol.eu/pracc/codelist/addCond/" TargetMode="External"/><Relationship Id="rId3" Type="http://schemas.openxmlformats.org/officeDocument/2006/relationships/numbering" Target="numbering.xml"/><Relationship Id="rId214" Type="http://schemas.openxmlformats.org/officeDocument/2006/relationships/hyperlink" Target="https://docs.peppol.eu/pracc/codelist/UNCL6313/" TargetMode="External"/><Relationship Id="rId235" Type="http://schemas.openxmlformats.org/officeDocument/2006/relationships/hyperlink" Target="https://docs.peppol.eu/pracc/" TargetMode="External"/><Relationship Id="rId116" Type="http://schemas.openxmlformats.org/officeDocument/2006/relationships/hyperlink" Target="https://docs.peppol.eu/pracc/rules/T001/" TargetMode="External"/><Relationship Id="rId137" Type="http://schemas.openxmlformats.org/officeDocument/2006/relationships/hyperlink" Target="https://docs.peppol.eu/pracc/rules/T007/" TargetMode="External"/><Relationship Id="rId158" Type="http://schemas.openxmlformats.org/officeDocument/2006/relationships/hyperlink" Target="https://docs.peppol.eu/pracc/rules/T014/" TargetMode="External"/><Relationship Id="rId20" Type="http://schemas.openxmlformats.org/officeDocument/2006/relationships/hyperlink" Target="https://eur-lex.europa.eu/eli/reg_impl/2016/7/oj" TargetMode="External"/><Relationship Id="rId41" Type="http://schemas.openxmlformats.org/officeDocument/2006/relationships/hyperlink" Target="https://docs.peppol.eu/pracc/profiles/p005/index.html" TargetMode="External"/><Relationship Id="rId62" Type="http://schemas.openxmlformats.org/officeDocument/2006/relationships/hyperlink" Target="https://docs.peppol.eu/pracc/transactions/T023/index.html" TargetMode="External"/><Relationship Id="rId83" Type="http://schemas.openxmlformats.org/officeDocument/2006/relationships/image" Target="media/image6.png"/><Relationship Id="rId179" Type="http://schemas.openxmlformats.org/officeDocument/2006/relationships/hyperlink" Target="https://docs.peppol.eu/pracc/profiles/p013/index.html" TargetMode="External"/><Relationship Id="rId190" Type="http://schemas.openxmlformats.org/officeDocument/2006/relationships/hyperlink" Target="https://docs.peppol.eu/pracc/codelist/addCond/" TargetMode="External"/><Relationship Id="rId204" Type="http://schemas.openxmlformats.org/officeDocument/2006/relationships/hyperlink" Target="https://docs.peppol.eu/pracc/codelist/statusReasonSubset/" TargetMode="External"/><Relationship Id="rId225" Type="http://schemas.openxmlformats.org/officeDocument/2006/relationships/hyperlink" Target="https://eur-lex.europa.eu/legal-content/EN/TXT/?uri=CELEX%3A32009L0081" TargetMode="External"/><Relationship Id="rId246" Type="http://schemas.openxmlformats.org/officeDocument/2006/relationships/footer" Target="footer6.xml"/><Relationship Id="rId106" Type="http://schemas.openxmlformats.org/officeDocument/2006/relationships/image" Target="media/image19.png"/><Relationship Id="rId127" Type="http://schemas.openxmlformats.org/officeDocument/2006/relationships/hyperlink" Target="https://docs.peppol.eu/pracc/profiles/p003/index.html" TargetMode="External"/><Relationship Id="rId10" Type="http://schemas.openxmlformats.org/officeDocument/2006/relationships/image" Target="media/image2.jpg"/><Relationship Id="rId31" Type="http://schemas.openxmlformats.org/officeDocument/2006/relationships/hyperlink" Target="https://docs.peppol.eu/pracc/transactions/T022/index.html" TargetMode="External"/><Relationship Id="rId52" Type="http://schemas.openxmlformats.org/officeDocument/2006/relationships/hyperlink" Target="https://docs.peppol.eu/pracc/transactions/T016/index.html" TargetMode="External"/><Relationship Id="rId73" Type="http://schemas.openxmlformats.org/officeDocument/2006/relationships/hyperlink" Target="https://eur-lex.europa.eu/eli/reg_impl/2019/1780/oj" TargetMode="External"/><Relationship Id="rId94" Type="http://schemas.openxmlformats.org/officeDocument/2006/relationships/header" Target="header4.xml"/><Relationship Id="rId148" Type="http://schemas.openxmlformats.org/officeDocument/2006/relationships/hyperlink" Target="https://docs.peppol.eu/pracc/syntax/SearchNoticeRequest/tree/" TargetMode="External"/><Relationship Id="rId169" Type="http://schemas.openxmlformats.org/officeDocument/2006/relationships/hyperlink" Target="https://docs.peppol.eu/pracc/syntax/TenderingMessageResponse/tre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4.xml.rels><?xml version="1.0" encoding="UTF-8" standalone="yes"?>
<Relationships xmlns="http://schemas.openxmlformats.org/package/2006/relationships"><Relationship Id="rId1" Type="http://schemas.openxmlformats.org/officeDocument/2006/relationships/image" Target="media/image3.jpg"/></Relationships>
</file>

<file path=word/_rels/header6.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settings xmlns:w="http://schemas.openxmlformats.org/wordprocessingml/2006/main">
  <w:SpecialFormsHighlight w:val="c9c8ff"/>
</w:setting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2.xml><?xml version="1.0" encoding="utf-8"?>
<ds:datastoreItem xmlns:ds="http://schemas.openxmlformats.org/officeDocument/2006/customXml" ds:itemID="{B3F86167-7A7C-4919-B74C-41D8013A4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70</Pages>
  <Words>25150</Words>
  <Characters>158449</Characters>
  <Application>Microsoft Office Word</Application>
  <DocSecurity>0</DocSecurity>
  <Lines>1320</Lines>
  <Paragraphs>366</Paragraphs>
  <ScaleCrop>false</ScaleCrop>
  <HeadingPairs>
    <vt:vector size="2" baseType="variant">
      <vt:variant>
        <vt:lpstr>Titel</vt:lpstr>
      </vt:variant>
      <vt:variant>
        <vt:i4>1</vt:i4>
      </vt:variant>
    </vt:vector>
  </HeadingPairs>
  <TitlesOfParts>
    <vt:vector size="1" baseType="lpstr">
      <vt:lpstr/>
    </vt:vector>
  </TitlesOfParts>
  <Company>LNV</Company>
  <LinksUpToDate>false</LinksUpToDate>
  <CharactersWithSpaces>183233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KDrijfhout</dc:creator>
  <cp:lastModifiedBy>Dall, Gabriele</cp:lastModifiedBy>
  <cp:revision>421</cp:revision>
  <dcterms:created xsi:type="dcterms:W3CDTF">2024-01-19T17:03:00Z</dcterms:created>
  <dcterms:modified xsi:type="dcterms:W3CDTF">2024-04-04T12:14:00Z</dcterms:modified>
</cp:coreProperties>
</file>